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AE64" w14:textId="327BCB0E" w:rsidR="005A0AFD" w:rsidRPr="00096D2A" w:rsidRDefault="005A0AFD" w:rsidP="005A0AFD">
      <w:r w:rsidRPr="00096D2A">
        <w:rPr>
          <w:b/>
          <w:bCs/>
        </w:rPr>
        <w:t xml:space="preserve">Data Protection Overview </w:t>
      </w:r>
    </w:p>
    <w:p w14:paraId="0DEBFDC5" w14:textId="372B56A2" w:rsidR="005A0AFD" w:rsidRPr="00096D2A" w:rsidRDefault="005A0AFD" w:rsidP="005A0AFD">
      <w:r w:rsidRPr="00096D2A">
        <w:rPr>
          <w:rFonts w:ascii="Arial" w:hAnsi="Arial" w:cs="Arial"/>
        </w:rPr>
        <w:t> </w:t>
      </w:r>
      <w:r w:rsidRPr="00096D2A">
        <w:t>  </w:t>
      </w:r>
    </w:p>
    <w:p w14:paraId="31732FFB" w14:textId="14A767C3" w:rsidR="005A0AFD" w:rsidRPr="00096D2A" w:rsidRDefault="005A0AFD" w:rsidP="005A0AFD">
      <w:pPr>
        <w:numPr>
          <w:ilvl w:val="0"/>
          <w:numId w:val="1"/>
        </w:numPr>
      </w:pPr>
      <w:r w:rsidRPr="00096D2A">
        <w:rPr>
          <w:b/>
          <w:bCs/>
        </w:rPr>
        <w:t xml:space="preserve">Laws </w:t>
      </w:r>
    </w:p>
    <w:p w14:paraId="2B04851E" w14:textId="77777777" w:rsidR="005A0AFD" w:rsidRPr="00096D2A" w:rsidRDefault="005A0AFD" w:rsidP="005A0AFD">
      <w:r w:rsidRPr="00096D2A">
        <w:t> </w:t>
      </w:r>
    </w:p>
    <w:p w14:paraId="67739252" w14:textId="77777777" w:rsidR="005A0AFD" w:rsidRPr="00096D2A" w:rsidRDefault="005A0AFD" w:rsidP="005A0AFD">
      <w:r w:rsidRPr="00096D2A">
        <w:t>1.1 Law and Regulation </w:t>
      </w:r>
    </w:p>
    <w:p w14:paraId="57C141BF" w14:textId="77777777" w:rsidR="005A0AFD" w:rsidRPr="00096D2A" w:rsidRDefault="005A0AFD" w:rsidP="005A0AFD">
      <w:r w:rsidRPr="00096D2A">
        <w:t> </w:t>
      </w:r>
    </w:p>
    <w:p w14:paraId="2C04187A" w14:textId="0D40ABD0" w:rsidR="005A0AFD" w:rsidRPr="00096D2A" w:rsidRDefault="00E15201" w:rsidP="005A0AFD">
      <w:pPr>
        <w:numPr>
          <w:ilvl w:val="0"/>
          <w:numId w:val="2"/>
        </w:numPr>
      </w:pPr>
      <w:r w:rsidRPr="3E2311CB">
        <w:rPr>
          <w:i/>
          <w:iCs/>
        </w:rPr>
        <w:t>Which laws and/or regulations apply to personal data protection? (please exclude any sectoral legislation)</w:t>
      </w:r>
      <w:r w:rsidR="4CA00021" w:rsidRPr="3E2311CB">
        <w:rPr>
          <w:i/>
          <w:iCs/>
        </w:rPr>
        <w:t xml:space="preserve"> </w:t>
      </w:r>
    </w:p>
    <w:p w14:paraId="342BBCDD" w14:textId="77777777" w:rsidR="005A0AFD" w:rsidRPr="00096D2A" w:rsidRDefault="005A0AFD" w:rsidP="005A0AFD">
      <w:r w:rsidRPr="00096D2A">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A0AFD" w:rsidRPr="00096D2A" w14:paraId="4FB5071E" w14:textId="77777777" w:rsidTr="009F2A7A">
        <w:trPr>
          <w:trHeight w:val="300"/>
        </w:trPr>
        <w:tc>
          <w:tcPr>
            <w:tcW w:w="4500" w:type="dxa"/>
            <w:tcBorders>
              <w:top w:val="single" w:sz="6" w:space="0" w:color="auto"/>
              <w:left w:val="single" w:sz="6" w:space="0" w:color="auto"/>
              <w:bottom w:val="single" w:sz="6" w:space="0" w:color="auto"/>
              <w:right w:val="single" w:sz="6" w:space="0" w:color="auto"/>
            </w:tcBorders>
            <w:hideMark/>
          </w:tcPr>
          <w:p w14:paraId="0CF93B23" w14:textId="77777777" w:rsidR="005A0AFD" w:rsidRPr="00096D2A" w:rsidRDefault="005A0AFD" w:rsidP="005A0AFD">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05E60D1" w14:textId="2A01A7A3" w:rsidR="005A0AFD" w:rsidRPr="001C4773" w:rsidRDefault="005A0AFD" w:rsidP="001C4773">
            <w:pPr>
              <w:spacing w:before="100" w:beforeAutospacing="1" w:after="100" w:afterAutospacing="1"/>
              <w:rPr>
                <w:lang w:val="en-US" w:eastAsia="fr-FR"/>
              </w:rPr>
            </w:pPr>
            <w:r w:rsidRPr="00096D2A">
              <w:t> </w:t>
            </w:r>
            <w:r w:rsidR="009F2A7A" w:rsidRPr="009F2A7A">
              <w:t xml:space="preserve">Data protection in Democratic Republic of </w:t>
            </w:r>
            <w:del w:id="0" w:author="Bahar Toto" w:date="2025-11-03T14:39:00Z" w16du:dateUtc="2025-11-03T14:39:00Z">
              <w:r w:rsidR="009F2A7A" w:rsidRPr="009F2A7A" w:rsidDel="001726A9">
                <w:delText xml:space="preserve">congo </w:delText>
              </w:r>
            </w:del>
            <w:ins w:id="1" w:author="Bahar Toto" w:date="2025-11-03T14:39:00Z" w16du:dateUtc="2025-11-03T14:39:00Z">
              <w:r w:rsidR="001726A9">
                <w:t>Congo</w:t>
              </w:r>
              <w:r w:rsidR="001726A9" w:rsidRPr="009F2A7A">
                <w:t xml:space="preserve"> </w:t>
              </w:r>
            </w:ins>
            <w:r w:rsidR="009F2A7A" w:rsidRPr="009F2A7A">
              <w:t xml:space="preserve">is governed by </w:t>
            </w:r>
            <w:ins w:id="2" w:author="Bahar Toto" w:date="2025-11-03T14:09:00Z">
              <w:r w:rsidR="0087425B" w:rsidRPr="0087425B">
                <w:t>Ordinance-Law No. 23/010 of 13 March 2023 on the Digital Code (only available in French </w:t>
              </w:r>
              <w:r w:rsidR="0087425B" w:rsidRPr="0087425B">
                <w:fldChar w:fldCharType="begin"/>
              </w:r>
            </w:ins>
            <w:ins w:id="3" w:author="Bahar Toto" w:date="2025-11-04T12:44:00Z" w16du:dateUtc="2025-11-04T12:44:00Z">
              <w:r w:rsidR="00FD04AF">
                <w:instrText>HYPERLINK "https://droitnumerique.cd/code-du-numerique-congolais-rdc-pdf/livre-iii-titre-iii/" \l "Article184" \t "_blank"</w:instrText>
              </w:r>
            </w:ins>
            <w:ins w:id="4" w:author="Bahar Toto" w:date="2025-11-03T14:09:00Z">
              <w:r w:rsidR="0087425B" w:rsidRPr="0087425B">
                <w:fldChar w:fldCharType="separate"/>
              </w:r>
              <w:r w:rsidR="0087425B" w:rsidRPr="0087425B">
                <w:rPr>
                  <w:rStyle w:val="Hyperlink"/>
                </w:rPr>
                <w:t>here</w:t>
              </w:r>
            </w:ins>
            <w:ins w:id="5" w:author="Bahar Toto" w:date="2025-11-03T14:09:00Z" w16du:dateUtc="2025-11-03T14:09:00Z">
              <w:r w:rsidR="0087425B" w:rsidRPr="0087425B">
                <w:rPr>
                  <w:lang w:val="en-US"/>
                </w:rPr>
                <w:fldChar w:fldCharType="end"/>
              </w:r>
            </w:ins>
            <w:ins w:id="6" w:author="Bahar Toto" w:date="2025-11-03T14:09:00Z">
              <w:r w:rsidR="0087425B" w:rsidRPr="0087425B">
                <w:t xml:space="preserve">) (the </w:t>
              </w:r>
            </w:ins>
            <w:ins w:id="7" w:author="Bahar Toto" w:date="2025-11-04T12:44:00Z" w16du:dateUtc="2025-11-04T12:44:00Z">
              <w:r w:rsidR="00FD04AF">
                <w:t>Digital Code</w:t>
              </w:r>
            </w:ins>
            <w:ins w:id="8" w:author="Bahar Toto" w:date="2025-11-03T14:09:00Z">
              <w:r w:rsidR="0087425B" w:rsidRPr="0087425B">
                <w:t>)</w:t>
              </w:r>
            </w:ins>
            <w:del w:id="9" w:author="Bahar Toto" w:date="2025-11-03T14:09:00Z" w16du:dateUtc="2025-11-03T14:09:00Z">
              <w:r w:rsidR="009F2A7A" w:rsidRPr="009F2A7A" w:rsidDel="0087425B">
                <w:rPr>
                  <w:lang w:val="en-US"/>
                </w:rPr>
                <w:delText xml:space="preserve">Ordinance-Law No. 23-010 of 13 March 2023 </w:delText>
              </w:r>
            </w:del>
            <w:ins w:id="10" w:author="Bahar Toto" w:date="2025-11-03T14:09:00Z" w16du:dateUtc="2025-11-03T14:09:00Z">
              <w:r w:rsidR="0087425B">
                <w:rPr>
                  <w:lang w:val="en-US"/>
                </w:rPr>
                <w:t xml:space="preserve"> </w:t>
              </w:r>
            </w:ins>
            <w:r w:rsidR="009F2A7A" w:rsidRPr="009F2A7A">
              <w:rPr>
                <w:lang w:val="en-US"/>
              </w:rPr>
              <w:t>establishing the Digital Code.</w:t>
            </w:r>
            <w:r w:rsidR="00AA6446">
              <w:rPr>
                <w:lang w:val="en-US"/>
              </w:rPr>
              <w:t xml:space="preserve"> </w:t>
            </w:r>
            <w:r w:rsidR="00AA6446" w:rsidRPr="00574993">
              <w:rPr>
                <w:lang w:val="en-US" w:eastAsia="fr-FR"/>
              </w:rPr>
              <w:t>Th</w:t>
            </w:r>
            <w:ins w:id="11" w:author="Bahar Toto" w:date="2025-11-03T14:11:00Z" w16du:dateUtc="2025-11-03T14:11:00Z">
              <w:r w:rsidR="003B1680">
                <w:rPr>
                  <w:lang w:val="en-US" w:eastAsia="fr-FR"/>
                </w:rPr>
                <w:t>e</w:t>
              </w:r>
            </w:ins>
            <w:del w:id="12" w:author="Bahar Toto" w:date="2025-11-03T14:11:00Z" w16du:dateUtc="2025-11-03T14:11:00Z">
              <w:r w:rsidR="00AA6446" w:rsidRPr="00574993" w:rsidDel="003B1680">
                <w:rPr>
                  <w:lang w:val="en-US" w:eastAsia="fr-FR"/>
                </w:rPr>
                <w:delText>is</w:delText>
              </w:r>
            </w:del>
            <w:r w:rsidR="00AA6446" w:rsidRPr="00574993">
              <w:rPr>
                <w:lang w:val="en-US" w:eastAsia="fr-FR"/>
              </w:rPr>
              <w:t xml:space="preserve"> Ordinance-Law was ratified by </w:t>
            </w:r>
            <w:del w:id="13" w:author="Bahar Toto" w:date="2025-11-03T14:12:00Z" w16du:dateUtc="2025-11-03T14:12:00Z">
              <w:r w:rsidR="00AA6446" w:rsidRPr="00574993" w:rsidDel="00452370">
                <w:rPr>
                  <w:lang w:val="en-US" w:eastAsia="fr-FR"/>
                </w:rPr>
                <w:delText xml:space="preserve">Parliament </w:delText>
              </w:r>
            </w:del>
            <w:ins w:id="14" w:author="Bahar Toto" w:date="2025-11-03T14:12:00Z" w16du:dateUtc="2025-11-03T14:12:00Z">
              <w:r w:rsidR="00452370">
                <w:rPr>
                  <w:lang w:val="en-US" w:eastAsia="fr-FR"/>
                </w:rPr>
                <w:t xml:space="preserve">the </w:t>
              </w:r>
              <w:r w:rsidR="008015B3">
                <w:rPr>
                  <w:lang w:eastAsia="fr-FR"/>
                </w:rPr>
                <w:fldChar w:fldCharType="begin"/>
              </w:r>
              <w:r w:rsidR="008015B3">
                <w:rPr>
                  <w:lang w:eastAsia="fr-FR"/>
                </w:rPr>
                <w:instrText>HYPERLINK "https://www.assemblee-nationale.cg/"</w:instrText>
              </w:r>
              <w:r w:rsidR="008015B3">
                <w:rPr>
                  <w:lang w:eastAsia="fr-FR"/>
                </w:rPr>
              </w:r>
              <w:r w:rsidR="008015B3">
                <w:rPr>
                  <w:lang w:eastAsia="fr-FR"/>
                </w:rPr>
                <w:fldChar w:fldCharType="separate"/>
              </w:r>
              <w:r w:rsidR="00452370" w:rsidRPr="008015B3">
                <w:rPr>
                  <w:rStyle w:val="Hyperlink"/>
                  <w:lang w:eastAsia="fr-FR"/>
                </w:rPr>
                <w:t>Parliament of the Republic of the Congo</w:t>
              </w:r>
              <w:r w:rsidR="008015B3">
                <w:rPr>
                  <w:lang w:eastAsia="fr-FR"/>
                </w:rPr>
                <w:fldChar w:fldCharType="end"/>
              </w:r>
              <w:r w:rsidR="00452370" w:rsidRPr="00574993">
                <w:rPr>
                  <w:lang w:val="en-US" w:eastAsia="fr-FR"/>
                </w:rPr>
                <w:t xml:space="preserve"> </w:t>
              </w:r>
            </w:ins>
            <w:r w:rsidR="00AA6446" w:rsidRPr="00574993">
              <w:rPr>
                <w:lang w:val="en-US" w:eastAsia="fr-FR"/>
              </w:rPr>
              <w:t xml:space="preserve">on </w:t>
            </w:r>
            <w:del w:id="15" w:author="Bahar Toto" w:date="2025-11-03T14:10:00Z" w16du:dateUtc="2025-11-03T14:10:00Z">
              <w:r w:rsidR="00AA6446" w:rsidRPr="00574993" w:rsidDel="00332A48">
                <w:rPr>
                  <w:lang w:val="en-US" w:eastAsia="fr-FR"/>
                </w:rPr>
                <w:delText xml:space="preserve">05 </w:delText>
              </w:r>
            </w:del>
            <w:r w:rsidR="00AA6446" w:rsidRPr="00574993">
              <w:rPr>
                <w:lang w:val="en-US" w:eastAsia="fr-FR"/>
              </w:rPr>
              <w:t>April</w:t>
            </w:r>
            <w:ins w:id="16" w:author="Bahar Toto" w:date="2025-11-03T14:10:00Z" w16du:dateUtc="2025-11-03T14:10:00Z">
              <w:r w:rsidR="00332A48">
                <w:rPr>
                  <w:lang w:val="en-US" w:eastAsia="fr-FR"/>
                </w:rPr>
                <w:t xml:space="preserve"> </w:t>
              </w:r>
            </w:ins>
            <w:ins w:id="17" w:author="Bahar Toto" w:date="2025-11-03T14:11:00Z" w16du:dateUtc="2025-11-03T14:11:00Z">
              <w:r w:rsidR="003B1680">
                <w:rPr>
                  <w:lang w:val="en-US" w:eastAsia="fr-FR"/>
                </w:rPr>
                <w:t>5,</w:t>
              </w:r>
            </w:ins>
            <w:r w:rsidR="00AA6446" w:rsidRPr="00574993">
              <w:rPr>
                <w:lang w:val="en-US" w:eastAsia="fr-FR"/>
              </w:rPr>
              <w:t xml:space="preserve"> 2023 and published in the </w:t>
            </w:r>
            <w:ins w:id="18" w:author="Bahar Toto" w:date="2025-11-03T14:49:00Z" w16du:dateUtc="2025-11-03T14:49:00Z">
              <w:r w:rsidR="000A2AFE">
                <w:rPr>
                  <w:lang w:val="en-US" w:eastAsia="fr-FR"/>
                </w:rPr>
                <w:fldChar w:fldCharType="begin"/>
              </w:r>
              <w:r w:rsidR="000A2AFE">
                <w:rPr>
                  <w:lang w:val="en-US" w:eastAsia="fr-FR"/>
                </w:rPr>
                <w:instrText>HYPERLINK "https://journalofficiel.cd/"</w:instrText>
              </w:r>
              <w:r w:rsidR="000A2AFE">
                <w:rPr>
                  <w:lang w:val="en-US" w:eastAsia="fr-FR"/>
                </w:rPr>
              </w:r>
              <w:r w:rsidR="000A2AFE">
                <w:rPr>
                  <w:lang w:val="en-US" w:eastAsia="fr-FR"/>
                </w:rPr>
                <w:fldChar w:fldCharType="separate"/>
              </w:r>
              <w:r w:rsidR="000A2AFE">
                <w:rPr>
                  <w:rStyle w:val="Hyperlink"/>
                  <w:lang w:val="en-US" w:eastAsia="fr-FR"/>
                </w:rPr>
                <w:t>Official Gazette of the Democratic Republic of Congo</w:t>
              </w:r>
              <w:r w:rsidR="000A2AFE">
                <w:rPr>
                  <w:lang w:val="en-US" w:eastAsia="fr-FR"/>
                </w:rPr>
                <w:fldChar w:fldCharType="end"/>
              </w:r>
              <w:r w:rsidR="000A2AFE">
                <w:rPr>
                  <w:lang w:val="en-US" w:eastAsia="fr-FR"/>
                </w:rPr>
                <w:t xml:space="preserve"> (the Official Gazette)</w:t>
              </w:r>
            </w:ins>
            <w:r w:rsidR="00AA6446" w:rsidRPr="00574993">
              <w:rPr>
                <w:lang w:val="en-US" w:eastAsia="fr-FR"/>
              </w:rPr>
              <w:t xml:space="preserve"> on </w:t>
            </w:r>
            <w:del w:id="19" w:author="Bahar Toto" w:date="2025-11-03T14:11:00Z" w16du:dateUtc="2025-11-03T14:11:00Z">
              <w:r w:rsidR="00AA6446" w:rsidRPr="00574993" w:rsidDel="003B1680">
                <w:rPr>
                  <w:lang w:val="en-US" w:eastAsia="fr-FR"/>
                </w:rPr>
                <w:delText xml:space="preserve">11 </w:delText>
              </w:r>
            </w:del>
            <w:r w:rsidR="00AA6446" w:rsidRPr="00574993">
              <w:rPr>
                <w:lang w:val="en-US" w:eastAsia="fr-FR"/>
              </w:rPr>
              <w:t xml:space="preserve">April </w:t>
            </w:r>
            <w:ins w:id="20" w:author="Bahar Toto" w:date="2025-11-03T14:11:00Z" w16du:dateUtc="2025-11-03T14:11:00Z">
              <w:r w:rsidR="003B1680">
                <w:rPr>
                  <w:lang w:val="en-US" w:eastAsia="fr-FR"/>
                </w:rPr>
                <w:t xml:space="preserve">11, </w:t>
              </w:r>
            </w:ins>
            <w:r w:rsidR="00AA6446" w:rsidRPr="00574993">
              <w:rPr>
                <w:lang w:val="en-US" w:eastAsia="fr-FR"/>
              </w:rPr>
              <w:t>2023.</w:t>
            </w:r>
          </w:p>
        </w:tc>
      </w:tr>
      <w:tr w:rsidR="00C138FB" w:rsidRPr="00096D2A" w14:paraId="6BF829EE" w14:textId="77777777" w:rsidTr="001C4773">
        <w:trPr>
          <w:trHeight w:val="300"/>
        </w:trPr>
        <w:tc>
          <w:tcPr>
            <w:tcW w:w="4500" w:type="dxa"/>
            <w:tcBorders>
              <w:top w:val="single" w:sz="6" w:space="0" w:color="auto"/>
              <w:left w:val="single" w:sz="6" w:space="0" w:color="auto"/>
              <w:bottom w:val="single" w:sz="6" w:space="0" w:color="auto"/>
              <w:right w:val="single" w:sz="6" w:space="0" w:color="auto"/>
            </w:tcBorders>
            <w:hideMark/>
          </w:tcPr>
          <w:p w14:paraId="6EDEF7E4" w14:textId="77777777" w:rsidR="00C138FB" w:rsidRPr="00096D2A" w:rsidRDefault="00C138FB" w:rsidP="00C138FB">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tcPr>
          <w:p w14:paraId="7AD8D88A" w14:textId="484D047F" w:rsidR="00C138FB" w:rsidRPr="001C4773" w:rsidRDefault="00C138FB" w:rsidP="00C138FB">
            <w:pPr>
              <w:rPr>
                <w:lang w:val="en-US"/>
              </w:rPr>
            </w:pPr>
            <w:ins w:id="21" w:author="Bahar Toto" w:date="2025-11-03T14:22:00Z" w16du:dateUtc="2025-11-03T14:22:00Z">
              <w:r>
                <w:t>Not applicable.</w:t>
              </w:r>
            </w:ins>
            <w:del w:id="22" w:author="Bahar Toto" w:date="2025-11-03T14:22:00Z" w16du:dateUtc="2025-11-03T14:22:00Z">
              <w:r w:rsidRPr="00096D2A" w:rsidDel="0056289A">
                <w:delText> </w:delText>
              </w:r>
              <w:r w:rsidRPr="00757959" w:rsidDel="0056289A">
                <w:rPr>
                  <w:lang w:val="en-US"/>
                </w:rPr>
                <w:delText>Articles 183 to 270</w:delText>
              </w:r>
              <w:r w:rsidDel="0056289A">
                <w:rPr>
                  <w:lang w:val="en-US"/>
                </w:rPr>
                <w:delText xml:space="preserve"> of the Digital Code</w:delText>
              </w:r>
              <w:r w:rsidRPr="00757959" w:rsidDel="0056289A">
                <w:rPr>
                  <w:lang w:val="en-US"/>
                </w:rPr>
                <w:delText>.</w:delText>
              </w:r>
            </w:del>
          </w:p>
        </w:tc>
      </w:tr>
      <w:tr w:rsidR="00C138FB" w:rsidRPr="00096D2A" w14:paraId="53BDC7E4" w14:textId="77777777" w:rsidTr="009F2A7A">
        <w:trPr>
          <w:trHeight w:val="300"/>
        </w:trPr>
        <w:tc>
          <w:tcPr>
            <w:tcW w:w="4500" w:type="dxa"/>
            <w:tcBorders>
              <w:top w:val="single" w:sz="6" w:space="0" w:color="auto"/>
              <w:left w:val="single" w:sz="6" w:space="0" w:color="auto"/>
              <w:bottom w:val="single" w:sz="6" w:space="0" w:color="auto"/>
              <w:right w:val="single" w:sz="6" w:space="0" w:color="auto"/>
            </w:tcBorders>
          </w:tcPr>
          <w:p w14:paraId="267006FB" w14:textId="2E3375CE" w:rsidR="00C138FB" w:rsidRPr="00096D2A" w:rsidRDefault="00C138FB" w:rsidP="00C138FB">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2C8930A" w14:textId="3048C49F" w:rsidR="00C138FB" w:rsidRPr="00096D2A" w:rsidRDefault="00C138FB" w:rsidP="00C138FB">
            <w:r>
              <w:t>Not applicable.</w:t>
            </w:r>
          </w:p>
        </w:tc>
      </w:tr>
    </w:tbl>
    <w:p w14:paraId="2A6D7CC8" w14:textId="77777777" w:rsidR="005A0AFD" w:rsidRPr="00096D2A" w:rsidRDefault="005A0AFD" w:rsidP="005A0AFD">
      <w:r w:rsidRPr="00096D2A">
        <w:t> </w:t>
      </w:r>
    </w:p>
    <w:p w14:paraId="4558DF18" w14:textId="77777777" w:rsidR="005A0AFD" w:rsidRPr="00096D2A" w:rsidRDefault="005A0AFD" w:rsidP="005A0AFD">
      <w:r w:rsidRPr="00096D2A">
        <w:t> </w:t>
      </w:r>
    </w:p>
    <w:p w14:paraId="7D737EC5" w14:textId="77777777" w:rsidR="005A0AFD" w:rsidRPr="00096D2A" w:rsidRDefault="005A0AFD" w:rsidP="005A0AFD">
      <w:r w:rsidRPr="00096D2A">
        <w:t>1.2 Supervisory Authority  </w:t>
      </w:r>
    </w:p>
    <w:p w14:paraId="52D350B7" w14:textId="77777777" w:rsidR="005A0AFD" w:rsidRPr="00096D2A" w:rsidRDefault="005A0AFD" w:rsidP="005A0AFD">
      <w:r w:rsidRPr="00096D2A">
        <w:t> </w:t>
      </w:r>
    </w:p>
    <w:p w14:paraId="2BD0A835" w14:textId="1B68C160" w:rsidR="005A0AFD" w:rsidRPr="00096D2A" w:rsidRDefault="41A2770F" w:rsidP="0D1F5AA8">
      <w:pPr>
        <w:numPr>
          <w:ilvl w:val="0"/>
          <w:numId w:val="3"/>
        </w:numPr>
      </w:pPr>
      <w:r w:rsidRPr="0D1F5AA8">
        <w:rPr>
          <w:i/>
          <w:iCs/>
        </w:rPr>
        <w:t>Who is responsible for enforcing the law</w:t>
      </w:r>
      <w:r w:rsidR="3190AC47" w:rsidRPr="0D1F5AA8">
        <w:rPr>
          <w:i/>
          <w:iCs/>
        </w:rPr>
        <w:t xml:space="preserve"> and issuing guidelines</w:t>
      </w:r>
      <w:r w:rsidRPr="0D1F5AA8">
        <w:rPr>
          <w:i/>
          <w:iCs/>
        </w:rPr>
        <w:t>?</w:t>
      </w:r>
      <w:r w:rsidR="7D1D60F4" w:rsidRPr="0D1F5AA8">
        <w:t> </w:t>
      </w:r>
    </w:p>
    <w:p w14:paraId="1D638017" w14:textId="77777777" w:rsidR="00E15201" w:rsidRPr="00096D2A" w:rsidRDefault="00E15201" w:rsidP="00E15201"/>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DF2BE43"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78B09D2B"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F19EC3D" w14:textId="44EB0EDB" w:rsidR="009F2A7A" w:rsidRPr="009F2A7A" w:rsidRDefault="00D81A07" w:rsidP="009F2A7A">
            <w:pPr>
              <w:rPr>
                <w:lang w:val="en-US"/>
              </w:rPr>
            </w:pPr>
            <w:ins w:id="23" w:author="Bahar Toto" w:date="2025-11-03T14:37:00Z" w16du:dateUtc="2025-11-03T14:37:00Z">
              <w:r>
                <w:rPr>
                  <w:lang w:val="en-US"/>
                </w:rPr>
                <w:t xml:space="preserve">The </w:t>
              </w:r>
            </w:ins>
            <w:r w:rsidR="009F2A7A" w:rsidRPr="009F2A7A">
              <w:rPr>
                <w:lang w:val="en-US"/>
              </w:rPr>
              <w:t>Personal Data Protection Authority (PDPA)</w:t>
            </w:r>
            <w:ins w:id="24" w:author="Bahar Toto" w:date="2025-11-03T14:37:00Z" w16du:dateUtc="2025-11-03T14:37:00Z">
              <w:r w:rsidRPr="00D81A07">
                <w:rPr>
                  <w:lang w:val="en-US"/>
                </w:rPr>
                <w:t xml:space="preserve"> is responsible for enforcing the law and issuing guidelines</w:t>
              </w:r>
            </w:ins>
            <w:r w:rsidR="009F2A7A" w:rsidRPr="009F2A7A">
              <w:rPr>
                <w:lang w:val="en-US"/>
              </w:rPr>
              <w:t>.</w:t>
            </w:r>
          </w:p>
          <w:p w14:paraId="2A8A7D39" w14:textId="72A730A8" w:rsidR="00757959" w:rsidRPr="001C4773" w:rsidRDefault="009F2A7A" w:rsidP="009F2A7A">
            <w:pPr>
              <w:rPr>
                <w:lang w:val="en-US"/>
              </w:rPr>
            </w:pPr>
            <w:del w:id="25" w:author="Bahar Toto" w:date="2025-11-03T14:37:00Z" w16du:dateUtc="2025-11-03T14:37:00Z">
              <w:r w:rsidRPr="009F2A7A" w:rsidDel="00D81A07">
                <w:delText> </w:delText>
              </w:r>
            </w:del>
            <w:r w:rsidRPr="009F2A7A">
              <w:t xml:space="preserve">In the meantime, until it becomes fully operational, its functions are carried out by the </w:t>
            </w:r>
            <w:ins w:id="26" w:author="Bahar Toto" w:date="2025-11-03T14:40:00Z" w16du:dateUtc="2025-11-03T14:40:00Z">
              <w:r w:rsidR="006511DD">
                <w:fldChar w:fldCharType="begin"/>
              </w:r>
              <w:r w:rsidR="006511DD">
                <w:instrText>HYPERLINK "https://www.arptc-solution.cd/"</w:instrText>
              </w:r>
              <w:r w:rsidR="006511DD">
                <w:fldChar w:fldCharType="separate"/>
              </w:r>
              <w:r w:rsidRPr="006511DD">
                <w:rPr>
                  <w:rStyle w:val="Hyperlink"/>
                </w:rPr>
                <w:t>Authority for Posts, Telecommunications and Information and Communication Technologies</w:t>
              </w:r>
              <w:r w:rsidR="006511DD">
                <w:fldChar w:fldCharType="end"/>
              </w:r>
            </w:ins>
            <w:r w:rsidRPr="009F2A7A">
              <w:t xml:space="preserve"> (ARPTIC).</w:t>
            </w:r>
          </w:p>
        </w:tc>
      </w:tr>
      <w:tr w:rsidR="00C02792" w:rsidRPr="00096D2A" w14:paraId="7614B5F8"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479DFEB"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28FEA1A" w14:textId="3E74DC98" w:rsidR="00C02792" w:rsidRPr="00096D2A" w:rsidRDefault="009F2A7A">
            <w:r w:rsidRPr="009F2A7A">
              <w:t>Article 1</w:t>
            </w:r>
            <w:ins w:id="27" w:author="Bahar Toto" w:date="2025-11-03T14:46:00Z" w16du:dateUtc="2025-11-03T14:46:00Z">
              <w:r w:rsidR="003E0FDD">
                <w:t xml:space="preserve"> of the</w:t>
              </w:r>
            </w:ins>
            <w:del w:id="28" w:author="Bahar Toto" w:date="2025-11-03T14:46:00Z" w16du:dateUtc="2025-11-03T14:46:00Z">
              <w:r w:rsidRPr="009F2A7A" w:rsidDel="003E0FDD">
                <w:delText>,</w:delText>
              </w:r>
            </w:del>
            <w:r w:rsidRPr="009F2A7A">
              <w:t xml:space="preserve"> Ministerial Order of August 17, </w:t>
            </w:r>
            <w:proofErr w:type="gramStart"/>
            <w:r w:rsidRPr="009F2A7A">
              <w:t>2024</w:t>
            </w:r>
            <w:proofErr w:type="gramEnd"/>
            <w:ins w:id="29" w:author="Bahar Toto" w:date="2025-11-03T14:46:00Z" w16du:dateUtc="2025-11-03T14:46:00Z">
              <w:r w:rsidR="003E0FDD">
                <w:t xml:space="preserve"> published on the</w:t>
              </w:r>
            </w:ins>
            <w:del w:id="30" w:author="Bahar Toto" w:date="2025-11-03T14:46:00Z" w16du:dateUtc="2025-11-03T14:46:00Z">
              <w:r w:rsidRPr="009F2A7A" w:rsidDel="003E0FDD">
                <w:delText>,</w:delText>
              </w:r>
            </w:del>
            <w:r w:rsidRPr="009F2A7A">
              <w:t xml:space="preserve"> Official Gazette </w:t>
            </w:r>
            <w:ins w:id="31" w:author="Bahar Toto" w:date="2025-11-03T14:50:00Z" w16du:dateUtc="2025-11-03T14:50:00Z">
              <w:r w:rsidR="000A2AFE">
                <w:t>on</w:t>
              </w:r>
            </w:ins>
            <w:del w:id="32" w:author="Bahar Toto" w:date="2025-11-03T14:50:00Z" w16du:dateUtc="2025-11-03T14:50:00Z">
              <w:r w:rsidRPr="009F2A7A" w:rsidDel="000A2AFE">
                <w:delText>-</w:delText>
              </w:r>
            </w:del>
            <w:r w:rsidRPr="009F2A7A">
              <w:t xml:space="preserve"> September 18, 2024</w:t>
            </w:r>
          </w:p>
        </w:tc>
      </w:tr>
      <w:tr w:rsidR="00C02792" w:rsidRPr="00096D2A" w14:paraId="24C09B48"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1395D2B9"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5C1BEC6" w14:textId="60935CCA" w:rsidR="00C02792" w:rsidRPr="00096D2A" w:rsidRDefault="502BFC75">
            <w:r>
              <w:t>Not applicable.</w:t>
            </w:r>
          </w:p>
        </w:tc>
      </w:tr>
    </w:tbl>
    <w:p w14:paraId="5D85E90A" w14:textId="77777777" w:rsidR="005A0AFD" w:rsidRPr="00096D2A" w:rsidRDefault="005A0AFD" w:rsidP="005A0AFD">
      <w:r w:rsidRPr="00096D2A">
        <w:t> </w:t>
      </w:r>
    </w:p>
    <w:p w14:paraId="66977578" w14:textId="77777777" w:rsidR="00E15201" w:rsidRPr="00096D2A" w:rsidRDefault="00E15201" w:rsidP="005A0AFD"/>
    <w:p w14:paraId="0FF2FDE4" w14:textId="77777777" w:rsidR="00E15201" w:rsidRPr="00096D2A" w:rsidRDefault="00E15201" w:rsidP="00E15201"/>
    <w:p w14:paraId="7802D4CA" w14:textId="656F2528" w:rsidR="00E15201" w:rsidRPr="00096D2A" w:rsidRDefault="00E15201" w:rsidP="00E15201">
      <w:pPr>
        <w:numPr>
          <w:ilvl w:val="0"/>
          <w:numId w:val="3"/>
        </w:numPr>
      </w:pPr>
      <w:r w:rsidRPr="00096D2A">
        <w:rPr>
          <w:i/>
          <w:iCs/>
        </w:rPr>
        <w:t>How can the Supervisory Authority be contacted?</w:t>
      </w:r>
    </w:p>
    <w:p w14:paraId="616388CE" w14:textId="77777777" w:rsidR="00E15201" w:rsidRPr="00096D2A" w:rsidRDefault="00E15201" w:rsidP="00E15201"/>
    <w:tbl>
      <w:tblPr>
        <w:tblW w:w="75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Change w:id="33" w:author="Bahar Toto" w:date="2025-11-04T21:20:00Z" w16du:dateUtc="2025-11-04T21:20:00Z">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PrChange>
      </w:tblPr>
      <w:tblGrid>
        <w:gridCol w:w="4500"/>
        <w:gridCol w:w="3005"/>
        <w:tblGridChange w:id="34">
          <w:tblGrid>
            <w:gridCol w:w="4500"/>
            <w:gridCol w:w="3005"/>
            <w:gridCol w:w="1495"/>
          </w:tblGrid>
        </w:tblGridChange>
      </w:tblGrid>
      <w:tr w:rsidR="00C02792" w:rsidRPr="00096D2A" w14:paraId="1535B86C" w14:textId="77777777" w:rsidTr="00496262">
        <w:trPr>
          <w:trHeight w:val="300"/>
          <w:trPrChange w:id="35" w:author="Bahar Toto" w:date="2025-11-04T21:20:00Z" w16du:dateUtc="2025-11-04T21:20:00Z">
            <w:trPr>
              <w:trHeight w:val="300"/>
            </w:trPr>
          </w:trPrChange>
        </w:trPr>
        <w:tc>
          <w:tcPr>
            <w:tcW w:w="4500" w:type="dxa"/>
            <w:tcBorders>
              <w:top w:val="single" w:sz="6" w:space="0" w:color="auto"/>
              <w:left w:val="single" w:sz="6" w:space="0" w:color="auto"/>
              <w:bottom w:val="single" w:sz="6" w:space="0" w:color="auto"/>
              <w:right w:val="single" w:sz="6" w:space="0" w:color="auto"/>
            </w:tcBorders>
            <w:hideMark/>
            <w:tcPrChange w:id="36" w:author="Bahar Toto" w:date="2025-11-04T21:20:00Z" w16du:dateUtc="2025-11-04T21:20:00Z">
              <w:tcPr>
                <w:tcW w:w="4500" w:type="dxa"/>
                <w:tcBorders>
                  <w:top w:val="single" w:sz="6" w:space="0" w:color="auto"/>
                  <w:left w:val="single" w:sz="6" w:space="0" w:color="auto"/>
                  <w:bottom w:val="single" w:sz="6" w:space="0" w:color="auto"/>
                  <w:right w:val="single" w:sz="6" w:space="0" w:color="auto"/>
                </w:tcBorders>
                <w:hideMark/>
              </w:tcPr>
            </w:tcPrChange>
          </w:tcPr>
          <w:p w14:paraId="0C11DB79" w14:textId="77777777" w:rsidR="00C02792" w:rsidRPr="00096D2A" w:rsidRDefault="00C02792">
            <w:r w:rsidRPr="00096D2A">
              <w:rPr>
                <w:i/>
                <w:iCs/>
              </w:rPr>
              <w:lastRenderedPageBreak/>
              <w:t>Response</w:t>
            </w:r>
            <w:r w:rsidRPr="00096D2A">
              <w:t> </w:t>
            </w:r>
          </w:p>
        </w:tc>
        <w:tc>
          <w:tcPr>
            <w:tcW w:w="3005" w:type="dxa"/>
            <w:tcBorders>
              <w:top w:val="single" w:sz="6" w:space="0" w:color="auto"/>
              <w:left w:val="single" w:sz="6" w:space="0" w:color="auto"/>
              <w:bottom w:val="single" w:sz="6" w:space="0" w:color="auto"/>
              <w:right w:val="single" w:sz="6" w:space="0" w:color="auto"/>
            </w:tcBorders>
            <w:hideMark/>
            <w:tcPrChange w:id="37" w:author="Bahar Toto" w:date="2025-11-04T21:20:00Z" w16du:dateUtc="2025-11-04T21:20:00Z">
              <w:tcPr>
                <w:tcW w:w="4500" w:type="dxa"/>
                <w:gridSpan w:val="2"/>
                <w:tcBorders>
                  <w:top w:val="single" w:sz="6" w:space="0" w:color="auto"/>
                  <w:left w:val="single" w:sz="6" w:space="0" w:color="auto"/>
                  <w:bottom w:val="single" w:sz="6" w:space="0" w:color="auto"/>
                  <w:right w:val="single" w:sz="6" w:space="0" w:color="auto"/>
                </w:tcBorders>
                <w:hideMark/>
              </w:tcPr>
            </w:tcPrChange>
          </w:tcPr>
          <w:p w14:paraId="7858BB5E" w14:textId="7A4AA479" w:rsidR="00C02792" w:rsidRPr="0087425B" w:rsidRDefault="2B521B25" w:rsidP="6A8F632B">
            <w:pPr>
              <w:rPr>
                <w:rFonts w:ascii="Aptos" w:eastAsia="Aptos" w:hAnsi="Aptos" w:cs="Aptos"/>
                <w:color w:val="000000" w:themeColor="text1"/>
                <w:lang w:val="fr-FR"/>
              </w:rPr>
            </w:pPr>
            <w:proofErr w:type="gramStart"/>
            <w:r w:rsidRPr="0087425B">
              <w:rPr>
                <w:rFonts w:ascii="Aptos" w:eastAsia="Aptos" w:hAnsi="Aptos" w:cs="Aptos"/>
                <w:b/>
                <w:bCs/>
                <w:color w:val="000000" w:themeColor="text1"/>
                <w:lang w:val="fr-FR"/>
              </w:rPr>
              <w:t>Name:</w:t>
            </w:r>
            <w:proofErr w:type="gramEnd"/>
            <w:r w:rsidR="00005DE7" w:rsidRPr="0087425B">
              <w:rPr>
                <w:rFonts w:ascii="Aptos" w:eastAsia="Aptos" w:hAnsi="Aptos" w:cs="Aptos"/>
                <w:b/>
                <w:bCs/>
                <w:color w:val="000000" w:themeColor="text1"/>
                <w:lang w:val="fr-FR"/>
              </w:rPr>
              <w:t xml:space="preserve"> </w:t>
            </w:r>
            <w:del w:id="38" w:author="Bahar Toto" w:date="2025-11-03T14:50:00Z" w16du:dateUtc="2025-11-03T14:50:00Z">
              <w:r w:rsidR="00EF2880" w:rsidRPr="0087425B" w:rsidDel="000A2AFE">
                <w:rPr>
                  <w:lang w:val="fr-FR"/>
                </w:rPr>
                <w:delText>Christian Katende (Chairman)</w:delText>
              </w:r>
            </w:del>
            <w:ins w:id="39" w:author="Bahar Toto" w:date="2025-11-04T15:07:00Z" w16du:dateUtc="2025-11-04T15:07:00Z">
              <w:r w:rsidR="005173CA" w:rsidRPr="009F2A7A">
                <w:t>ARPTIC</w:t>
              </w:r>
            </w:ins>
          </w:p>
          <w:p w14:paraId="58B0A7D8" w14:textId="0EC9D4A5" w:rsidR="00C02792" w:rsidRPr="00096D2A" w:rsidRDefault="2B521B25" w:rsidP="6A8F632B">
            <w:pPr>
              <w:rPr>
                <w:rFonts w:ascii="Aptos" w:eastAsia="Aptos" w:hAnsi="Aptos" w:cs="Aptos"/>
                <w:color w:val="000000" w:themeColor="text1"/>
                <w:lang w:val="es-ES"/>
              </w:rPr>
            </w:pPr>
            <w:proofErr w:type="spellStart"/>
            <w:proofErr w:type="gramStart"/>
            <w:r w:rsidRPr="0087425B">
              <w:rPr>
                <w:rFonts w:ascii="Aptos" w:eastAsia="Aptos" w:hAnsi="Aptos" w:cs="Aptos"/>
                <w:b/>
                <w:bCs/>
                <w:color w:val="000000" w:themeColor="text1"/>
                <w:lang w:val="fr-FR"/>
              </w:rPr>
              <w:t>Address</w:t>
            </w:r>
            <w:proofErr w:type="spellEnd"/>
            <w:r w:rsidRPr="0087425B">
              <w:rPr>
                <w:rFonts w:ascii="Aptos" w:eastAsia="Aptos" w:hAnsi="Aptos" w:cs="Aptos"/>
                <w:b/>
                <w:bCs/>
                <w:color w:val="000000" w:themeColor="text1"/>
                <w:lang w:val="fr-FR"/>
              </w:rPr>
              <w:t>:</w:t>
            </w:r>
            <w:proofErr w:type="gramEnd"/>
            <w:r w:rsidR="00005DE7" w:rsidRPr="0087425B">
              <w:rPr>
                <w:rFonts w:ascii="Aptos" w:eastAsia="Aptos" w:hAnsi="Aptos" w:cs="Aptos"/>
                <w:b/>
                <w:bCs/>
                <w:color w:val="000000" w:themeColor="text1"/>
                <w:lang w:val="fr-FR"/>
              </w:rPr>
              <w:t xml:space="preserve"> </w:t>
            </w:r>
            <w:r w:rsidR="00EF2880" w:rsidRPr="00652F80">
              <w:rPr>
                <w:rFonts w:ascii="Aptos" w:eastAsia="Aptos" w:hAnsi="Aptos" w:cs="Aptos"/>
                <w:color w:val="000000" w:themeColor="text1"/>
                <w:u w:val="single"/>
                <w:lang w:val="fr-FR"/>
              </w:rPr>
              <w:t>7ème niveau, Immeuble 1113, Blvd 30 juin, Gombe, Kinshasa, République Démocratique du Congo</w:t>
            </w:r>
          </w:p>
          <w:p w14:paraId="780C50D6" w14:textId="553436AA" w:rsidR="00C02792" w:rsidRPr="00096D2A" w:rsidDel="000A2AFE" w:rsidRDefault="2B521B25" w:rsidP="6A8F632B">
            <w:pPr>
              <w:rPr>
                <w:del w:id="40" w:author="Bahar Toto" w:date="2025-11-03T14:50:00Z" w16du:dateUtc="2025-11-03T14:50:00Z"/>
                <w:rFonts w:ascii="Aptos" w:eastAsia="Aptos" w:hAnsi="Aptos" w:cs="Aptos"/>
                <w:color w:val="000000" w:themeColor="text1"/>
                <w:lang w:val="es-ES"/>
              </w:rPr>
            </w:pPr>
            <w:r w:rsidRPr="43A8F02C">
              <w:rPr>
                <w:rFonts w:ascii="Aptos" w:eastAsia="Aptos" w:hAnsi="Aptos" w:cs="Aptos"/>
                <w:b/>
                <w:bCs/>
                <w:color w:val="000000" w:themeColor="text1"/>
                <w:lang w:val="en-US"/>
              </w:rPr>
              <w:t>Email</w:t>
            </w:r>
            <w:r w:rsidR="74570A11" w:rsidRPr="43A8F02C">
              <w:rPr>
                <w:rFonts w:ascii="Aptos" w:eastAsia="Aptos" w:hAnsi="Aptos" w:cs="Aptos"/>
                <w:b/>
                <w:bCs/>
                <w:color w:val="000000" w:themeColor="text1"/>
                <w:lang w:val="en-US"/>
              </w:rPr>
              <w:t>/</w:t>
            </w:r>
            <w:r w:rsidRPr="43A8F02C">
              <w:rPr>
                <w:rFonts w:ascii="Aptos" w:eastAsia="Aptos" w:hAnsi="Aptos" w:cs="Aptos"/>
                <w:b/>
                <w:bCs/>
                <w:color w:val="000000" w:themeColor="text1"/>
                <w:lang w:val="en-US"/>
              </w:rPr>
              <w:t>Online contact form:</w:t>
            </w:r>
            <w:r w:rsidR="00005DE7">
              <w:rPr>
                <w:rFonts w:ascii="Aptos" w:eastAsia="Aptos" w:hAnsi="Aptos" w:cs="Aptos"/>
                <w:b/>
                <w:bCs/>
                <w:color w:val="000000" w:themeColor="text1"/>
                <w:lang w:val="en-US"/>
              </w:rPr>
              <w:t xml:space="preserve"> </w:t>
            </w:r>
            <w:r w:rsidR="00EF2880" w:rsidRPr="0087425B">
              <w:rPr>
                <w:rFonts w:ascii="Times-Roman" w:eastAsiaTheme="minorHAnsi" w:hAnsi="Times-Roman" w:cs="Times-Roman"/>
                <w:color w:val="0000E9"/>
                <w:kern w:val="0"/>
                <w:u w:val="single" w:color="0000E9"/>
              </w:rPr>
              <w:t>secretariat@arptc.gouv.cd</w:t>
            </w:r>
          </w:p>
          <w:p w14:paraId="4CF4A6BE" w14:textId="22D3F81A" w:rsidR="00C02792" w:rsidRPr="00096D2A" w:rsidRDefault="2B521B25" w:rsidP="6A8F632B">
            <w:pPr>
              <w:rPr>
                <w:rFonts w:ascii="Aptos" w:eastAsia="Aptos" w:hAnsi="Aptos" w:cs="Aptos"/>
                <w:color w:val="000000" w:themeColor="text1"/>
                <w:lang w:val="es-ES"/>
              </w:rPr>
            </w:pPr>
            <w:del w:id="41" w:author="Bahar Toto" w:date="2025-11-03T14:50:00Z" w16du:dateUtc="2025-11-03T14:50:00Z">
              <w:r w:rsidRPr="6A8F632B" w:rsidDel="000A2AFE">
                <w:rPr>
                  <w:rFonts w:ascii="Aptos" w:eastAsia="Aptos" w:hAnsi="Aptos" w:cs="Aptos"/>
                  <w:b/>
                  <w:bCs/>
                  <w:color w:val="000000" w:themeColor="text1"/>
                  <w:lang w:val="en-US"/>
                </w:rPr>
                <w:delText>Fax:</w:delText>
              </w:r>
            </w:del>
          </w:p>
          <w:p w14:paraId="60EFA040" w14:textId="03589E6C" w:rsidR="00C02792" w:rsidRPr="00005DE7" w:rsidRDefault="2B521B25" w:rsidP="6A8F632B">
            <w:pPr>
              <w:rPr>
                <w:rFonts w:ascii="Aptos" w:eastAsia="Aptos" w:hAnsi="Aptos" w:cs="Aptos"/>
                <w:color w:val="000000" w:themeColor="text1"/>
                <w:lang w:val="es-ES"/>
              </w:rPr>
            </w:pPr>
            <w:r w:rsidRPr="6A8F632B">
              <w:rPr>
                <w:rFonts w:ascii="Aptos" w:eastAsia="Aptos" w:hAnsi="Aptos" w:cs="Aptos"/>
                <w:b/>
                <w:bCs/>
                <w:color w:val="000000" w:themeColor="text1"/>
                <w:lang w:val="en-US"/>
              </w:rPr>
              <w:t>Phone:</w:t>
            </w:r>
            <w:r w:rsidR="00005DE7">
              <w:rPr>
                <w:rFonts w:ascii="Aptos" w:eastAsia="Aptos" w:hAnsi="Aptos" w:cs="Aptos"/>
                <w:b/>
                <w:bCs/>
                <w:color w:val="000000" w:themeColor="text1"/>
                <w:lang w:val="en-US"/>
              </w:rPr>
              <w:t xml:space="preserve"> </w:t>
            </w:r>
            <w:r w:rsidR="00EF2880" w:rsidRPr="0087425B">
              <w:rPr>
                <w:rFonts w:ascii="Aptos" w:eastAsia="Aptos" w:hAnsi="Aptos" w:cs="Aptos"/>
                <w:color w:val="000000" w:themeColor="text1"/>
                <w:u w:val="single"/>
              </w:rPr>
              <w:t xml:space="preserve">+243 834 373 167 | Call </w:t>
            </w:r>
            <w:proofErr w:type="spellStart"/>
            <w:proofErr w:type="gramStart"/>
            <w:r w:rsidR="00EF2880" w:rsidRPr="0087425B">
              <w:rPr>
                <w:rFonts w:ascii="Aptos" w:eastAsia="Aptos" w:hAnsi="Aptos" w:cs="Aptos"/>
                <w:color w:val="000000" w:themeColor="text1"/>
                <w:u w:val="single"/>
              </w:rPr>
              <w:t>center</w:t>
            </w:r>
            <w:proofErr w:type="spellEnd"/>
            <w:r w:rsidR="00EF2880" w:rsidRPr="0087425B">
              <w:rPr>
                <w:rFonts w:ascii="Aptos" w:eastAsia="Aptos" w:hAnsi="Aptos" w:cs="Aptos"/>
                <w:color w:val="000000" w:themeColor="text1"/>
                <w:u w:val="single"/>
              </w:rPr>
              <w:t> :</w:t>
            </w:r>
            <w:proofErr w:type="gramEnd"/>
            <w:r w:rsidR="00EF2880" w:rsidRPr="0087425B">
              <w:rPr>
                <w:rFonts w:ascii="Aptos" w:eastAsia="Aptos" w:hAnsi="Aptos" w:cs="Aptos"/>
                <w:color w:val="000000" w:themeColor="text1"/>
                <w:u w:val="single"/>
              </w:rPr>
              <w:t xml:space="preserve"> 155</w:t>
            </w:r>
          </w:p>
          <w:p w14:paraId="09CF07E7" w14:textId="322876BC" w:rsidR="00C02792" w:rsidRPr="00005DE7" w:rsidRDefault="2B521B25" w:rsidP="6A8F632B">
            <w:pPr>
              <w:rPr>
                <w:rFonts w:ascii="Aptos" w:eastAsia="Aptos" w:hAnsi="Aptos" w:cs="Aptos"/>
                <w:color w:val="000000" w:themeColor="text1"/>
                <w:lang w:val="es-ES"/>
              </w:rPr>
            </w:pPr>
            <w:r w:rsidRPr="6A8F632B">
              <w:rPr>
                <w:rFonts w:ascii="Aptos" w:eastAsia="Aptos" w:hAnsi="Aptos" w:cs="Aptos"/>
                <w:b/>
                <w:bCs/>
                <w:color w:val="000000" w:themeColor="text1"/>
                <w:lang w:val="en-US"/>
              </w:rPr>
              <w:t>Website:</w:t>
            </w:r>
            <w:r w:rsidR="00005DE7">
              <w:rPr>
                <w:rFonts w:ascii="Aptos" w:eastAsia="Aptos" w:hAnsi="Aptos" w:cs="Aptos"/>
                <w:b/>
                <w:bCs/>
                <w:color w:val="000000" w:themeColor="text1"/>
                <w:lang w:val="en-US"/>
              </w:rPr>
              <w:t xml:space="preserve"> </w:t>
            </w:r>
            <w:r w:rsidR="00EF2880" w:rsidRPr="00652F80">
              <w:rPr>
                <w:rFonts w:ascii="Aptos" w:eastAsia="Aptos" w:hAnsi="Aptos" w:cs="Aptos"/>
                <w:color w:val="000000" w:themeColor="text1"/>
                <w:lang w:val="en-US"/>
              </w:rPr>
              <w:t>www.arptc.gouv.cd</w:t>
            </w:r>
          </w:p>
          <w:p w14:paraId="241D5AEB" w14:textId="15F1937A" w:rsidR="00C02792" w:rsidRPr="00096D2A" w:rsidRDefault="00C02792"/>
        </w:tc>
      </w:tr>
      <w:tr w:rsidR="000A2AFE" w:rsidRPr="00096D2A" w14:paraId="53511E75" w14:textId="77777777" w:rsidTr="00496262">
        <w:trPr>
          <w:trHeight w:val="300"/>
          <w:trPrChange w:id="42" w:author="Bahar Toto" w:date="2025-11-04T21:20:00Z" w16du:dateUtc="2025-11-04T21:20:00Z">
            <w:trPr>
              <w:trHeight w:val="300"/>
            </w:trPr>
          </w:trPrChange>
        </w:trPr>
        <w:tc>
          <w:tcPr>
            <w:tcW w:w="4500" w:type="dxa"/>
            <w:tcBorders>
              <w:top w:val="single" w:sz="6" w:space="0" w:color="auto"/>
              <w:left w:val="single" w:sz="6" w:space="0" w:color="auto"/>
              <w:bottom w:val="single" w:sz="6" w:space="0" w:color="auto"/>
              <w:right w:val="single" w:sz="6" w:space="0" w:color="auto"/>
            </w:tcBorders>
            <w:hideMark/>
            <w:tcPrChange w:id="43" w:author="Bahar Toto" w:date="2025-11-04T21:20:00Z" w16du:dateUtc="2025-11-04T21:20:00Z">
              <w:tcPr>
                <w:tcW w:w="4500" w:type="dxa"/>
                <w:tcBorders>
                  <w:top w:val="single" w:sz="6" w:space="0" w:color="auto"/>
                  <w:left w:val="single" w:sz="6" w:space="0" w:color="auto"/>
                  <w:bottom w:val="single" w:sz="6" w:space="0" w:color="auto"/>
                  <w:right w:val="single" w:sz="6" w:space="0" w:color="auto"/>
                </w:tcBorders>
                <w:hideMark/>
              </w:tcPr>
            </w:tcPrChange>
          </w:tcPr>
          <w:p w14:paraId="48F0D2E9" w14:textId="77777777" w:rsidR="000A2AFE" w:rsidRPr="00096D2A" w:rsidRDefault="000A2AFE" w:rsidP="000A2AFE">
            <w:r w:rsidRPr="00096D2A">
              <w:rPr>
                <w:i/>
                <w:iCs/>
              </w:rPr>
              <w:t>Citation</w:t>
            </w:r>
            <w:r w:rsidRPr="00096D2A">
              <w:t> </w:t>
            </w:r>
          </w:p>
        </w:tc>
        <w:tc>
          <w:tcPr>
            <w:tcW w:w="3005" w:type="dxa"/>
            <w:tcBorders>
              <w:top w:val="single" w:sz="6" w:space="0" w:color="auto"/>
              <w:left w:val="single" w:sz="6" w:space="0" w:color="auto"/>
              <w:bottom w:val="single" w:sz="6" w:space="0" w:color="auto"/>
              <w:right w:val="single" w:sz="6" w:space="0" w:color="auto"/>
            </w:tcBorders>
            <w:hideMark/>
            <w:tcPrChange w:id="44" w:author="Bahar Toto" w:date="2025-11-04T21:20:00Z" w16du:dateUtc="2025-11-04T21:20:00Z">
              <w:tcPr>
                <w:tcW w:w="4500" w:type="dxa"/>
                <w:gridSpan w:val="2"/>
                <w:tcBorders>
                  <w:top w:val="single" w:sz="6" w:space="0" w:color="auto"/>
                  <w:left w:val="single" w:sz="6" w:space="0" w:color="auto"/>
                  <w:bottom w:val="single" w:sz="6" w:space="0" w:color="auto"/>
                  <w:right w:val="single" w:sz="6" w:space="0" w:color="auto"/>
                </w:tcBorders>
                <w:hideMark/>
              </w:tcPr>
            </w:tcPrChange>
          </w:tcPr>
          <w:p w14:paraId="59D82004" w14:textId="7E1637AA" w:rsidR="000A2AFE" w:rsidRPr="00096D2A" w:rsidRDefault="000A2AFE" w:rsidP="000A2AFE">
            <w:ins w:id="45" w:author="Bahar Toto" w:date="2025-11-03T14:50:00Z" w16du:dateUtc="2025-11-03T14:50:00Z">
              <w:r>
                <w:t>Not applicable.</w:t>
              </w:r>
            </w:ins>
            <w:del w:id="46" w:author="Bahar Toto" w:date="2025-11-03T14:50:00Z" w16du:dateUtc="2025-11-03T14:50:00Z">
              <w:r w:rsidRPr="00096D2A" w:rsidDel="00F5187D">
                <w:delText> </w:delText>
              </w:r>
            </w:del>
          </w:p>
        </w:tc>
      </w:tr>
      <w:tr w:rsidR="000A2AFE" w:rsidRPr="00096D2A" w14:paraId="2410E247" w14:textId="77777777" w:rsidTr="00496262">
        <w:trPr>
          <w:trHeight w:val="300"/>
          <w:trPrChange w:id="47" w:author="Bahar Toto" w:date="2025-11-04T21:20:00Z" w16du:dateUtc="2025-11-04T21:20:00Z">
            <w:trPr>
              <w:trHeight w:val="300"/>
            </w:trPr>
          </w:trPrChange>
        </w:trPr>
        <w:tc>
          <w:tcPr>
            <w:tcW w:w="4500" w:type="dxa"/>
            <w:tcBorders>
              <w:top w:val="single" w:sz="6" w:space="0" w:color="auto"/>
              <w:left w:val="single" w:sz="6" w:space="0" w:color="auto"/>
              <w:bottom w:val="single" w:sz="6" w:space="0" w:color="auto"/>
              <w:right w:val="single" w:sz="6" w:space="0" w:color="auto"/>
            </w:tcBorders>
            <w:tcPrChange w:id="48" w:author="Bahar Toto" w:date="2025-11-04T21:20:00Z" w16du:dateUtc="2025-11-04T21:20:00Z">
              <w:tcPr>
                <w:tcW w:w="4500" w:type="dxa"/>
                <w:tcBorders>
                  <w:top w:val="single" w:sz="6" w:space="0" w:color="auto"/>
                  <w:left w:val="single" w:sz="6" w:space="0" w:color="auto"/>
                  <w:bottom w:val="single" w:sz="6" w:space="0" w:color="auto"/>
                  <w:right w:val="single" w:sz="6" w:space="0" w:color="auto"/>
                </w:tcBorders>
              </w:tcPr>
            </w:tcPrChange>
          </w:tcPr>
          <w:p w14:paraId="6A0A42A5" w14:textId="77777777" w:rsidR="000A2AFE" w:rsidRPr="00096D2A" w:rsidRDefault="000A2AFE" w:rsidP="000A2AFE">
            <w:pPr>
              <w:rPr>
                <w:i/>
                <w:iCs/>
              </w:rPr>
            </w:pPr>
            <w:r w:rsidRPr="00096D2A">
              <w:rPr>
                <w:i/>
                <w:iCs/>
              </w:rPr>
              <w:t xml:space="preserve">Applicable Persona </w:t>
            </w:r>
          </w:p>
        </w:tc>
        <w:tc>
          <w:tcPr>
            <w:tcW w:w="3005" w:type="dxa"/>
            <w:tcBorders>
              <w:top w:val="single" w:sz="6" w:space="0" w:color="auto"/>
              <w:left w:val="single" w:sz="6" w:space="0" w:color="auto"/>
              <w:bottom w:val="single" w:sz="6" w:space="0" w:color="auto"/>
              <w:right w:val="single" w:sz="6" w:space="0" w:color="auto"/>
            </w:tcBorders>
            <w:tcPrChange w:id="49" w:author="Bahar Toto" w:date="2025-11-04T21:20:00Z" w16du:dateUtc="2025-11-04T21:20:00Z">
              <w:tcPr>
                <w:tcW w:w="4500" w:type="dxa"/>
                <w:gridSpan w:val="2"/>
                <w:tcBorders>
                  <w:top w:val="single" w:sz="6" w:space="0" w:color="auto"/>
                  <w:left w:val="single" w:sz="6" w:space="0" w:color="auto"/>
                  <w:bottom w:val="single" w:sz="6" w:space="0" w:color="auto"/>
                  <w:right w:val="single" w:sz="6" w:space="0" w:color="auto"/>
                </w:tcBorders>
              </w:tcPr>
            </w:tcPrChange>
          </w:tcPr>
          <w:p w14:paraId="26ABB379" w14:textId="2217676F" w:rsidR="000A2AFE" w:rsidRPr="00096D2A" w:rsidRDefault="000A2AFE" w:rsidP="000A2AFE">
            <w:ins w:id="50" w:author="Bahar Toto" w:date="2025-11-03T14:50:00Z" w16du:dateUtc="2025-11-03T14:50:00Z">
              <w:r>
                <w:t>Not applicable.</w:t>
              </w:r>
            </w:ins>
            <w:del w:id="51" w:author="Bahar Toto" w:date="2025-11-03T14:50:00Z" w16du:dateUtc="2025-11-03T14:50:00Z">
              <w:r w:rsidDel="0021646F">
                <w:delText>Not applicable.</w:delText>
              </w:r>
            </w:del>
          </w:p>
        </w:tc>
      </w:tr>
    </w:tbl>
    <w:p w14:paraId="6004AB16" w14:textId="77777777" w:rsidR="00E15201" w:rsidRPr="00096D2A" w:rsidRDefault="00E15201" w:rsidP="005A0AFD"/>
    <w:p w14:paraId="40E18C02" w14:textId="77777777" w:rsidR="00E15201" w:rsidRPr="00096D2A" w:rsidRDefault="00E15201" w:rsidP="005A0AFD"/>
    <w:p w14:paraId="428422A0" w14:textId="77777777" w:rsidR="00E15201" w:rsidRPr="00096D2A" w:rsidRDefault="00E15201" w:rsidP="00E15201"/>
    <w:p w14:paraId="62311B28" w14:textId="08BBB53B" w:rsidR="00E15201" w:rsidRPr="00096D2A" w:rsidRDefault="00E15201" w:rsidP="00E15201">
      <w:pPr>
        <w:numPr>
          <w:ilvl w:val="0"/>
          <w:numId w:val="3"/>
        </w:numPr>
      </w:pPr>
      <w:r w:rsidRPr="00096D2A">
        <w:rPr>
          <w:i/>
          <w:iCs/>
        </w:rPr>
        <w:t>What are the powers of the supervisory authority? (e.g., investigatory, correct, advisory)</w:t>
      </w:r>
    </w:p>
    <w:p w14:paraId="1CD12F67" w14:textId="77777777" w:rsidR="00E15201" w:rsidRPr="00096D2A" w:rsidRDefault="00E15201" w:rsidP="00E15201"/>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B75B196"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6C595E9"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4DA4CD5" w14:textId="3633471A" w:rsidR="00EF2880" w:rsidRPr="00EF2880" w:rsidRDefault="00EF2880" w:rsidP="00EF2880">
            <w:pPr>
              <w:rPr>
                <w:lang w:val="en-US"/>
              </w:rPr>
            </w:pPr>
            <w:r w:rsidRPr="00EF2880">
              <w:rPr>
                <w:lang w:val="en-US"/>
              </w:rPr>
              <w:t xml:space="preserve">The </w:t>
            </w:r>
            <w:del w:id="52" w:author="Bahar Toto" w:date="2025-11-03T14:50:00Z" w16du:dateUtc="2025-11-03T14:50:00Z">
              <w:r w:rsidRPr="00EF2880" w:rsidDel="000A2AFE">
                <w:rPr>
                  <w:lang w:val="en-US"/>
                </w:rPr>
                <w:delText>Data Protection Authority</w:delText>
              </w:r>
            </w:del>
            <w:ins w:id="53" w:author="Bahar Toto" w:date="2025-11-03T14:50:00Z" w16du:dateUtc="2025-11-03T14:50:00Z">
              <w:r w:rsidR="000A2AFE">
                <w:rPr>
                  <w:lang w:val="en-US"/>
                </w:rPr>
                <w:t>PDPA</w:t>
              </w:r>
            </w:ins>
            <w:r w:rsidRPr="00EF2880">
              <w:rPr>
                <w:lang w:val="en-US"/>
              </w:rPr>
              <w:t xml:space="preserve"> possesses extensive powers of regulation, control</w:t>
            </w:r>
            <w:ins w:id="54" w:author="Bahar Toto" w:date="2025-11-03T14:50:00Z" w16du:dateUtc="2025-11-03T14:50:00Z">
              <w:r w:rsidR="000A2AFE">
                <w:rPr>
                  <w:lang w:val="en-US"/>
                </w:rPr>
                <w:t>,</w:t>
              </w:r>
            </w:ins>
            <w:r w:rsidRPr="00EF2880">
              <w:rPr>
                <w:lang w:val="en-US"/>
              </w:rPr>
              <w:t xml:space="preserve"> and sanction:</w:t>
            </w:r>
          </w:p>
          <w:p w14:paraId="25C2706E" w14:textId="040521BC" w:rsidR="00EF2880" w:rsidRPr="00EF2880" w:rsidRDefault="00EF2880" w:rsidP="00EF2880">
            <w:pPr>
              <w:numPr>
                <w:ilvl w:val="0"/>
                <w:numId w:val="34"/>
              </w:numPr>
              <w:rPr>
                <w:lang w:val="en-US"/>
              </w:rPr>
            </w:pPr>
            <w:del w:id="55" w:author="Bahar Toto" w:date="2025-11-04T12:30:00Z" w16du:dateUtc="2025-11-04T12:30:00Z">
              <w:r w:rsidRPr="00EF2880" w:rsidDel="00EC09D1">
                <w:rPr>
                  <w:lang w:val="en-US"/>
                </w:rPr>
                <w:delText>R</w:delText>
              </w:r>
            </w:del>
            <w:ins w:id="56" w:author="Bahar Toto" w:date="2025-11-04T12:30:00Z" w16du:dateUtc="2025-11-04T12:30:00Z">
              <w:r w:rsidR="00EC09D1">
                <w:rPr>
                  <w:lang w:val="en-US"/>
                </w:rPr>
                <w:t>r</w:t>
              </w:r>
            </w:ins>
            <w:r w:rsidRPr="00EF2880">
              <w:rPr>
                <w:lang w:val="en-US"/>
              </w:rPr>
              <w:t>egulatory and advisory powers:</w:t>
            </w:r>
            <w:del w:id="57" w:author="Bahar Toto" w:date="2025-11-03T14:51:00Z" w16du:dateUtc="2025-11-03T14:51:00Z">
              <w:r w:rsidRPr="00EF2880" w:rsidDel="000A2AFE">
                <w:rPr>
                  <w:lang w:val="en-US"/>
                </w:rPr>
                <w:delText>-</w:delText>
              </w:r>
            </w:del>
            <w:r w:rsidRPr="00EF2880">
              <w:rPr>
                <w:lang w:val="en-US"/>
              </w:rPr>
              <w:t xml:space="preserve"> </w:t>
            </w:r>
            <w:del w:id="58" w:author="Bahar Toto" w:date="2025-11-03T14:51:00Z" w16du:dateUtc="2025-11-03T14:51:00Z">
              <w:r w:rsidRPr="00EF2880" w:rsidDel="000A2AFE">
                <w:rPr>
                  <w:lang w:val="en-US"/>
                </w:rPr>
                <w:delText>I</w:delText>
              </w:r>
            </w:del>
            <w:ins w:id="59" w:author="Bahar Toto" w:date="2025-11-03T14:51:00Z" w16du:dateUtc="2025-11-03T14:51:00Z">
              <w:r w:rsidR="000A2AFE">
                <w:rPr>
                  <w:lang w:val="en-US"/>
                </w:rPr>
                <w:t>i</w:t>
              </w:r>
            </w:ins>
            <w:r w:rsidRPr="00EF2880">
              <w:rPr>
                <w:lang w:val="en-US"/>
              </w:rPr>
              <w:t xml:space="preserve">ssue opinions and recommendations on data </w:t>
            </w:r>
            <w:proofErr w:type="gramStart"/>
            <w:r w:rsidRPr="00EF2880">
              <w:rPr>
                <w:lang w:val="en-US"/>
              </w:rPr>
              <w:t>processing;</w:t>
            </w:r>
            <w:proofErr w:type="gramEnd"/>
          </w:p>
          <w:p w14:paraId="2F5FF8C4" w14:textId="2ACAA190" w:rsidR="00EF2880" w:rsidRPr="00EF2880" w:rsidRDefault="00EC09D1" w:rsidP="00EF2880">
            <w:pPr>
              <w:numPr>
                <w:ilvl w:val="1"/>
                <w:numId w:val="34"/>
              </w:numPr>
              <w:rPr>
                <w:lang w:val="en-US"/>
              </w:rPr>
            </w:pPr>
            <w:proofErr w:type="spellStart"/>
            <w:ins w:id="60" w:author="Bahar Toto" w:date="2025-11-04T12:30:00Z" w16du:dateUtc="2025-11-04T12:30:00Z">
              <w:r>
                <w:rPr>
                  <w:lang w:val="en-US"/>
                </w:rPr>
                <w:t>a</w:t>
              </w:r>
            </w:ins>
            <w:del w:id="61" w:author="Bahar Toto" w:date="2025-11-04T12:30:00Z" w16du:dateUtc="2025-11-04T12:30:00Z">
              <w:r w:rsidR="00EF2880" w:rsidRPr="00EF2880" w:rsidDel="00EC09D1">
                <w:rPr>
                  <w:lang w:val="en-US"/>
                </w:rPr>
                <w:delText>A</w:delText>
              </w:r>
            </w:del>
            <w:r w:rsidR="00EF2880" w:rsidRPr="00EF2880">
              <w:rPr>
                <w:lang w:val="en-US"/>
              </w:rPr>
              <w:t>uthorise</w:t>
            </w:r>
            <w:proofErr w:type="spellEnd"/>
            <w:r w:rsidR="00EF2880" w:rsidRPr="00EF2880">
              <w:rPr>
                <w:lang w:val="en-US"/>
              </w:rPr>
              <w:t xml:space="preserve"> or refuse certain processing operations, particularly sensitive </w:t>
            </w:r>
            <w:proofErr w:type="gramStart"/>
            <w:r w:rsidR="00EF2880" w:rsidRPr="00EF2880">
              <w:rPr>
                <w:lang w:val="en-US"/>
              </w:rPr>
              <w:t>files;</w:t>
            </w:r>
            <w:proofErr w:type="gramEnd"/>
          </w:p>
          <w:p w14:paraId="0FD731A7" w14:textId="7AC6D64B" w:rsidR="00EF2880" w:rsidRPr="00EF2880" w:rsidRDefault="00EF2880" w:rsidP="00EF2880">
            <w:pPr>
              <w:numPr>
                <w:ilvl w:val="1"/>
                <w:numId w:val="34"/>
              </w:numPr>
              <w:rPr>
                <w:lang w:val="fr-CD"/>
              </w:rPr>
            </w:pPr>
            <w:del w:id="62" w:author="Bahar Toto" w:date="2025-11-04T12:30:00Z" w16du:dateUtc="2025-11-04T12:30:00Z">
              <w:r w:rsidRPr="00EF2880" w:rsidDel="00EC09D1">
                <w:rPr>
                  <w:lang w:val="fr-CD"/>
                </w:rPr>
                <w:delText>A</w:delText>
              </w:r>
            </w:del>
            <w:proofErr w:type="spellStart"/>
            <w:proofErr w:type="gramStart"/>
            <w:ins w:id="63" w:author="Bahar Toto" w:date="2025-11-04T12:30:00Z" w16du:dateUtc="2025-11-04T12:30:00Z">
              <w:r w:rsidR="00EC09D1">
                <w:rPr>
                  <w:lang w:val="fr-CD"/>
                </w:rPr>
                <w:t>a</w:t>
              </w:r>
            </w:ins>
            <w:r w:rsidRPr="00EF2880">
              <w:rPr>
                <w:lang w:val="fr-CD"/>
              </w:rPr>
              <w:t>pprove</w:t>
            </w:r>
            <w:proofErr w:type="spellEnd"/>
            <w:proofErr w:type="gramEnd"/>
            <w:r w:rsidRPr="00EF2880">
              <w:rPr>
                <w:lang w:val="fr-CD"/>
              </w:rPr>
              <w:t xml:space="preserve"> codes of </w:t>
            </w:r>
            <w:proofErr w:type="spellStart"/>
            <w:r w:rsidRPr="00EF2880">
              <w:rPr>
                <w:lang w:val="fr-CD"/>
              </w:rPr>
              <w:t>conduct</w:t>
            </w:r>
            <w:proofErr w:type="spellEnd"/>
            <w:r w:rsidRPr="00EF2880">
              <w:rPr>
                <w:lang w:val="fr-CD"/>
              </w:rPr>
              <w:t>.</w:t>
            </w:r>
          </w:p>
          <w:p w14:paraId="4D987ADB" w14:textId="54C90B40" w:rsidR="00EF2880" w:rsidRPr="00EF2880" w:rsidRDefault="00EF2880" w:rsidP="00EF2880">
            <w:pPr>
              <w:numPr>
                <w:ilvl w:val="0"/>
                <w:numId w:val="34"/>
              </w:numPr>
              <w:rPr>
                <w:lang w:val="fr-CD"/>
              </w:rPr>
            </w:pPr>
            <w:del w:id="64" w:author="Bahar Toto" w:date="2025-11-04T12:30:00Z" w16du:dateUtc="2025-11-04T12:30:00Z">
              <w:r w:rsidRPr="00EF2880" w:rsidDel="00EC09D1">
                <w:rPr>
                  <w:lang w:val="fr-CD"/>
                </w:rPr>
                <w:delText>C</w:delText>
              </w:r>
            </w:del>
            <w:proofErr w:type="gramStart"/>
            <w:ins w:id="65" w:author="Bahar Toto" w:date="2025-11-04T12:30:00Z" w16du:dateUtc="2025-11-04T12:30:00Z">
              <w:r w:rsidR="00EC09D1">
                <w:rPr>
                  <w:lang w:val="fr-CD"/>
                </w:rPr>
                <w:t>c</w:t>
              </w:r>
            </w:ins>
            <w:r w:rsidRPr="00EF2880">
              <w:rPr>
                <w:lang w:val="fr-CD"/>
              </w:rPr>
              <w:t>ontrol</w:t>
            </w:r>
            <w:proofErr w:type="gramEnd"/>
            <w:r w:rsidRPr="00EF2880">
              <w:rPr>
                <w:lang w:val="fr-CD"/>
              </w:rPr>
              <w:t xml:space="preserve"> and investigation </w:t>
            </w:r>
            <w:proofErr w:type="spellStart"/>
            <w:proofErr w:type="gramStart"/>
            <w:r w:rsidRPr="00EF2880">
              <w:rPr>
                <w:lang w:val="fr-CD"/>
              </w:rPr>
              <w:t>powers</w:t>
            </w:r>
            <w:proofErr w:type="spellEnd"/>
            <w:r w:rsidRPr="00EF2880">
              <w:rPr>
                <w:lang w:val="fr-CD"/>
              </w:rPr>
              <w:t>:</w:t>
            </w:r>
            <w:proofErr w:type="gramEnd"/>
          </w:p>
          <w:p w14:paraId="6DADFD52" w14:textId="23E6468F" w:rsidR="00EF2880" w:rsidRPr="00EF2880" w:rsidRDefault="00EF2880" w:rsidP="00EF2880">
            <w:pPr>
              <w:numPr>
                <w:ilvl w:val="1"/>
                <w:numId w:val="34"/>
              </w:numPr>
              <w:rPr>
                <w:lang w:val="en-US"/>
              </w:rPr>
            </w:pPr>
            <w:del w:id="66" w:author="Bahar Toto" w:date="2025-11-04T12:30:00Z" w16du:dateUtc="2025-11-04T12:30:00Z">
              <w:r w:rsidRPr="00EF2880" w:rsidDel="00EC09D1">
                <w:rPr>
                  <w:lang w:val="en-US"/>
                </w:rPr>
                <w:delText>C</w:delText>
              </w:r>
            </w:del>
            <w:ins w:id="67" w:author="Bahar Toto" w:date="2025-11-04T12:30:00Z" w16du:dateUtc="2025-11-04T12:30:00Z">
              <w:r w:rsidR="00EC09D1">
                <w:rPr>
                  <w:lang w:val="en-US"/>
                </w:rPr>
                <w:t>c</w:t>
              </w:r>
            </w:ins>
            <w:r w:rsidRPr="00EF2880">
              <w:rPr>
                <w:lang w:val="en-US"/>
              </w:rPr>
              <w:t xml:space="preserve">onduct investigations on its own initiative or following </w:t>
            </w:r>
            <w:proofErr w:type="gramStart"/>
            <w:r w:rsidRPr="00EF2880">
              <w:rPr>
                <w:lang w:val="en-US"/>
              </w:rPr>
              <w:t>complaints;</w:t>
            </w:r>
            <w:proofErr w:type="gramEnd"/>
          </w:p>
          <w:p w14:paraId="46DC23DB" w14:textId="282EE359" w:rsidR="00EF2880" w:rsidRPr="00EF2880" w:rsidRDefault="00EC09D1" w:rsidP="00EF2880">
            <w:pPr>
              <w:numPr>
                <w:ilvl w:val="1"/>
                <w:numId w:val="34"/>
              </w:numPr>
              <w:rPr>
                <w:lang w:val="fr-CD"/>
              </w:rPr>
            </w:pPr>
            <w:proofErr w:type="gramStart"/>
            <w:ins w:id="68" w:author="Bahar Toto" w:date="2025-11-04T12:30:00Z" w16du:dateUtc="2025-11-04T12:30:00Z">
              <w:r>
                <w:rPr>
                  <w:lang w:val="fr-CD"/>
                </w:rPr>
                <w:t>m</w:t>
              </w:r>
            </w:ins>
            <w:proofErr w:type="gramEnd"/>
            <w:del w:id="69" w:author="Bahar Toto" w:date="2025-11-04T12:30:00Z" w16du:dateUtc="2025-11-04T12:30:00Z">
              <w:r w:rsidR="00EF2880" w:rsidRPr="00EF2880" w:rsidDel="00EC09D1">
                <w:rPr>
                  <w:lang w:val="fr-CD"/>
                </w:rPr>
                <w:delText>M</w:delText>
              </w:r>
            </w:del>
            <w:r w:rsidR="00EF2880" w:rsidRPr="00EF2880">
              <w:rPr>
                <w:lang w:val="fr-CD"/>
              </w:rPr>
              <w:t xml:space="preserve">onitor data </w:t>
            </w:r>
            <w:proofErr w:type="spellStart"/>
            <w:r w:rsidR="00EF2880" w:rsidRPr="00EF2880">
              <w:rPr>
                <w:lang w:val="fr-CD"/>
              </w:rPr>
              <w:t>monetisation</w:t>
            </w:r>
            <w:proofErr w:type="spellEnd"/>
            <w:r w:rsidR="00EF2880" w:rsidRPr="00EF2880">
              <w:rPr>
                <w:lang w:val="fr-CD"/>
              </w:rPr>
              <w:t xml:space="preserve"> </w:t>
            </w:r>
            <w:proofErr w:type="spellStart"/>
            <w:proofErr w:type="gramStart"/>
            <w:r w:rsidR="00EF2880" w:rsidRPr="00EF2880">
              <w:rPr>
                <w:lang w:val="fr-CD"/>
              </w:rPr>
              <w:t>operations</w:t>
            </w:r>
            <w:proofErr w:type="spellEnd"/>
            <w:r w:rsidR="00EF2880" w:rsidRPr="00EF2880">
              <w:rPr>
                <w:lang w:val="fr-CD"/>
              </w:rPr>
              <w:t>;</w:t>
            </w:r>
            <w:proofErr w:type="gramEnd"/>
          </w:p>
          <w:p w14:paraId="06586626" w14:textId="6A42C820" w:rsidR="00EF2880" w:rsidRPr="00EF2880" w:rsidRDefault="00EC09D1" w:rsidP="00EF2880">
            <w:pPr>
              <w:numPr>
                <w:ilvl w:val="1"/>
                <w:numId w:val="34"/>
              </w:numPr>
              <w:rPr>
                <w:lang w:val="en-US"/>
              </w:rPr>
            </w:pPr>
            <w:ins w:id="70" w:author="Bahar Toto" w:date="2025-11-04T12:30:00Z" w16du:dateUtc="2025-11-04T12:30:00Z">
              <w:r>
                <w:rPr>
                  <w:lang w:val="en-US"/>
                </w:rPr>
                <w:t>v</w:t>
              </w:r>
            </w:ins>
            <w:del w:id="71" w:author="Bahar Toto" w:date="2025-11-04T12:30:00Z" w16du:dateUtc="2025-11-04T12:30:00Z">
              <w:r w:rsidR="00EF2880" w:rsidRPr="00EF2880" w:rsidDel="00EC09D1">
                <w:rPr>
                  <w:lang w:val="en-US"/>
                </w:rPr>
                <w:delText>V</w:delText>
              </w:r>
            </w:del>
            <w:r w:rsidR="00EF2880" w:rsidRPr="00EF2880">
              <w:rPr>
                <w:lang w:val="en-US"/>
              </w:rPr>
              <w:t>erify compliance of data processing.</w:t>
            </w:r>
          </w:p>
          <w:p w14:paraId="08536E44" w14:textId="69A0AAF0" w:rsidR="00EF2880" w:rsidRPr="00EF2880" w:rsidRDefault="00EC09D1" w:rsidP="00EF2880">
            <w:pPr>
              <w:numPr>
                <w:ilvl w:val="0"/>
                <w:numId w:val="34"/>
              </w:numPr>
              <w:rPr>
                <w:lang w:val="fr-CD"/>
              </w:rPr>
            </w:pPr>
            <w:proofErr w:type="spellStart"/>
            <w:proofErr w:type="gramStart"/>
            <w:ins w:id="72" w:author="Bahar Toto" w:date="2025-11-04T12:30:00Z" w16du:dateUtc="2025-11-04T12:30:00Z">
              <w:r>
                <w:rPr>
                  <w:lang w:val="fr-CD"/>
                </w:rPr>
                <w:t>s</w:t>
              </w:r>
            </w:ins>
            <w:proofErr w:type="gramEnd"/>
            <w:del w:id="73" w:author="Bahar Toto" w:date="2025-11-04T12:30:00Z" w16du:dateUtc="2025-11-04T12:30:00Z">
              <w:r w:rsidR="00EF2880" w:rsidRPr="00EF2880" w:rsidDel="00EC09D1">
                <w:rPr>
                  <w:lang w:val="fr-CD"/>
                </w:rPr>
                <w:delText>S</w:delText>
              </w:r>
            </w:del>
            <w:r w:rsidR="00EF2880" w:rsidRPr="00EF2880">
              <w:rPr>
                <w:lang w:val="fr-CD"/>
              </w:rPr>
              <w:t>anctioning</w:t>
            </w:r>
            <w:proofErr w:type="spellEnd"/>
            <w:r w:rsidR="00EF2880" w:rsidRPr="00EF2880">
              <w:rPr>
                <w:lang w:val="fr-CD"/>
              </w:rPr>
              <w:t xml:space="preserve"> </w:t>
            </w:r>
            <w:proofErr w:type="spellStart"/>
            <w:proofErr w:type="gramStart"/>
            <w:r w:rsidR="00EF2880" w:rsidRPr="00EF2880">
              <w:rPr>
                <w:lang w:val="fr-CD"/>
              </w:rPr>
              <w:t>powers</w:t>
            </w:r>
            <w:proofErr w:type="spellEnd"/>
            <w:r w:rsidR="00EF2880" w:rsidRPr="00EF2880">
              <w:rPr>
                <w:lang w:val="fr-CD"/>
              </w:rPr>
              <w:t>:</w:t>
            </w:r>
            <w:proofErr w:type="gramEnd"/>
          </w:p>
          <w:p w14:paraId="03B9CB7F" w14:textId="575B839B" w:rsidR="00EF2880" w:rsidRPr="00EF2880" w:rsidRDefault="00EC09D1" w:rsidP="00EF2880">
            <w:pPr>
              <w:numPr>
                <w:ilvl w:val="1"/>
                <w:numId w:val="34"/>
              </w:numPr>
              <w:rPr>
                <w:lang w:val="en-US"/>
              </w:rPr>
            </w:pPr>
            <w:ins w:id="74" w:author="Bahar Toto" w:date="2025-11-04T12:30:00Z" w16du:dateUtc="2025-11-04T12:30:00Z">
              <w:r>
                <w:rPr>
                  <w:lang w:val="en-US"/>
                </w:rPr>
                <w:t>i</w:t>
              </w:r>
            </w:ins>
            <w:del w:id="75" w:author="Bahar Toto" w:date="2025-11-04T12:30:00Z" w16du:dateUtc="2025-11-04T12:30:00Z">
              <w:r w:rsidR="00EF2880" w:rsidRPr="00EF2880" w:rsidDel="00EC09D1">
                <w:rPr>
                  <w:lang w:val="en-US"/>
                </w:rPr>
                <w:delText>I</w:delText>
              </w:r>
            </w:del>
            <w:r w:rsidR="00EF2880" w:rsidRPr="00EF2880">
              <w:rPr>
                <w:lang w:val="en-US"/>
              </w:rPr>
              <w:t xml:space="preserve">mpose administrative and pecuniary </w:t>
            </w:r>
            <w:proofErr w:type="gramStart"/>
            <w:r w:rsidR="00EF2880" w:rsidRPr="00EF2880">
              <w:rPr>
                <w:lang w:val="en-US"/>
              </w:rPr>
              <w:t>sanctions;</w:t>
            </w:r>
            <w:proofErr w:type="gramEnd"/>
          </w:p>
          <w:p w14:paraId="09C081BC" w14:textId="369A0866" w:rsidR="00EF2880" w:rsidRPr="00EF2880" w:rsidRDefault="00EF2880" w:rsidP="00EF2880">
            <w:pPr>
              <w:numPr>
                <w:ilvl w:val="1"/>
                <w:numId w:val="34"/>
              </w:numPr>
              <w:rPr>
                <w:lang w:val="en-US"/>
              </w:rPr>
            </w:pPr>
            <w:del w:id="76" w:author="Bahar Toto" w:date="2025-11-04T12:30:00Z" w16du:dateUtc="2025-11-04T12:30:00Z">
              <w:r w:rsidRPr="00EF2880" w:rsidDel="00EC09D1">
                <w:rPr>
                  <w:lang w:val="en-US"/>
                </w:rPr>
                <w:lastRenderedPageBreak/>
                <w:delText>O</w:delText>
              </w:r>
            </w:del>
            <w:ins w:id="77" w:author="Bahar Toto" w:date="2025-11-04T12:30:00Z" w16du:dateUtc="2025-11-04T12:30:00Z">
              <w:r w:rsidR="00EC09D1">
                <w:rPr>
                  <w:lang w:val="en-US"/>
                </w:rPr>
                <w:t>o</w:t>
              </w:r>
            </w:ins>
            <w:r w:rsidRPr="00EF2880">
              <w:rPr>
                <w:lang w:val="en-US"/>
              </w:rPr>
              <w:t>rder the rectification, erasure or destruction of unlawfully processed data.</w:t>
            </w:r>
          </w:p>
          <w:p w14:paraId="393DBE6C" w14:textId="78F50B44" w:rsidR="00EF2880" w:rsidRPr="00EF2880" w:rsidRDefault="00EF2880" w:rsidP="00EF2880">
            <w:pPr>
              <w:numPr>
                <w:ilvl w:val="0"/>
                <w:numId w:val="34"/>
              </w:numPr>
              <w:rPr>
                <w:lang w:val="fr-CD"/>
              </w:rPr>
            </w:pPr>
            <w:del w:id="78" w:author="Bahar Toto" w:date="2025-11-04T12:30:00Z" w16du:dateUtc="2025-11-04T12:30:00Z">
              <w:r w:rsidRPr="00EF2880" w:rsidDel="00EC09D1">
                <w:rPr>
                  <w:lang w:val="fr-CD"/>
                </w:rPr>
                <w:delText>I</w:delText>
              </w:r>
            </w:del>
            <w:proofErr w:type="gramStart"/>
            <w:ins w:id="79" w:author="Bahar Toto" w:date="2025-11-04T12:30:00Z" w16du:dateUtc="2025-11-04T12:30:00Z">
              <w:r w:rsidR="00EC09D1">
                <w:rPr>
                  <w:lang w:val="fr-CD"/>
                </w:rPr>
                <w:t>i</w:t>
              </w:r>
            </w:ins>
            <w:r w:rsidRPr="00EF2880">
              <w:rPr>
                <w:lang w:val="fr-CD"/>
              </w:rPr>
              <w:t>nformation</w:t>
            </w:r>
            <w:proofErr w:type="gramEnd"/>
            <w:r w:rsidRPr="00EF2880">
              <w:rPr>
                <w:lang w:val="fr-CD"/>
              </w:rPr>
              <w:t xml:space="preserve"> and </w:t>
            </w:r>
            <w:proofErr w:type="spellStart"/>
            <w:r w:rsidRPr="00EF2880">
              <w:rPr>
                <w:lang w:val="fr-CD"/>
              </w:rPr>
              <w:t>awareness</w:t>
            </w:r>
            <w:proofErr w:type="spellEnd"/>
            <w:r w:rsidRPr="00EF2880">
              <w:rPr>
                <w:lang w:val="fr-CD"/>
              </w:rPr>
              <w:t xml:space="preserve"> </w:t>
            </w:r>
            <w:proofErr w:type="spellStart"/>
            <w:proofErr w:type="gramStart"/>
            <w:r w:rsidRPr="00EF2880">
              <w:rPr>
                <w:lang w:val="fr-CD"/>
              </w:rPr>
              <w:t>duties</w:t>
            </w:r>
            <w:proofErr w:type="spellEnd"/>
            <w:r w:rsidRPr="00EF2880">
              <w:rPr>
                <w:lang w:val="fr-CD"/>
              </w:rPr>
              <w:t>:</w:t>
            </w:r>
            <w:proofErr w:type="gramEnd"/>
          </w:p>
          <w:p w14:paraId="10BF06C2" w14:textId="04376F10" w:rsidR="00EF2880" w:rsidRPr="00EF2880" w:rsidRDefault="00EF2880" w:rsidP="00EF2880">
            <w:pPr>
              <w:numPr>
                <w:ilvl w:val="1"/>
                <w:numId w:val="34"/>
              </w:numPr>
              <w:rPr>
                <w:lang w:val="en-US"/>
              </w:rPr>
            </w:pPr>
            <w:del w:id="80" w:author="Bahar Toto" w:date="2025-11-04T12:30:00Z" w16du:dateUtc="2025-11-04T12:30:00Z">
              <w:r w:rsidRPr="00EF2880" w:rsidDel="00EC09D1">
                <w:rPr>
                  <w:lang w:val="en-US"/>
                </w:rPr>
                <w:delText>I</w:delText>
              </w:r>
            </w:del>
            <w:ins w:id="81" w:author="Bahar Toto" w:date="2025-11-04T12:30:00Z" w16du:dateUtc="2025-11-04T12:30:00Z">
              <w:r w:rsidR="00EC09D1">
                <w:rPr>
                  <w:lang w:val="en-US"/>
                </w:rPr>
                <w:t>i</w:t>
              </w:r>
            </w:ins>
            <w:r w:rsidRPr="00EF2880">
              <w:rPr>
                <w:lang w:val="en-US"/>
              </w:rPr>
              <w:t xml:space="preserve">nform data subjects and data controllers of their rights and </w:t>
            </w:r>
            <w:proofErr w:type="gramStart"/>
            <w:r w:rsidRPr="00EF2880">
              <w:rPr>
                <w:lang w:val="en-US"/>
              </w:rPr>
              <w:t>obligations;</w:t>
            </w:r>
            <w:proofErr w:type="gramEnd"/>
          </w:p>
          <w:p w14:paraId="0B730BEF" w14:textId="14C143FF" w:rsidR="00EF2880" w:rsidRPr="00EF2880" w:rsidRDefault="00EF2880" w:rsidP="00EF2880">
            <w:pPr>
              <w:numPr>
                <w:ilvl w:val="1"/>
                <w:numId w:val="34"/>
              </w:numPr>
              <w:rPr>
                <w:lang w:val="en-US"/>
              </w:rPr>
            </w:pPr>
            <w:del w:id="82" w:author="Bahar Toto" w:date="2025-11-04T12:30:00Z" w16du:dateUtc="2025-11-04T12:30:00Z">
              <w:r w:rsidRPr="00EF2880" w:rsidDel="00EC09D1">
                <w:rPr>
                  <w:lang w:val="en-US"/>
                </w:rPr>
                <w:delText>R</w:delText>
              </w:r>
            </w:del>
            <w:ins w:id="83" w:author="Bahar Toto" w:date="2025-11-04T12:30:00Z" w16du:dateUtc="2025-11-04T12:30:00Z">
              <w:r w:rsidR="00EC09D1">
                <w:rPr>
                  <w:lang w:val="en-US"/>
                </w:rPr>
                <w:t>r</w:t>
              </w:r>
            </w:ins>
            <w:r w:rsidRPr="00EF2880">
              <w:rPr>
                <w:lang w:val="en-US"/>
              </w:rPr>
              <w:t xml:space="preserve">aise public awareness of risks and rights related to data </w:t>
            </w:r>
            <w:proofErr w:type="gramStart"/>
            <w:r w:rsidRPr="00EF2880">
              <w:rPr>
                <w:lang w:val="en-US"/>
              </w:rPr>
              <w:t>processing;</w:t>
            </w:r>
            <w:proofErr w:type="gramEnd"/>
          </w:p>
          <w:p w14:paraId="579D7FED" w14:textId="333FEFF7" w:rsidR="00EF2880" w:rsidRPr="00EF2880" w:rsidRDefault="00EF2880" w:rsidP="00EF2880">
            <w:pPr>
              <w:numPr>
                <w:ilvl w:val="1"/>
                <w:numId w:val="34"/>
              </w:numPr>
              <w:rPr>
                <w:lang w:val="en-US"/>
              </w:rPr>
            </w:pPr>
            <w:del w:id="84" w:author="Bahar Toto" w:date="2025-11-04T12:30:00Z" w16du:dateUtc="2025-11-04T12:30:00Z">
              <w:r w:rsidRPr="00EF2880" w:rsidDel="00EC09D1">
                <w:rPr>
                  <w:lang w:val="en-US"/>
                </w:rPr>
                <w:delText>M</w:delText>
              </w:r>
            </w:del>
            <w:ins w:id="85" w:author="Bahar Toto" w:date="2025-11-04T12:30:00Z" w16du:dateUtc="2025-11-04T12:30:00Z">
              <w:r w:rsidR="00EC09D1">
                <w:rPr>
                  <w:lang w:val="en-US"/>
                </w:rPr>
                <w:t>m</w:t>
              </w:r>
            </w:ins>
            <w:r w:rsidRPr="00EF2880">
              <w:rPr>
                <w:lang w:val="en-US"/>
              </w:rPr>
              <w:t>aintain an up-to-date public register of personal data processing operations.</w:t>
            </w:r>
          </w:p>
          <w:p w14:paraId="50419877" w14:textId="1EFC2151" w:rsidR="00EF2880" w:rsidRPr="00EF2880" w:rsidRDefault="00EC09D1" w:rsidP="00EF2880">
            <w:pPr>
              <w:numPr>
                <w:ilvl w:val="0"/>
                <w:numId w:val="34"/>
              </w:numPr>
              <w:rPr>
                <w:lang w:val="fr-CD"/>
              </w:rPr>
            </w:pPr>
            <w:proofErr w:type="spellStart"/>
            <w:proofErr w:type="gramStart"/>
            <w:ins w:id="86" w:author="Bahar Toto" w:date="2025-11-04T12:30:00Z" w16du:dateUtc="2025-11-04T12:30:00Z">
              <w:r>
                <w:rPr>
                  <w:lang w:val="fr-CD"/>
                </w:rPr>
                <w:t>c</w:t>
              </w:r>
            </w:ins>
            <w:proofErr w:type="gramEnd"/>
            <w:del w:id="87" w:author="Bahar Toto" w:date="2025-11-04T12:30:00Z" w16du:dateUtc="2025-11-04T12:30:00Z">
              <w:r w:rsidR="00EF2880" w:rsidRPr="00EF2880" w:rsidDel="00EC09D1">
                <w:rPr>
                  <w:lang w:val="fr-CD"/>
                </w:rPr>
                <w:delText>C</w:delText>
              </w:r>
            </w:del>
            <w:r w:rsidR="00EF2880" w:rsidRPr="00EF2880">
              <w:rPr>
                <w:lang w:val="fr-CD"/>
              </w:rPr>
              <w:t>ooperation</w:t>
            </w:r>
            <w:proofErr w:type="spellEnd"/>
            <w:r w:rsidR="00EF2880" w:rsidRPr="00EF2880">
              <w:rPr>
                <w:lang w:val="fr-CD"/>
              </w:rPr>
              <w:t xml:space="preserve"> </w:t>
            </w:r>
            <w:proofErr w:type="spellStart"/>
            <w:proofErr w:type="gramStart"/>
            <w:r w:rsidR="00EF2880" w:rsidRPr="00EF2880">
              <w:rPr>
                <w:lang w:val="fr-CD"/>
              </w:rPr>
              <w:t>responsibilities</w:t>
            </w:r>
            <w:proofErr w:type="spellEnd"/>
            <w:r w:rsidR="00EF2880" w:rsidRPr="00EF2880">
              <w:rPr>
                <w:lang w:val="fr-CD"/>
              </w:rPr>
              <w:t>:</w:t>
            </w:r>
            <w:proofErr w:type="gramEnd"/>
          </w:p>
          <w:p w14:paraId="7F82E03F" w14:textId="058C746D" w:rsidR="00EF2880" w:rsidRPr="00EF2880" w:rsidRDefault="00EF2880" w:rsidP="00EF2880">
            <w:pPr>
              <w:numPr>
                <w:ilvl w:val="1"/>
                <w:numId w:val="34"/>
              </w:numPr>
              <w:rPr>
                <w:lang w:val="en-US"/>
              </w:rPr>
            </w:pPr>
            <w:del w:id="88" w:author="Bahar Toto" w:date="2025-11-04T12:30:00Z" w16du:dateUtc="2025-11-04T12:30:00Z">
              <w:r w:rsidRPr="00EF2880" w:rsidDel="00EC09D1">
                <w:rPr>
                  <w:lang w:val="en-US"/>
                </w:rPr>
                <w:delText>C</w:delText>
              </w:r>
            </w:del>
            <w:ins w:id="89" w:author="Bahar Toto" w:date="2025-11-04T12:31:00Z" w16du:dateUtc="2025-11-04T12:31:00Z">
              <w:r w:rsidR="00EC09D1">
                <w:rPr>
                  <w:lang w:val="en-US"/>
                </w:rPr>
                <w:t>c</w:t>
              </w:r>
            </w:ins>
            <w:r w:rsidRPr="00EF2880">
              <w:rPr>
                <w:lang w:val="en-US"/>
              </w:rPr>
              <w:t xml:space="preserve">ooperate with data protection authorities of other </w:t>
            </w:r>
            <w:proofErr w:type="gramStart"/>
            <w:r w:rsidRPr="00EF2880">
              <w:rPr>
                <w:lang w:val="en-US"/>
              </w:rPr>
              <w:t>countries;</w:t>
            </w:r>
            <w:proofErr w:type="gramEnd"/>
          </w:p>
          <w:p w14:paraId="5AE1DAFA" w14:textId="64AB4976" w:rsidR="00EF2880" w:rsidRPr="00EF2880" w:rsidRDefault="00EC09D1" w:rsidP="00EF2880">
            <w:pPr>
              <w:numPr>
                <w:ilvl w:val="1"/>
                <w:numId w:val="34"/>
              </w:numPr>
              <w:rPr>
                <w:lang w:val="en-US"/>
              </w:rPr>
            </w:pPr>
            <w:ins w:id="90" w:author="Bahar Toto" w:date="2025-11-04T12:31:00Z" w16du:dateUtc="2025-11-04T12:31:00Z">
              <w:r>
                <w:rPr>
                  <w:lang w:val="en-US"/>
                </w:rPr>
                <w:t>p</w:t>
              </w:r>
            </w:ins>
            <w:del w:id="91" w:author="Bahar Toto" w:date="2025-11-04T12:31:00Z" w16du:dateUtc="2025-11-04T12:31:00Z">
              <w:r w:rsidR="00EF2880" w:rsidRPr="00EF2880" w:rsidDel="00EC09D1">
                <w:rPr>
                  <w:lang w:val="en-US"/>
                </w:rPr>
                <w:delText>P</w:delText>
              </w:r>
            </w:del>
            <w:r w:rsidR="00EF2880" w:rsidRPr="00EF2880">
              <w:rPr>
                <w:lang w:val="en-US"/>
              </w:rPr>
              <w:t>articipate in international negotiations on data protection.</w:t>
            </w:r>
          </w:p>
          <w:p w14:paraId="259AA008" w14:textId="4CB1E15E" w:rsidR="00EF2880" w:rsidRPr="00EF2880" w:rsidRDefault="00EC09D1" w:rsidP="00EF2880">
            <w:pPr>
              <w:numPr>
                <w:ilvl w:val="0"/>
                <w:numId w:val="34"/>
              </w:numPr>
              <w:rPr>
                <w:lang w:val="fr-CD"/>
              </w:rPr>
            </w:pPr>
            <w:proofErr w:type="gramStart"/>
            <w:ins w:id="92" w:author="Bahar Toto" w:date="2025-11-04T12:31:00Z" w16du:dateUtc="2025-11-04T12:31:00Z">
              <w:r>
                <w:rPr>
                  <w:lang w:val="fr-CD"/>
                </w:rPr>
                <w:t>m</w:t>
              </w:r>
            </w:ins>
            <w:proofErr w:type="gramEnd"/>
            <w:del w:id="93" w:author="Bahar Toto" w:date="2025-11-04T12:31:00Z" w16du:dateUtc="2025-11-04T12:31:00Z">
              <w:r w:rsidR="00EF2880" w:rsidRPr="00EF2880" w:rsidDel="00EC09D1">
                <w:rPr>
                  <w:lang w:val="fr-CD"/>
                </w:rPr>
                <w:delText>M</w:delText>
              </w:r>
            </w:del>
            <w:r w:rsidR="00EF2880" w:rsidRPr="00EF2880">
              <w:rPr>
                <w:lang w:val="fr-CD"/>
              </w:rPr>
              <w:t xml:space="preserve">onitoring and adaptation </w:t>
            </w:r>
            <w:proofErr w:type="spellStart"/>
            <w:proofErr w:type="gramStart"/>
            <w:r w:rsidR="00EF2880" w:rsidRPr="00EF2880">
              <w:rPr>
                <w:lang w:val="fr-CD"/>
              </w:rPr>
              <w:t>duties</w:t>
            </w:r>
            <w:proofErr w:type="spellEnd"/>
            <w:r w:rsidR="00EF2880" w:rsidRPr="00EF2880">
              <w:rPr>
                <w:lang w:val="fr-CD"/>
              </w:rPr>
              <w:t>:</w:t>
            </w:r>
            <w:proofErr w:type="gramEnd"/>
          </w:p>
          <w:p w14:paraId="37FA2C5F" w14:textId="5CDD5BD9" w:rsidR="00EF2880" w:rsidRPr="00EF2880" w:rsidRDefault="00EF2880" w:rsidP="00EF2880">
            <w:pPr>
              <w:numPr>
                <w:ilvl w:val="1"/>
                <w:numId w:val="34"/>
              </w:numPr>
              <w:rPr>
                <w:lang w:val="en-US"/>
              </w:rPr>
            </w:pPr>
            <w:del w:id="94" w:author="Bahar Toto" w:date="2025-11-04T12:31:00Z" w16du:dateUtc="2025-11-04T12:31:00Z">
              <w:r w:rsidRPr="00EF2880" w:rsidDel="00EC09D1">
                <w:rPr>
                  <w:lang w:val="en-US"/>
                </w:rPr>
                <w:delText>M</w:delText>
              </w:r>
            </w:del>
            <w:ins w:id="95" w:author="Bahar Toto" w:date="2025-11-04T12:31:00Z" w16du:dateUtc="2025-11-04T12:31:00Z">
              <w:r w:rsidR="00EC09D1">
                <w:rPr>
                  <w:lang w:val="en-US"/>
                </w:rPr>
                <w:t>m</w:t>
              </w:r>
            </w:ins>
            <w:r w:rsidRPr="00EF2880">
              <w:rPr>
                <w:lang w:val="en-US"/>
              </w:rPr>
              <w:t xml:space="preserve">onitor technological developments and their impact on data </w:t>
            </w:r>
            <w:proofErr w:type="gramStart"/>
            <w:r w:rsidRPr="00EF2880">
              <w:rPr>
                <w:lang w:val="en-US"/>
              </w:rPr>
              <w:t>protection;</w:t>
            </w:r>
            <w:proofErr w:type="gramEnd"/>
          </w:p>
          <w:p w14:paraId="13850DB5" w14:textId="3971AE71" w:rsidR="00EF2880" w:rsidRPr="00EF2880" w:rsidRDefault="00EC09D1" w:rsidP="00EF2880">
            <w:pPr>
              <w:numPr>
                <w:ilvl w:val="1"/>
                <w:numId w:val="34"/>
              </w:numPr>
              <w:rPr>
                <w:lang w:val="en-US"/>
              </w:rPr>
            </w:pPr>
            <w:ins w:id="96" w:author="Bahar Toto" w:date="2025-11-04T12:31:00Z" w16du:dateUtc="2025-11-04T12:31:00Z">
              <w:r>
                <w:rPr>
                  <w:lang w:val="en-US"/>
                </w:rPr>
                <w:t>p</w:t>
              </w:r>
            </w:ins>
            <w:del w:id="97" w:author="Bahar Toto" w:date="2025-11-04T12:31:00Z" w16du:dateUtc="2025-11-04T12:31:00Z">
              <w:r w:rsidR="00EF2880" w:rsidRPr="00EF2880" w:rsidDel="00EC09D1">
                <w:rPr>
                  <w:lang w:val="en-US"/>
                </w:rPr>
                <w:delText>P</w:delText>
              </w:r>
            </w:del>
            <w:r w:rsidR="00EF2880" w:rsidRPr="00EF2880">
              <w:rPr>
                <w:lang w:val="en-US"/>
              </w:rPr>
              <w:t>ropose legislative or regulatory amendments.</w:t>
            </w:r>
          </w:p>
          <w:p w14:paraId="726BA062" w14:textId="47ED81F4" w:rsidR="00EF2880" w:rsidRPr="00EF2880" w:rsidRDefault="00EC09D1" w:rsidP="00EF2880">
            <w:pPr>
              <w:numPr>
                <w:ilvl w:val="0"/>
                <w:numId w:val="34"/>
              </w:numPr>
              <w:rPr>
                <w:lang w:val="fr-CD"/>
              </w:rPr>
            </w:pPr>
            <w:proofErr w:type="spellStart"/>
            <w:proofErr w:type="gramStart"/>
            <w:ins w:id="98" w:author="Bahar Toto" w:date="2025-11-04T12:31:00Z" w16du:dateUtc="2025-11-04T12:31:00Z">
              <w:r>
                <w:rPr>
                  <w:lang w:val="fr-CD"/>
                </w:rPr>
                <w:t>s</w:t>
              </w:r>
            </w:ins>
            <w:proofErr w:type="gramEnd"/>
            <w:del w:id="99" w:author="Bahar Toto" w:date="2025-11-04T12:31:00Z" w16du:dateUtc="2025-11-04T12:31:00Z">
              <w:r w:rsidR="00EF2880" w:rsidRPr="00EF2880" w:rsidDel="00EC09D1">
                <w:rPr>
                  <w:lang w:val="fr-CD"/>
                </w:rPr>
                <w:delText>S</w:delText>
              </w:r>
            </w:del>
            <w:r w:rsidR="00EF2880" w:rsidRPr="00EF2880">
              <w:rPr>
                <w:lang w:val="fr-CD"/>
              </w:rPr>
              <w:t>pecific</w:t>
            </w:r>
            <w:proofErr w:type="spellEnd"/>
            <w:r w:rsidR="00EF2880" w:rsidRPr="00EF2880">
              <w:rPr>
                <w:lang w:val="fr-CD"/>
              </w:rPr>
              <w:t xml:space="preserve"> </w:t>
            </w:r>
            <w:proofErr w:type="spellStart"/>
            <w:proofErr w:type="gramStart"/>
            <w:r w:rsidR="00EF2880" w:rsidRPr="00EF2880">
              <w:rPr>
                <w:lang w:val="fr-CD"/>
              </w:rPr>
              <w:t>responsibilities</w:t>
            </w:r>
            <w:proofErr w:type="spellEnd"/>
            <w:r w:rsidR="00EF2880" w:rsidRPr="00EF2880">
              <w:rPr>
                <w:lang w:val="fr-CD"/>
              </w:rPr>
              <w:t>:</w:t>
            </w:r>
            <w:proofErr w:type="gramEnd"/>
          </w:p>
          <w:p w14:paraId="25F4C252" w14:textId="3B5BAC31" w:rsidR="00EF2880" w:rsidRPr="00EF2880" w:rsidRDefault="00EF2880" w:rsidP="00EF2880">
            <w:pPr>
              <w:numPr>
                <w:ilvl w:val="1"/>
                <w:numId w:val="34"/>
              </w:numPr>
              <w:rPr>
                <w:lang w:val="en-US"/>
              </w:rPr>
            </w:pPr>
            <w:del w:id="100" w:author="Bahar Toto" w:date="2025-11-04T12:31:00Z" w16du:dateUtc="2025-11-04T12:31:00Z">
              <w:r w:rsidRPr="00EF2880" w:rsidDel="00EC09D1">
                <w:rPr>
                  <w:lang w:val="en-US"/>
                </w:rPr>
                <w:delText>A</w:delText>
              </w:r>
            </w:del>
            <w:proofErr w:type="spellStart"/>
            <w:ins w:id="101" w:author="Bahar Toto" w:date="2025-11-04T12:31:00Z" w16du:dateUtc="2025-11-04T12:31:00Z">
              <w:r w:rsidR="00EC09D1">
                <w:rPr>
                  <w:lang w:val="en-US"/>
                </w:rPr>
                <w:t>a</w:t>
              </w:r>
            </w:ins>
            <w:r w:rsidRPr="00EF2880">
              <w:rPr>
                <w:lang w:val="en-US"/>
              </w:rPr>
              <w:t>uthorise</w:t>
            </w:r>
            <w:proofErr w:type="spellEnd"/>
            <w:r w:rsidRPr="00EF2880">
              <w:rPr>
                <w:lang w:val="en-US"/>
              </w:rPr>
              <w:t xml:space="preserve"> and monitor cross-border data </w:t>
            </w:r>
            <w:proofErr w:type="gramStart"/>
            <w:r w:rsidRPr="00EF2880">
              <w:rPr>
                <w:lang w:val="en-US"/>
              </w:rPr>
              <w:t>transfers;</w:t>
            </w:r>
            <w:proofErr w:type="gramEnd"/>
          </w:p>
          <w:p w14:paraId="39CF7ADD" w14:textId="7BD40160" w:rsidR="00EF2880" w:rsidRPr="00EF2880" w:rsidRDefault="00EC09D1" w:rsidP="00EF2880">
            <w:pPr>
              <w:numPr>
                <w:ilvl w:val="1"/>
                <w:numId w:val="34"/>
              </w:numPr>
              <w:rPr>
                <w:lang w:val="en-US"/>
              </w:rPr>
            </w:pPr>
            <w:ins w:id="102" w:author="Bahar Toto" w:date="2025-11-04T12:31:00Z" w16du:dateUtc="2025-11-04T12:31:00Z">
              <w:r>
                <w:rPr>
                  <w:lang w:val="en-US"/>
                </w:rPr>
                <w:t>e</w:t>
              </w:r>
            </w:ins>
            <w:del w:id="103" w:author="Bahar Toto" w:date="2025-11-04T12:31:00Z" w16du:dateUtc="2025-11-04T12:31:00Z">
              <w:r w:rsidR="00EF2880" w:rsidRPr="00EF2880" w:rsidDel="00EC09D1">
                <w:rPr>
                  <w:lang w:val="en-US"/>
                </w:rPr>
                <w:delText>E</w:delText>
              </w:r>
            </w:del>
            <w:r w:rsidR="00EF2880" w:rsidRPr="00EF2880">
              <w:rPr>
                <w:lang w:val="en-US"/>
              </w:rPr>
              <w:t>nsure capacity building of actors involved in data processing.</w:t>
            </w:r>
          </w:p>
          <w:p w14:paraId="5514D67F" w14:textId="75DDA95C" w:rsidR="00C02792" w:rsidRPr="00096D2A" w:rsidRDefault="00C02792" w:rsidP="00EF2880"/>
        </w:tc>
      </w:tr>
      <w:tr w:rsidR="00C02792" w:rsidRPr="00096D2A" w14:paraId="5E904B22"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D2A8D1B"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473EE78" w14:textId="21A6B837" w:rsidR="00C02792" w:rsidRPr="00096D2A" w:rsidRDefault="00C02792">
            <w:del w:id="104" w:author="Bahar Toto" w:date="2025-11-04T12:31:00Z" w16du:dateUtc="2025-11-04T12:31:00Z">
              <w:r w:rsidRPr="00096D2A" w:rsidDel="00EC09D1">
                <w:delText> </w:delText>
              </w:r>
            </w:del>
            <w:r w:rsidR="000C2307">
              <w:t>Art</w:t>
            </w:r>
            <w:del w:id="105" w:author="Bahar Toto" w:date="2025-11-04T12:31:00Z" w16du:dateUtc="2025-11-04T12:31:00Z">
              <w:r w:rsidR="000C2307" w:rsidDel="00EC09D1">
                <w:delText>.</w:delText>
              </w:r>
            </w:del>
            <w:ins w:id="106" w:author="Bahar Toto" w:date="2025-11-04T12:31:00Z" w16du:dateUtc="2025-11-04T12:31:00Z">
              <w:r w:rsidR="00EC09D1">
                <w:t>icle</w:t>
              </w:r>
            </w:ins>
            <w:r w:rsidR="000C2307">
              <w:t xml:space="preserve"> 263 </w:t>
            </w:r>
            <w:ins w:id="107" w:author="Bahar Toto" w:date="2025-11-04T12:31:00Z" w16du:dateUtc="2025-11-04T12:31:00Z">
              <w:r w:rsidR="00EC09D1">
                <w:t xml:space="preserve">of the </w:t>
              </w:r>
            </w:ins>
            <w:r w:rsidR="000C2307">
              <w:t xml:space="preserve">Digital Code </w:t>
            </w:r>
          </w:p>
        </w:tc>
      </w:tr>
      <w:tr w:rsidR="00C02792" w:rsidRPr="00096D2A" w14:paraId="3D392BF5"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609F3383"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6881276" w14:textId="2629F27A" w:rsidR="00C02792" w:rsidRPr="00096D2A" w:rsidRDefault="0CAEAE11" w:rsidP="014594D8">
            <w:r>
              <w:t>Not applicable.</w:t>
            </w:r>
          </w:p>
        </w:tc>
      </w:tr>
    </w:tbl>
    <w:p w14:paraId="4AD833AB" w14:textId="77777777" w:rsidR="00E15201" w:rsidRPr="00096D2A" w:rsidRDefault="00E15201" w:rsidP="005A0AFD"/>
    <w:p w14:paraId="20144329" w14:textId="77777777" w:rsidR="00E15201" w:rsidRPr="00096D2A" w:rsidRDefault="00E15201" w:rsidP="00E15201"/>
    <w:p w14:paraId="44612CF9" w14:textId="2F844119" w:rsidR="00E15201" w:rsidRPr="00096D2A" w:rsidRDefault="00E15201" w:rsidP="00E15201">
      <w:pPr>
        <w:numPr>
          <w:ilvl w:val="0"/>
          <w:numId w:val="3"/>
        </w:numPr>
        <w:rPr>
          <w:i/>
          <w:iCs/>
        </w:rPr>
      </w:pPr>
      <w:r w:rsidRPr="00096D2A">
        <w:rPr>
          <w:i/>
          <w:iCs/>
        </w:rPr>
        <w:t>Has the supervisory authority released an annual report? (If yes, please highlight where they can be accessed)</w:t>
      </w:r>
    </w:p>
    <w:p w14:paraId="5C8BFDA3" w14:textId="77777777" w:rsidR="00E15201" w:rsidRPr="00096D2A" w:rsidRDefault="00E15201" w:rsidP="00E15201"/>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5D8C9577"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55582FD8"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3304324" w14:textId="384790FE" w:rsidR="00C02792" w:rsidRPr="009B64F3" w:rsidRDefault="00C02792">
            <w:del w:id="108" w:author="Bahar Toto" w:date="2025-11-04T12:32:00Z" w16du:dateUtc="2025-11-04T12:32:00Z">
              <w:r w:rsidRPr="00096D2A" w:rsidDel="00520071">
                <w:delText> </w:delText>
              </w:r>
            </w:del>
            <w:del w:id="109" w:author="Bahar Toto" w:date="2025-11-04T12:33:00Z" w16du:dateUtc="2025-11-04T12:33:00Z">
              <w:r w:rsidR="00EF2880" w:rsidDel="002222CC">
                <w:delText>Yes, the report is available online</w:delText>
              </w:r>
              <w:r w:rsidR="00BB2C0D" w:rsidDel="002222CC">
                <w:delText xml:space="preserve"> : </w:delText>
              </w:r>
            </w:del>
            <w:ins w:id="110" w:author="Bahar Toto" w:date="2025-11-04T12:33:00Z" w16du:dateUtc="2025-11-04T12:33:00Z">
              <w:r w:rsidR="009B64F3">
                <w:t xml:space="preserve">Although the </w:t>
              </w:r>
            </w:ins>
            <w:proofErr w:type="spellStart"/>
            <w:ins w:id="111" w:author="Bahar Toto" w:date="2025-11-04T15:07:00Z" w16du:dateUtc="2025-11-04T15:07:00Z">
              <w:r w:rsidR="005173CA" w:rsidRPr="009F2A7A">
                <w:t>ARPTIC</w:t>
              </w:r>
            </w:ins>
            <w:ins w:id="112" w:author="Bahar Toto" w:date="2025-11-04T12:34:00Z" w16du:dateUtc="2025-11-04T12:34:00Z">
              <w:r w:rsidR="009B64F3" w:rsidRPr="009B64F3">
                <w:rPr>
                  <w:rPrChange w:id="113" w:author="Bahar Toto" w:date="2025-11-04T12:34:00Z" w16du:dateUtc="2025-11-04T12:34:00Z">
                    <w:rPr>
                      <w:lang w:val="fr-FR"/>
                    </w:rPr>
                  </w:rPrChange>
                </w:rPr>
                <w:t>has</w:t>
              </w:r>
              <w:proofErr w:type="spellEnd"/>
              <w:r w:rsidR="009B64F3" w:rsidRPr="009B64F3">
                <w:rPr>
                  <w:rPrChange w:id="114" w:author="Bahar Toto" w:date="2025-11-04T12:34:00Z" w16du:dateUtc="2025-11-04T12:34:00Z">
                    <w:rPr>
                      <w:lang w:val="fr-FR"/>
                    </w:rPr>
                  </w:rPrChange>
                </w:rPr>
                <w:t xml:space="preserve"> r</w:t>
              </w:r>
              <w:r w:rsidR="009B64F3">
                <w:t xml:space="preserve">eleased annual reports (only available in French </w:t>
              </w:r>
              <w:r w:rsidR="00690AD9">
                <w:fldChar w:fldCharType="begin"/>
              </w:r>
              <w:r w:rsidR="00690AD9">
                <w:instrText>HYPERLINK "https://arptc.gouv.cd/rapport-annuel/"</w:instrText>
              </w:r>
              <w:r w:rsidR="00690AD9">
                <w:fldChar w:fldCharType="separate"/>
              </w:r>
              <w:r w:rsidR="009B64F3" w:rsidRPr="00690AD9">
                <w:rPr>
                  <w:rStyle w:val="Hyperlink"/>
                </w:rPr>
                <w:t>here</w:t>
              </w:r>
              <w:r w:rsidR="00690AD9">
                <w:fldChar w:fldCharType="end"/>
              </w:r>
              <w:r w:rsidR="009B64F3">
                <w:t>), these do not relate to privacy.</w:t>
              </w:r>
            </w:ins>
          </w:p>
        </w:tc>
      </w:tr>
      <w:tr w:rsidR="00C02792" w:rsidRPr="00096D2A" w14:paraId="7FF2E00B"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754EEAD1"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F93460A" w14:textId="1AF6F786" w:rsidR="00C02792" w:rsidRPr="00096D2A" w:rsidRDefault="00C02792">
            <w:del w:id="115" w:author="Bahar Toto" w:date="2025-11-04T12:34:00Z" w16du:dateUtc="2025-11-04T12:34:00Z">
              <w:r w:rsidRPr="00096D2A" w:rsidDel="00690AD9">
                <w:delText> </w:delText>
              </w:r>
            </w:del>
            <w:r w:rsidR="00BB2C0D">
              <w:t>Not applicable</w:t>
            </w:r>
            <w:ins w:id="116" w:author="Bahar Toto" w:date="2025-11-04T12:34:00Z" w16du:dateUtc="2025-11-04T12:34:00Z">
              <w:r w:rsidR="00690AD9">
                <w:t>.</w:t>
              </w:r>
            </w:ins>
          </w:p>
        </w:tc>
      </w:tr>
      <w:tr w:rsidR="00C02792" w:rsidRPr="00096D2A" w14:paraId="3E8CB53C"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238A1449"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3390BF7" w14:textId="768F1487" w:rsidR="00C02792" w:rsidRPr="00096D2A" w:rsidRDefault="308E6D95" w:rsidP="014594D8">
            <w:r>
              <w:t>Not applicable.</w:t>
            </w:r>
          </w:p>
        </w:tc>
      </w:tr>
    </w:tbl>
    <w:p w14:paraId="33854320" w14:textId="77777777" w:rsidR="00E15201" w:rsidRPr="00096D2A" w:rsidRDefault="00E15201" w:rsidP="005A0AFD"/>
    <w:p w14:paraId="754A1C84" w14:textId="77777777" w:rsidR="005A0AFD" w:rsidRPr="00096D2A" w:rsidRDefault="005A0AFD" w:rsidP="005A0AFD">
      <w:r w:rsidRPr="00096D2A">
        <w:t>1.3 Guidelines </w:t>
      </w:r>
    </w:p>
    <w:p w14:paraId="3734E5C5" w14:textId="77777777" w:rsidR="005A0AFD" w:rsidRPr="00096D2A" w:rsidRDefault="005A0AFD" w:rsidP="005A0AFD">
      <w:r w:rsidRPr="00096D2A">
        <w:lastRenderedPageBreak/>
        <w:t> </w:t>
      </w:r>
    </w:p>
    <w:p w14:paraId="0435D890" w14:textId="44D639DD" w:rsidR="00E15201" w:rsidRPr="00096D2A" w:rsidRDefault="00E15201" w:rsidP="00E15201">
      <w:pPr>
        <w:numPr>
          <w:ilvl w:val="0"/>
          <w:numId w:val="4"/>
        </w:numPr>
        <w:rPr>
          <w:i/>
          <w:iCs/>
        </w:rPr>
      </w:pPr>
      <w:r w:rsidRPr="00096D2A">
        <w:rPr>
          <w:i/>
          <w:iCs/>
        </w:rPr>
        <w:t>Have any guidelines been issued on personal data protection (please exclude any sectoral legislation)</w:t>
      </w:r>
    </w:p>
    <w:p w14:paraId="35CC73EA" w14:textId="77777777" w:rsidR="00C02792" w:rsidRPr="00096D2A" w:rsidRDefault="00C02792" w:rsidP="005A0AFD"/>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2FC8589D"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7F87984B"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FEA6F9B" w14:textId="03802034" w:rsidR="00C02792" w:rsidRPr="0087425B" w:rsidRDefault="00C02792">
            <w:del w:id="117" w:author="Bahar Toto" w:date="2025-11-04T12:34:00Z" w16du:dateUtc="2025-11-04T12:34:00Z">
              <w:r w:rsidRPr="00096D2A" w:rsidDel="00690AD9">
                <w:delText> </w:delText>
              </w:r>
            </w:del>
            <w:r w:rsidR="00EF2880" w:rsidRPr="0087425B">
              <w:t>No, the ARPTIC has not released any guidelines.</w:t>
            </w:r>
          </w:p>
        </w:tc>
      </w:tr>
      <w:tr w:rsidR="00C02792" w:rsidRPr="00096D2A" w14:paraId="222A2802"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3FC4791"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05258EB" w14:textId="0F6AD6D5" w:rsidR="00C02792" w:rsidRPr="00096D2A" w:rsidRDefault="00C02792">
            <w:del w:id="118" w:author="Bahar Toto" w:date="2025-11-04T12:34:00Z" w16du:dateUtc="2025-11-04T12:34:00Z">
              <w:r w:rsidRPr="00096D2A" w:rsidDel="00690AD9">
                <w:delText> </w:delText>
              </w:r>
            </w:del>
            <w:r w:rsidR="00EF2880">
              <w:t>Not applicable</w:t>
            </w:r>
            <w:ins w:id="119" w:author="Bahar Toto" w:date="2025-11-04T12:34:00Z" w16du:dateUtc="2025-11-04T12:34:00Z">
              <w:r w:rsidR="00690AD9">
                <w:t>.</w:t>
              </w:r>
            </w:ins>
          </w:p>
        </w:tc>
      </w:tr>
      <w:tr w:rsidR="00C02792" w:rsidRPr="00096D2A" w14:paraId="43385CFE"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464D9923"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F8A756" w14:textId="194E77D9" w:rsidR="00C02792" w:rsidRPr="00096D2A" w:rsidRDefault="1A5BE1F5" w:rsidP="014594D8">
            <w:r>
              <w:t>Not applicable.</w:t>
            </w:r>
          </w:p>
        </w:tc>
      </w:tr>
    </w:tbl>
    <w:p w14:paraId="13A56553" w14:textId="3711829C" w:rsidR="005A0AFD" w:rsidRPr="00096D2A" w:rsidRDefault="005A0AFD" w:rsidP="005A0AFD">
      <w:r w:rsidRPr="00096D2A">
        <w:t> </w:t>
      </w:r>
    </w:p>
    <w:p w14:paraId="1236728B" w14:textId="66C6C6D9" w:rsidR="005A0AFD" w:rsidRPr="00096D2A" w:rsidRDefault="00E15201">
      <w:pPr>
        <w:numPr>
          <w:ilvl w:val="0"/>
          <w:numId w:val="5"/>
        </w:numPr>
        <w:rPr>
          <w:b/>
          <w:bCs/>
        </w:rPr>
      </w:pPr>
      <w:r w:rsidRPr="00096D2A">
        <w:rPr>
          <w:b/>
          <w:bCs/>
        </w:rPr>
        <w:t>Scope and Applicability</w:t>
      </w:r>
      <w:r w:rsidR="005A0AFD" w:rsidRPr="00096D2A">
        <w:rPr>
          <w:b/>
          <w:bCs/>
        </w:rPr>
        <w:t> </w:t>
      </w:r>
    </w:p>
    <w:p w14:paraId="32429ED7" w14:textId="77777777" w:rsidR="00E15201" w:rsidRPr="00096D2A" w:rsidRDefault="00E15201" w:rsidP="00E15201">
      <w:pPr>
        <w:rPr>
          <w:b/>
          <w:bCs/>
        </w:rPr>
      </w:pPr>
    </w:p>
    <w:p w14:paraId="4DD4F139" w14:textId="098DE834" w:rsidR="005A0AFD" w:rsidRPr="00096D2A" w:rsidRDefault="005A0AFD" w:rsidP="005A0AFD">
      <w:r w:rsidRPr="00096D2A">
        <w:t xml:space="preserve">2.1 </w:t>
      </w:r>
      <w:r w:rsidR="00E15201" w:rsidRPr="00096D2A">
        <w:t>Personal scope</w:t>
      </w:r>
    </w:p>
    <w:p w14:paraId="504E5259" w14:textId="77777777" w:rsidR="002E2981" w:rsidRPr="00096D2A" w:rsidRDefault="002E2981" w:rsidP="005A0AFD"/>
    <w:p w14:paraId="30940463" w14:textId="77777777" w:rsidR="002E2981" w:rsidRPr="00096D2A" w:rsidRDefault="002E2981" w:rsidP="00E27686">
      <w:pPr>
        <w:pStyle w:val="ListParagraph"/>
        <w:numPr>
          <w:ilvl w:val="0"/>
          <w:numId w:val="6"/>
        </w:numPr>
        <w:rPr>
          <w:i/>
          <w:iCs/>
        </w:rPr>
      </w:pPr>
      <w:r w:rsidRPr="00096D2A">
        <w:rPr>
          <w:i/>
          <w:iCs/>
        </w:rPr>
        <w:t xml:space="preserve">Who does the law(s) apply to? </w:t>
      </w:r>
    </w:p>
    <w:p w14:paraId="0E3FA444" w14:textId="77777777" w:rsidR="002E2981" w:rsidRPr="00096D2A" w:rsidRDefault="002E2981" w:rsidP="002E2981"/>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4C84E01"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64545270"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1EB8E8C" w14:textId="6FB0D5A7" w:rsidR="00C02792" w:rsidRPr="00096D2A" w:rsidRDefault="00B40BBC" w:rsidP="00B40BBC">
            <w:r w:rsidRPr="00B40BBC">
              <w:t>The provisions concerning data protection contained in the Digital Code apply to natural persons who are identified or identifiable, directly or indirectly</w:t>
            </w:r>
            <w:del w:id="120" w:author="Bahar Toto" w:date="2025-11-04T12:35:00Z" w16du:dateUtc="2025-11-04T12:35:00Z">
              <w:r w:rsidDel="00690AD9">
                <w:delText>.</w:delText>
              </w:r>
              <w:r w:rsidRPr="00B40BBC" w:rsidDel="00690AD9">
                <w:delText xml:space="preserve"> </w:delText>
              </w:r>
            </w:del>
            <w:ins w:id="121" w:author="Bahar Toto" w:date="2025-11-04T12:35:00Z" w16du:dateUtc="2025-11-04T12:35:00Z">
              <w:r w:rsidR="00690AD9">
                <w:t>,</w:t>
              </w:r>
              <w:r w:rsidR="00690AD9" w:rsidRPr="00B40BBC">
                <w:t xml:space="preserve"> </w:t>
              </w:r>
            </w:ins>
            <w:r w:rsidRPr="00B40BBC">
              <w:t>as well as to public or private legal entities, whether institutional or professional.</w:t>
            </w:r>
          </w:p>
        </w:tc>
      </w:tr>
      <w:tr w:rsidR="00C02792" w:rsidRPr="00096D2A" w14:paraId="37D02B70"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6365383B"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D2B0E4B" w14:textId="314CDB7E" w:rsidR="00C02792" w:rsidRPr="00096D2A" w:rsidRDefault="00C02792">
            <w:del w:id="122" w:author="Bahar Toto" w:date="2025-11-04T12:35:00Z" w16du:dateUtc="2025-11-04T12:35:00Z">
              <w:r w:rsidRPr="00096D2A" w:rsidDel="00690AD9">
                <w:delText> </w:delText>
              </w:r>
            </w:del>
            <w:r w:rsidR="007A0456">
              <w:t>Art</w:t>
            </w:r>
            <w:ins w:id="123" w:author="Bahar Toto" w:date="2025-11-04T12:35:00Z" w16du:dateUtc="2025-11-04T12:35:00Z">
              <w:r w:rsidR="00690AD9">
                <w:t>icle</w:t>
              </w:r>
            </w:ins>
            <w:del w:id="124" w:author="Bahar Toto" w:date="2025-11-04T12:35:00Z" w16du:dateUtc="2025-11-04T12:35:00Z">
              <w:r w:rsidR="007A0456" w:rsidDel="00690AD9">
                <w:delText>.</w:delText>
              </w:r>
            </w:del>
            <w:ins w:id="125" w:author="Bahar Toto" w:date="2025-11-04T12:35:00Z" w16du:dateUtc="2025-11-04T12:35:00Z">
              <w:r w:rsidR="00690AD9">
                <w:t xml:space="preserve"> </w:t>
              </w:r>
            </w:ins>
            <w:r w:rsidR="007A0456">
              <w:t>184</w:t>
            </w:r>
            <w:ins w:id="126" w:author="Bahar Toto" w:date="2025-11-04T12:35:00Z" w16du:dateUtc="2025-11-04T12:35:00Z">
              <w:r w:rsidR="00690AD9">
                <w:t xml:space="preserve"> of the</w:t>
              </w:r>
            </w:ins>
            <w:r w:rsidR="007A0456">
              <w:t xml:space="preserve"> Digital Code</w:t>
            </w:r>
          </w:p>
        </w:tc>
      </w:tr>
      <w:tr w:rsidR="00C02792" w:rsidRPr="00096D2A" w14:paraId="790A6891"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481F3982"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0EE178D" w14:textId="2E05716B" w:rsidR="00C02792" w:rsidRPr="00096D2A" w:rsidRDefault="486C44E3" w:rsidP="014594D8">
            <w:r>
              <w:t>Not applicable.</w:t>
            </w:r>
          </w:p>
        </w:tc>
      </w:tr>
    </w:tbl>
    <w:p w14:paraId="22ED56CB" w14:textId="77777777" w:rsidR="002E2981" w:rsidRPr="00096D2A" w:rsidRDefault="002E2981" w:rsidP="002E2981"/>
    <w:p w14:paraId="39791C16" w14:textId="01D4D099" w:rsidR="002E2981" w:rsidRPr="00096D2A" w:rsidRDefault="002E2981" w:rsidP="43A8F02C">
      <w:pPr>
        <w:pStyle w:val="ListParagraph"/>
        <w:numPr>
          <w:ilvl w:val="0"/>
          <w:numId w:val="6"/>
        </w:numPr>
        <w:rPr>
          <w:i/>
          <w:iCs/>
        </w:rPr>
      </w:pPr>
      <w:r w:rsidRPr="43A8F02C">
        <w:rPr>
          <w:i/>
          <w:iCs/>
        </w:rPr>
        <w:t xml:space="preserve">What sector(s) does the law apply to? (e.g., public or private) </w:t>
      </w:r>
    </w:p>
    <w:p w14:paraId="7199B01A" w14:textId="77777777" w:rsidR="002E2981" w:rsidRPr="00096D2A" w:rsidRDefault="002E2981" w:rsidP="002E2981"/>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2471ABDE"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1F5A758B"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C5C1A81" w14:textId="5962EEBB" w:rsidR="007A0456" w:rsidRPr="00096D2A" w:rsidRDefault="00C02792">
            <w:r w:rsidRPr="00096D2A">
              <w:t> </w:t>
            </w:r>
            <w:r w:rsidR="00B40BBC" w:rsidRPr="00B40BBC">
              <w:t xml:space="preserve">The provisions concerning data protection contained in the Digital Code apply to </w:t>
            </w:r>
            <w:del w:id="127" w:author="Bahar Toto" w:date="2025-11-04T12:35:00Z" w16du:dateUtc="2025-11-04T12:35:00Z">
              <w:r w:rsidR="00B40BBC" w:rsidRPr="00B40BBC" w:rsidDel="00690AD9">
                <w:delText xml:space="preserve">as well as </w:delText>
              </w:r>
            </w:del>
            <w:proofErr w:type="spellStart"/>
            <w:r w:rsidR="00B40BBC" w:rsidRPr="00B40BBC">
              <w:t>to</w:t>
            </w:r>
            <w:proofErr w:type="spellEnd"/>
            <w:r w:rsidR="00B40BBC" w:rsidRPr="00B40BBC">
              <w:t xml:space="preserve"> public or private legal entities, whether institutional or professional.</w:t>
            </w:r>
          </w:p>
        </w:tc>
      </w:tr>
      <w:tr w:rsidR="00C02792" w:rsidRPr="00096D2A" w14:paraId="21B8AD55"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7DB37CB"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FF83FE8" w14:textId="288DC86E" w:rsidR="00C02792" w:rsidRPr="00096D2A" w:rsidRDefault="00C02792">
            <w:del w:id="128" w:author="Bahar Toto" w:date="2025-11-04T12:35:00Z" w16du:dateUtc="2025-11-04T12:35:00Z">
              <w:r w:rsidRPr="00096D2A" w:rsidDel="00405CDC">
                <w:delText> </w:delText>
              </w:r>
            </w:del>
            <w:r w:rsidR="007A0456">
              <w:t>Art</w:t>
            </w:r>
            <w:ins w:id="129" w:author="Bahar Toto" w:date="2025-11-04T12:35:00Z" w16du:dateUtc="2025-11-04T12:35:00Z">
              <w:r w:rsidR="00405CDC">
                <w:t>icle</w:t>
              </w:r>
            </w:ins>
            <w:del w:id="130" w:author="Bahar Toto" w:date="2025-11-04T12:35:00Z" w16du:dateUtc="2025-11-04T12:35:00Z">
              <w:r w:rsidR="007A0456" w:rsidDel="00405CDC">
                <w:delText>.</w:delText>
              </w:r>
            </w:del>
            <w:r w:rsidR="007A0456">
              <w:t>184</w:t>
            </w:r>
            <w:ins w:id="131" w:author="Bahar Toto" w:date="2025-11-04T12:35:00Z" w16du:dateUtc="2025-11-04T12:35:00Z">
              <w:r w:rsidR="00405CDC">
                <w:t xml:space="preserve"> of the</w:t>
              </w:r>
            </w:ins>
            <w:r w:rsidR="007A0456">
              <w:t xml:space="preserve"> Digital Code</w:t>
            </w:r>
          </w:p>
        </w:tc>
      </w:tr>
      <w:tr w:rsidR="00C02792" w:rsidRPr="00096D2A" w14:paraId="0C5C3ABB"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44DE47B5"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E71BC94" w14:textId="4E3CC860" w:rsidR="00C02792" w:rsidRPr="00096D2A" w:rsidRDefault="48980D2F" w:rsidP="014594D8">
            <w:r>
              <w:t>Not applicable.</w:t>
            </w:r>
          </w:p>
        </w:tc>
      </w:tr>
    </w:tbl>
    <w:p w14:paraId="42CE5E73" w14:textId="77777777" w:rsidR="002E2981" w:rsidRPr="00096D2A" w:rsidRDefault="002E2981" w:rsidP="002E2981"/>
    <w:p w14:paraId="763754D3" w14:textId="08B8B176" w:rsidR="002E2981" w:rsidRPr="00096D2A" w:rsidRDefault="002E2981" w:rsidP="43A8F02C">
      <w:pPr>
        <w:pStyle w:val="ListParagraph"/>
        <w:numPr>
          <w:ilvl w:val="0"/>
          <w:numId w:val="6"/>
        </w:numPr>
        <w:rPr>
          <w:i/>
          <w:iCs/>
        </w:rPr>
      </w:pPr>
      <w:r w:rsidRPr="43A8F02C">
        <w:rPr>
          <w:i/>
          <w:iCs/>
        </w:rPr>
        <w:t>Who is afforded protections under the law? (e.g., natural or legal persons)</w:t>
      </w:r>
    </w:p>
    <w:p w14:paraId="3EC1D5CB" w14:textId="77777777" w:rsidR="002E2981" w:rsidRPr="00096D2A" w:rsidRDefault="002E2981" w:rsidP="002E2981"/>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B14F250"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4945DDEB"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85F4CE0" w14:textId="507ED39A" w:rsidR="00C02792" w:rsidRPr="00096D2A" w:rsidRDefault="00C02792">
            <w:r w:rsidRPr="00096D2A">
              <w:t> </w:t>
            </w:r>
            <w:r w:rsidR="002104FC" w:rsidRPr="002104FC">
              <w:t xml:space="preserve">The provisions relating to data protection contained in the Digital Code aim to protect both individuals and legal entities whose personal data are processed in the </w:t>
            </w:r>
            <w:ins w:id="132" w:author="Bahar Toto" w:date="2025-11-04T12:36:00Z" w16du:dateUtc="2025-11-04T12:36:00Z">
              <w:r w:rsidR="00405CDC" w:rsidRPr="002104FC">
                <w:t>Democratic Republic of Congo</w:t>
              </w:r>
            </w:ins>
            <w:del w:id="133" w:author="Bahar Toto" w:date="2025-11-04T12:36:00Z" w16du:dateUtc="2025-11-04T12:36:00Z">
              <w:r w:rsidR="002104FC" w:rsidRPr="002104FC" w:rsidDel="00405CDC">
                <w:delText>DRC</w:delText>
              </w:r>
            </w:del>
            <w:ins w:id="134" w:author="Bahar Toto" w:date="2025-11-04T14:42:00Z" w16du:dateUtc="2025-11-04T14:42:00Z">
              <w:r w:rsidR="000B47E0">
                <w:t xml:space="preserve"> (DRC)</w:t>
              </w:r>
            </w:ins>
            <w:del w:id="135" w:author="Bahar Toto" w:date="2025-11-04T12:36:00Z" w16du:dateUtc="2025-11-04T12:36:00Z">
              <w:r w:rsidR="002104FC" w:rsidRPr="002104FC" w:rsidDel="00405CDC">
                <w:delText xml:space="preserve"> </w:delText>
              </w:r>
            </w:del>
            <w:r w:rsidR="002104FC" w:rsidRPr="002104FC">
              <w:t xml:space="preserve">or abroad but intended for the </w:t>
            </w:r>
            <w:del w:id="136" w:author="Bahar Toto" w:date="2025-11-04T14:42:00Z" w16du:dateUtc="2025-11-04T14:42:00Z">
              <w:r w:rsidR="002104FC" w:rsidRPr="002104FC" w:rsidDel="000B47E0">
                <w:delText>Democratic Republic of Congo</w:delText>
              </w:r>
            </w:del>
            <w:ins w:id="137" w:author="Bahar Toto" w:date="2025-11-04T14:42:00Z" w16du:dateUtc="2025-11-04T14:42:00Z">
              <w:r w:rsidR="000B47E0">
                <w:t>DRC</w:t>
              </w:r>
            </w:ins>
            <w:r w:rsidR="002104FC" w:rsidRPr="002104FC">
              <w:t>.</w:t>
            </w:r>
          </w:p>
        </w:tc>
      </w:tr>
      <w:tr w:rsidR="00C02792" w:rsidRPr="00096D2A" w14:paraId="3962EF1A"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DA09EBD"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5F66A8F" w14:textId="27D30539" w:rsidR="00C02792" w:rsidRPr="00096D2A" w:rsidRDefault="00C02792">
            <w:del w:id="138" w:author="Bahar Toto" w:date="2025-11-04T12:36:00Z" w16du:dateUtc="2025-11-04T12:36:00Z">
              <w:r w:rsidRPr="00096D2A" w:rsidDel="00405CDC">
                <w:delText> </w:delText>
              </w:r>
            </w:del>
            <w:r w:rsidR="007A0456">
              <w:t>Art</w:t>
            </w:r>
            <w:ins w:id="139" w:author="Bahar Toto" w:date="2025-11-04T12:36:00Z" w16du:dateUtc="2025-11-04T12:36:00Z">
              <w:r w:rsidR="00405CDC">
                <w:t>icle</w:t>
              </w:r>
            </w:ins>
            <w:del w:id="140" w:author="Bahar Toto" w:date="2025-11-04T12:36:00Z" w16du:dateUtc="2025-11-04T12:36:00Z">
              <w:r w:rsidR="007A0456" w:rsidDel="00405CDC">
                <w:delText>.</w:delText>
              </w:r>
            </w:del>
            <w:r w:rsidR="007A0456">
              <w:t xml:space="preserve">184 </w:t>
            </w:r>
            <w:ins w:id="141" w:author="Bahar Toto" w:date="2025-11-04T12:36:00Z" w16du:dateUtc="2025-11-04T12:36:00Z">
              <w:r w:rsidR="00405CDC">
                <w:t xml:space="preserve">of the </w:t>
              </w:r>
            </w:ins>
            <w:r w:rsidR="007A0456">
              <w:t>Digital Code</w:t>
            </w:r>
          </w:p>
        </w:tc>
      </w:tr>
      <w:tr w:rsidR="00C02792" w:rsidRPr="00096D2A" w14:paraId="56B30186"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237B9BA7"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80F1C06" w14:textId="4B2AD926" w:rsidR="00C02792" w:rsidRPr="00096D2A" w:rsidRDefault="46489B69" w:rsidP="014594D8">
            <w:r>
              <w:t>Not applicable.</w:t>
            </w:r>
          </w:p>
        </w:tc>
      </w:tr>
    </w:tbl>
    <w:p w14:paraId="4999D4C8" w14:textId="77777777" w:rsidR="002E2981" w:rsidRPr="00096D2A" w:rsidRDefault="002E2981" w:rsidP="002E2981"/>
    <w:p w14:paraId="43BE24E1" w14:textId="77777777" w:rsidR="002E2981" w:rsidRPr="00096D2A" w:rsidRDefault="002E2981" w:rsidP="00E27686">
      <w:pPr>
        <w:pStyle w:val="ListParagraph"/>
        <w:numPr>
          <w:ilvl w:val="0"/>
          <w:numId w:val="6"/>
        </w:numPr>
        <w:rPr>
          <w:i/>
          <w:iCs/>
        </w:rPr>
      </w:pPr>
      <w:r w:rsidRPr="00096D2A">
        <w:rPr>
          <w:i/>
          <w:iCs/>
        </w:rPr>
        <w:t>Does the law(s) apply to deceased persons?</w:t>
      </w:r>
    </w:p>
    <w:p w14:paraId="74A2D686" w14:textId="77777777" w:rsidR="002E2981" w:rsidRPr="00096D2A" w:rsidRDefault="002E2981" w:rsidP="002E2981"/>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46BCA9E4"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2C4E4860"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23B446B" w14:textId="7317D36D" w:rsidR="00C02792" w:rsidRPr="00096D2A" w:rsidRDefault="00C02792">
            <w:r w:rsidRPr="00096D2A">
              <w:t> </w:t>
            </w:r>
            <w:r w:rsidR="00716249" w:rsidRPr="00716249">
              <w:t xml:space="preserve">The </w:t>
            </w:r>
            <w:ins w:id="142" w:author="Bahar Toto" w:date="2025-11-04T12:36:00Z" w16du:dateUtc="2025-11-04T12:36:00Z">
              <w:r w:rsidR="00405CDC">
                <w:t xml:space="preserve">Digital </w:t>
              </w:r>
            </w:ins>
            <w:r w:rsidR="00716249" w:rsidRPr="00716249">
              <w:t>Code does not apply to deceased persons but grants individuals the right to specify how their data should be managed after death.</w:t>
            </w:r>
          </w:p>
        </w:tc>
      </w:tr>
      <w:tr w:rsidR="00C02792" w:rsidRPr="00096D2A" w14:paraId="19EC9111"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4ECE74AE"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15F23C8" w14:textId="0E7A4BD5" w:rsidR="00C02792" w:rsidRPr="00096D2A" w:rsidRDefault="00C02792">
            <w:del w:id="143" w:author="Bahar Toto" w:date="2025-11-04T12:36:00Z" w16du:dateUtc="2025-11-04T12:36:00Z">
              <w:r w:rsidRPr="00096D2A" w:rsidDel="00405CDC">
                <w:delText> </w:delText>
              </w:r>
            </w:del>
            <w:r w:rsidR="00AE4E87">
              <w:t>Art</w:t>
            </w:r>
            <w:ins w:id="144" w:author="Bahar Toto" w:date="2025-11-04T12:36:00Z" w16du:dateUtc="2025-11-04T12:36:00Z">
              <w:r w:rsidR="00405CDC">
                <w:t>icle</w:t>
              </w:r>
            </w:ins>
            <w:del w:id="145" w:author="Bahar Toto" w:date="2025-11-04T12:36:00Z" w16du:dateUtc="2025-11-04T12:36:00Z">
              <w:r w:rsidR="00AE4E87" w:rsidDel="00405CDC">
                <w:delText>.</w:delText>
              </w:r>
            </w:del>
            <w:r w:rsidR="00AE4E87">
              <w:t xml:space="preserve"> 208 </w:t>
            </w:r>
            <w:ins w:id="146" w:author="Bahar Toto" w:date="2025-11-04T12:36:00Z" w16du:dateUtc="2025-11-04T12:36:00Z">
              <w:r w:rsidR="00405CDC">
                <w:t xml:space="preserve">of the </w:t>
              </w:r>
            </w:ins>
            <w:r w:rsidR="00AE4E87">
              <w:t xml:space="preserve">Digital </w:t>
            </w:r>
            <w:r w:rsidR="008E5710">
              <w:t>C</w:t>
            </w:r>
            <w:r w:rsidR="00AE4E87">
              <w:t>ode</w:t>
            </w:r>
            <w:del w:id="147" w:author="Bahar Toto" w:date="2025-11-04T12:36:00Z" w16du:dateUtc="2025-11-04T12:36:00Z">
              <w:r w:rsidR="00AE4E87" w:rsidDel="00405CDC">
                <w:delText>.</w:delText>
              </w:r>
            </w:del>
          </w:p>
        </w:tc>
      </w:tr>
      <w:tr w:rsidR="00C02792" w:rsidRPr="00096D2A" w14:paraId="37FFC790"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2385F1C0"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4980B8B" w14:textId="3C99043C" w:rsidR="00C02792" w:rsidRPr="00096D2A" w:rsidRDefault="219F22B1" w:rsidP="014594D8">
            <w:r>
              <w:t>Not applicable.</w:t>
            </w:r>
          </w:p>
        </w:tc>
      </w:tr>
    </w:tbl>
    <w:p w14:paraId="0D44D88E" w14:textId="77777777" w:rsidR="002E2981" w:rsidRPr="00096D2A" w:rsidRDefault="002E2981" w:rsidP="002E2981"/>
    <w:p w14:paraId="709999BC" w14:textId="77777777" w:rsidR="002E2981" w:rsidRPr="00096D2A" w:rsidRDefault="002E2981" w:rsidP="00E27686">
      <w:pPr>
        <w:pStyle w:val="ListParagraph"/>
        <w:numPr>
          <w:ilvl w:val="0"/>
          <w:numId w:val="6"/>
        </w:numPr>
        <w:rPr>
          <w:i/>
          <w:iCs/>
        </w:rPr>
      </w:pPr>
      <w:r w:rsidRPr="00096D2A">
        <w:rPr>
          <w:i/>
          <w:iCs/>
        </w:rPr>
        <w:t xml:space="preserve">Does the law(s) apply to residents? </w:t>
      </w:r>
    </w:p>
    <w:p w14:paraId="5E95205E" w14:textId="77777777" w:rsidR="002E2981" w:rsidRPr="00096D2A" w:rsidRDefault="002E2981" w:rsidP="002E2981"/>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5CE7540"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6A97A0A6"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5FAE921" w14:textId="214D02A5" w:rsidR="00C02792" w:rsidRPr="00096D2A" w:rsidRDefault="00716249" w:rsidP="001C4773">
            <w:pPr>
              <w:pStyle w:val="NormalWeb"/>
              <w:rPr>
                <w:lang w:eastAsia="fr-FR"/>
              </w:rPr>
            </w:pPr>
            <w:r w:rsidRPr="00716249">
              <w:t xml:space="preserve">The laws protect residents of the </w:t>
            </w:r>
            <w:ins w:id="148" w:author="Bahar Toto" w:date="2025-11-04T14:42:00Z" w16du:dateUtc="2025-11-04T14:42:00Z">
              <w:r w:rsidR="000B47E0">
                <w:t>DRC</w:t>
              </w:r>
            </w:ins>
            <w:ins w:id="149" w:author="Bahar Toto" w:date="2025-11-04T12:36:00Z" w16du:dateUtc="2025-11-04T12:36:00Z">
              <w:r w:rsidR="00405CDC">
                <w:t xml:space="preserve"> </w:t>
              </w:r>
            </w:ins>
            <w:del w:id="150" w:author="Bahar Toto" w:date="2025-11-04T12:36:00Z" w16du:dateUtc="2025-11-04T12:36:00Z">
              <w:r w:rsidRPr="00716249" w:rsidDel="00405CDC">
                <w:delText xml:space="preserve">DRC </w:delText>
              </w:r>
            </w:del>
            <w:r w:rsidRPr="00716249">
              <w:t xml:space="preserve">by applying to personal data processing done domestically or abroad, </w:t>
            </w:r>
            <w:proofErr w:type="gramStart"/>
            <w:r w:rsidRPr="00716249">
              <w:t>as long as</w:t>
            </w:r>
            <w:proofErr w:type="gramEnd"/>
            <w:r w:rsidRPr="00716249">
              <w:t xml:space="preserve"> the data processing targets the </w:t>
            </w:r>
            <w:ins w:id="151" w:author="Bahar Toto" w:date="2025-11-04T14:42:00Z" w16du:dateUtc="2025-11-04T14:42:00Z">
              <w:r w:rsidR="000B47E0">
                <w:t xml:space="preserve">DRC </w:t>
              </w:r>
            </w:ins>
            <w:del w:id="152" w:author="Bahar Toto" w:date="2025-11-04T14:42:00Z" w16du:dateUtc="2025-11-04T14:42:00Z">
              <w:r w:rsidRPr="00716249" w:rsidDel="000B47E0">
                <w:delText>Democratic Republic of Congo</w:delText>
              </w:r>
            </w:del>
            <w:r w:rsidRPr="00716249">
              <w:t>.</w:t>
            </w:r>
          </w:p>
        </w:tc>
      </w:tr>
      <w:tr w:rsidR="00C02792" w:rsidRPr="00096D2A" w14:paraId="3CAD8BB4"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2C74DF0F"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A9E0EE1" w14:textId="13078880" w:rsidR="00C02792" w:rsidRPr="00096D2A" w:rsidRDefault="00C02792">
            <w:del w:id="153" w:author="Bahar Toto" w:date="2025-11-04T12:37:00Z" w16du:dateUtc="2025-11-04T12:37:00Z">
              <w:r w:rsidRPr="00096D2A" w:rsidDel="00405CDC">
                <w:delText> </w:delText>
              </w:r>
            </w:del>
            <w:r w:rsidR="008E5710">
              <w:t>Art</w:t>
            </w:r>
            <w:ins w:id="154" w:author="Bahar Toto" w:date="2025-11-04T12:37:00Z" w16du:dateUtc="2025-11-04T12:37:00Z">
              <w:r w:rsidR="00405CDC">
                <w:t>icle</w:t>
              </w:r>
            </w:ins>
            <w:del w:id="155" w:author="Bahar Toto" w:date="2025-11-04T12:37:00Z" w16du:dateUtc="2025-11-04T12:37:00Z">
              <w:r w:rsidR="008E5710" w:rsidDel="00405CDC">
                <w:delText>.</w:delText>
              </w:r>
            </w:del>
            <w:r w:rsidR="008E5710">
              <w:t xml:space="preserve"> </w:t>
            </w:r>
            <w:r w:rsidR="00186BB1">
              <w:t>184</w:t>
            </w:r>
            <w:ins w:id="156" w:author="Bahar Toto" w:date="2025-11-04T12:37:00Z" w16du:dateUtc="2025-11-04T12:37:00Z">
              <w:r w:rsidR="00405CDC">
                <w:t xml:space="preserve"> of the</w:t>
              </w:r>
            </w:ins>
            <w:r w:rsidR="00186BB1">
              <w:t xml:space="preserve"> </w:t>
            </w:r>
            <w:r w:rsidR="008E5710">
              <w:t>Digital Code</w:t>
            </w:r>
          </w:p>
        </w:tc>
      </w:tr>
      <w:tr w:rsidR="00C02792" w:rsidRPr="00096D2A" w14:paraId="7494960F"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68D55A8B"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BFF84C0" w14:textId="58AC9243" w:rsidR="00C02792" w:rsidRPr="00096D2A" w:rsidRDefault="4F359655" w:rsidP="014594D8">
            <w:r>
              <w:t>Not applicable.</w:t>
            </w:r>
          </w:p>
        </w:tc>
      </w:tr>
    </w:tbl>
    <w:p w14:paraId="0FDC82A1" w14:textId="77777777" w:rsidR="002E2981" w:rsidRPr="00096D2A" w:rsidRDefault="002E2981" w:rsidP="002E2981"/>
    <w:p w14:paraId="2EDD6958" w14:textId="4FABC4DF" w:rsidR="002E2981" w:rsidRPr="00096D2A" w:rsidRDefault="22ECA0DB" w:rsidP="00E27686">
      <w:pPr>
        <w:pStyle w:val="ListParagraph"/>
        <w:numPr>
          <w:ilvl w:val="0"/>
          <w:numId w:val="6"/>
        </w:numPr>
        <w:rPr>
          <w:i/>
          <w:iCs/>
        </w:rPr>
      </w:pPr>
      <w:r w:rsidRPr="0D1F5AA8">
        <w:rPr>
          <w:i/>
          <w:iCs/>
        </w:rPr>
        <w:t>Are there any exemptions?</w:t>
      </w:r>
    </w:p>
    <w:p w14:paraId="1876C0FF" w14:textId="2B95154D" w:rsidR="0D1F5AA8" w:rsidRDefault="0D1F5AA8" w:rsidP="0D1F5AA8">
      <w:pPr>
        <w:rPr>
          <w:i/>
          <w:iCs/>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4500"/>
        <w:gridCol w:w="4500"/>
      </w:tblGrid>
      <w:tr w:rsidR="0D1F5AA8" w14:paraId="749D8C20" w14:textId="77777777" w:rsidTr="0D1F5AA8">
        <w:trPr>
          <w:trHeight w:val="300"/>
        </w:trPr>
        <w:tc>
          <w:tcPr>
            <w:tcW w:w="4500" w:type="dxa"/>
            <w:tcBorders>
              <w:top w:val="single" w:sz="6" w:space="0" w:color="auto"/>
              <w:left w:val="single" w:sz="6" w:space="0" w:color="auto"/>
              <w:bottom w:val="single" w:sz="6" w:space="0" w:color="auto"/>
              <w:right w:val="single" w:sz="6" w:space="0" w:color="auto"/>
            </w:tcBorders>
          </w:tcPr>
          <w:p w14:paraId="0E5ABF4B" w14:textId="77777777" w:rsidR="0D1F5AA8" w:rsidRDefault="0D1F5AA8">
            <w:r w:rsidRPr="0D1F5AA8">
              <w:rPr>
                <w:i/>
                <w:iCs/>
              </w:rPr>
              <w:t>Response</w:t>
            </w:r>
            <w:r>
              <w:t> </w:t>
            </w:r>
          </w:p>
        </w:tc>
        <w:tc>
          <w:tcPr>
            <w:tcW w:w="4500" w:type="dxa"/>
            <w:tcBorders>
              <w:top w:val="single" w:sz="6" w:space="0" w:color="auto"/>
              <w:left w:val="single" w:sz="6" w:space="0" w:color="auto"/>
              <w:bottom w:val="single" w:sz="6" w:space="0" w:color="auto"/>
              <w:right w:val="single" w:sz="6" w:space="0" w:color="auto"/>
            </w:tcBorders>
          </w:tcPr>
          <w:p w14:paraId="4DC60630" w14:textId="6B532461" w:rsidR="0D1F5AA8" w:rsidRDefault="0D1F5AA8" w:rsidP="00A878CD">
            <w:r>
              <w:t> </w:t>
            </w:r>
            <w:r w:rsidR="00716249" w:rsidRPr="00716249">
              <w:t>Yes, the following are exempt: personal or domestic data processing not intended for distribution, temporary copies necessary for data transmission over networks, and processing carried out by authorities for the prevention and prosecution of criminal offenses as well as for public security.</w:t>
            </w:r>
          </w:p>
        </w:tc>
      </w:tr>
      <w:tr w:rsidR="0D1F5AA8" w14:paraId="0B1F4A35" w14:textId="77777777" w:rsidTr="0D1F5AA8">
        <w:trPr>
          <w:trHeight w:val="300"/>
        </w:trPr>
        <w:tc>
          <w:tcPr>
            <w:tcW w:w="4500" w:type="dxa"/>
            <w:tcBorders>
              <w:top w:val="single" w:sz="6" w:space="0" w:color="auto"/>
              <w:left w:val="single" w:sz="6" w:space="0" w:color="auto"/>
              <w:bottom w:val="single" w:sz="6" w:space="0" w:color="auto"/>
              <w:right w:val="single" w:sz="6" w:space="0" w:color="auto"/>
            </w:tcBorders>
          </w:tcPr>
          <w:p w14:paraId="6E4115D3" w14:textId="77777777" w:rsidR="0D1F5AA8" w:rsidRDefault="0D1F5AA8">
            <w:r w:rsidRPr="0D1F5AA8">
              <w:rPr>
                <w:i/>
                <w:iCs/>
              </w:rPr>
              <w:t>Citation</w:t>
            </w:r>
            <w:r>
              <w:t> </w:t>
            </w:r>
          </w:p>
        </w:tc>
        <w:tc>
          <w:tcPr>
            <w:tcW w:w="4500" w:type="dxa"/>
            <w:tcBorders>
              <w:top w:val="single" w:sz="6" w:space="0" w:color="auto"/>
              <w:left w:val="single" w:sz="6" w:space="0" w:color="auto"/>
              <w:bottom w:val="single" w:sz="6" w:space="0" w:color="auto"/>
              <w:right w:val="single" w:sz="6" w:space="0" w:color="auto"/>
            </w:tcBorders>
          </w:tcPr>
          <w:p w14:paraId="11D05DC7" w14:textId="574078DE" w:rsidR="0D1F5AA8" w:rsidRDefault="0D1F5AA8">
            <w:del w:id="157" w:author="Bahar Toto" w:date="2025-11-04T12:37:00Z" w16du:dateUtc="2025-11-04T12:37:00Z">
              <w:r w:rsidDel="00405CDC">
                <w:delText> </w:delText>
              </w:r>
            </w:del>
            <w:r w:rsidR="00716249">
              <w:t>Art</w:t>
            </w:r>
            <w:ins w:id="158" w:author="Bahar Toto" w:date="2025-11-04T12:37:00Z" w16du:dateUtc="2025-11-04T12:37:00Z">
              <w:r w:rsidR="00405CDC">
                <w:t>icle</w:t>
              </w:r>
            </w:ins>
            <w:del w:id="159" w:author="Bahar Toto" w:date="2025-11-04T12:37:00Z" w16du:dateUtc="2025-11-04T12:37:00Z">
              <w:r w:rsidR="00716249" w:rsidDel="00405CDC">
                <w:delText>.</w:delText>
              </w:r>
            </w:del>
            <w:r w:rsidR="00716249">
              <w:t xml:space="preserve"> 185</w:t>
            </w:r>
            <w:ins w:id="160" w:author="Bahar Toto" w:date="2025-11-04T12:37:00Z" w16du:dateUtc="2025-11-04T12:37:00Z">
              <w:r w:rsidR="00405CDC">
                <w:t xml:space="preserve"> of the</w:t>
              </w:r>
            </w:ins>
            <w:r w:rsidR="00716249">
              <w:t xml:space="preserve"> Digital Code</w:t>
            </w:r>
          </w:p>
        </w:tc>
      </w:tr>
      <w:tr w:rsidR="0D1F5AA8" w14:paraId="51C9FC68" w14:textId="77777777" w:rsidTr="0D1F5AA8">
        <w:trPr>
          <w:trHeight w:val="300"/>
        </w:trPr>
        <w:tc>
          <w:tcPr>
            <w:tcW w:w="4500" w:type="dxa"/>
            <w:tcBorders>
              <w:top w:val="single" w:sz="6" w:space="0" w:color="auto"/>
              <w:left w:val="single" w:sz="6" w:space="0" w:color="auto"/>
              <w:bottom w:val="single" w:sz="6" w:space="0" w:color="auto"/>
              <w:right w:val="single" w:sz="6" w:space="0" w:color="auto"/>
            </w:tcBorders>
          </w:tcPr>
          <w:p w14:paraId="54FCA87B" w14:textId="77777777" w:rsidR="0D1F5AA8" w:rsidRDefault="0D1F5AA8" w:rsidP="0D1F5AA8">
            <w:pPr>
              <w:rPr>
                <w:i/>
                <w:iCs/>
              </w:rPr>
            </w:pPr>
            <w:r w:rsidRPr="0D1F5AA8">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C0E1575" w14:textId="58AC9243" w:rsidR="0D1F5AA8" w:rsidRDefault="0D1F5AA8" w:rsidP="0D1F5AA8">
            <w:r>
              <w:t>Not applicable.</w:t>
            </w:r>
          </w:p>
        </w:tc>
      </w:tr>
    </w:tbl>
    <w:p w14:paraId="075F5EB3" w14:textId="62B98F35" w:rsidR="0D1F5AA8" w:rsidRDefault="0D1F5AA8" w:rsidP="0D1F5AA8">
      <w:pPr>
        <w:rPr>
          <w:i/>
          <w:iCs/>
        </w:rPr>
      </w:pPr>
    </w:p>
    <w:p w14:paraId="6682875A" w14:textId="77777777" w:rsidR="002E2981" w:rsidRPr="00096D2A" w:rsidRDefault="002E2981" w:rsidP="005A0AFD"/>
    <w:p w14:paraId="7052AE4B" w14:textId="4F8E0C07" w:rsidR="002E2981" w:rsidRPr="00096D2A" w:rsidRDefault="002E2981" w:rsidP="005A0AFD">
      <w:r w:rsidRPr="00096D2A">
        <w:t>2.2. Territorial scope</w:t>
      </w:r>
    </w:p>
    <w:p w14:paraId="4833E7AE" w14:textId="77777777" w:rsidR="002E2981" w:rsidRPr="00096D2A" w:rsidRDefault="002E2981" w:rsidP="005A0AFD">
      <w:pPr>
        <w:rPr>
          <w:i/>
          <w:iCs/>
        </w:rPr>
      </w:pPr>
    </w:p>
    <w:p w14:paraId="124AA2C0" w14:textId="77777777" w:rsidR="002E2981" w:rsidRPr="00096D2A" w:rsidRDefault="002E2981" w:rsidP="00E27686">
      <w:pPr>
        <w:pStyle w:val="ListParagraph"/>
        <w:numPr>
          <w:ilvl w:val="0"/>
          <w:numId w:val="6"/>
        </w:numPr>
        <w:rPr>
          <w:i/>
          <w:iCs/>
        </w:rPr>
      </w:pPr>
      <w:r w:rsidRPr="00096D2A">
        <w:rPr>
          <w:i/>
          <w:iCs/>
        </w:rPr>
        <w:t xml:space="preserve">What is the territorial scope of the law(s)? </w:t>
      </w:r>
    </w:p>
    <w:p w14:paraId="7648C57A"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56B04C1D"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34DB543"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72F8FE6" w14:textId="664FE3FC" w:rsidR="00C02792" w:rsidRPr="00096D2A" w:rsidRDefault="00C02792" w:rsidP="001C4773">
            <w:pPr>
              <w:pStyle w:val="NormalWeb"/>
              <w:rPr>
                <w:lang w:eastAsia="fr-FR"/>
              </w:rPr>
            </w:pPr>
            <w:r w:rsidRPr="00096D2A">
              <w:t> </w:t>
            </w:r>
            <w:r w:rsidR="00186BB1">
              <w:t>The provisions relating to personal data protection apply to data processing carried out within the national territory</w:t>
            </w:r>
            <w:r w:rsidR="00D11E85">
              <w:t>.</w:t>
            </w:r>
          </w:p>
        </w:tc>
      </w:tr>
      <w:tr w:rsidR="00C02792" w:rsidRPr="00096D2A" w14:paraId="6A71BAE4"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4464D20C"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ADAE435" w14:textId="6B17D836" w:rsidR="00C02792" w:rsidRPr="00096D2A" w:rsidRDefault="00C02792">
            <w:del w:id="161" w:author="Bahar Toto" w:date="2025-11-04T12:37:00Z" w16du:dateUtc="2025-11-04T12:37:00Z">
              <w:r w:rsidRPr="00096D2A" w:rsidDel="00405CDC">
                <w:delText> </w:delText>
              </w:r>
            </w:del>
            <w:r w:rsidR="00186BB1">
              <w:t>Art</w:t>
            </w:r>
            <w:ins w:id="162" w:author="Bahar Toto" w:date="2025-11-04T12:37:00Z" w16du:dateUtc="2025-11-04T12:37:00Z">
              <w:r w:rsidR="00405CDC">
                <w:t>icle</w:t>
              </w:r>
            </w:ins>
            <w:del w:id="163" w:author="Bahar Toto" w:date="2025-11-04T12:37:00Z" w16du:dateUtc="2025-11-04T12:37:00Z">
              <w:r w:rsidR="00186BB1" w:rsidDel="00405CDC">
                <w:delText>.</w:delText>
              </w:r>
            </w:del>
            <w:r w:rsidR="00186BB1">
              <w:t xml:space="preserve"> 184</w:t>
            </w:r>
            <w:del w:id="164" w:author="Bahar Toto" w:date="2025-11-04T12:37:00Z" w16du:dateUtc="2025-11-04T12:37:00Z">
              <w:r w:rsidR="00186BB1" w:rsidDel="00405CDC">
                <w:delText xml:space="preserve">, </w:delText>
              </w:r>
              <w:r w:rsidR="00716249" w:rsidDel="00405CDC">
                <w:delText>§</w:delText>
              </w:r>
            </w:del>
            <w:ins w:id="165" w:author="Bahar Toto" w:date="2025-11-04T12:37:00Z" w16du:dateUtc="2025-11-04T12:37:00Z">
              <w:r w:rsidR="00405CDC">
                <w:t>(</w:t>
              </w:r>
            </w:ins>
            <w:r w:rsidR="00186BB1">
              <w:t>3</w:t>
            </w:r>
            <w:ins w:id="166" w:author="Bahar Toto" w:date="2025-11-04T12:37:00Z" w16du:dateUtc="2025-11-04T12:37:00Z">
              <w:r w:rsidR="00405CDC">
                <w:t>)</w:t>
              </w:r>
            </w:ins>
            <w:del w:id="167" w:author="Bahar Toto" w:date="2025-11-04T12:37:00Z" w16du:dateUtc="2025-11-04T12:37:00Z">
              <w:r w:rsidR="00186BB1" w:rsidDel="00405CDC">
                <w:delText>.</w:delText>
              </w:r>
            </w:del>
            <w:ins w:id="168" w:author="Bahar Toto" w:date="2025-11-04T12:37:00Z" w16du:dateUtc="2025-11-04T12:37:00Z">
              <w:r w:rsidR="00405CDC">
                <w:t xml:space="preserve"> of the Digital Code</w:t>
              </w:r>
            </w:ins>
          </w:p>
        </w:tc>
      </w:tr>
      <w:tr w:rsidR="00C02792" w:rsidRPr="00096D2A" w14:paraId="3710524C"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281B9D6A"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672A427" w14:textId="04AA2FA3" w:rsidR="00C02792" w:rsidRPr="00096D2A" w:rsidRDefault="0F2E875C" w:rsidP="014594D8">
            <w:r>
              <w:t>Not applicable.</w:t>
            </w:r>
          </w:p>
        </w:tc>
      </w:tr>
    </w:tbl>
    <w:p w14:paraId="73442797" w14:textId="77777777" w:rsidR="002E2981" w:rsidRPr="00096D2A" w:rsidRDefault="002E2981" w:rsidP="002E2981">
      <w:pPr>
        <w:rPr>
          <w:i/>
          <w:iCs/>
        </w:rPr>
      </w:pPr>
    </w:p>
    <w:p w14:paraId="54525F97" w14:textId="77777777" w:rsidR="002E2981" w:rsidRPr="00096D2A" w:rsidRDefault="002E2981" w:rsidP="00E27686">
      <w:pPr>
        <w:pStyle w:val="ListParagraph"/>
        <w:numPr>
          <w:ilvl w:val="0"/>
          <w:numId w:val="6"/>
        </w:numPr>
        <w:rPr>
          <w:i/>
          <w:iCs/>
        </w:rPr>
      </w:pPr>
      <w:r w:rsidRPr="00096D2A">
        <w:rPr>
          <w:i/>
          <w:iCs/>
        </w:rPr>
        <w:t xml:space="preserve">What is the extraterritorial scope of the law(s)? </w:t>
      </w:r>
    </w:p>
    <w:p w14:paraId="396B7F7A"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08B98AE6"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831F731"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FE4D482" w14:textId="339422F2" w:rsidR="00C02792" w:rsidRPr="00096D2A" w:rsidRDefault="00C02792" w:rsidP="001C4773">
            <w:pPr>
              <w:pStyle w:val="NormalWeb"/>
              <w:rPr>
                <w:lang w:eastAsia="fr-FR"/>
              </w:rPr>
            </w:pPr>
            <w:r w:rsidRPr="00096D2A">
              <w:t> </w:t>
            </w:r>
            <w:r w:rsidR="00D11E85">
              <w:t xml:space="preserve">The provisions relating to personal data protection apply to data processing carried out </w:t>
            </w:r>
            <w:r w:rsidR="00D11E85">
              <w:lastRenderedPageBreak/>
              <w:t xml:space="preserve">abroad but intended for the </w:t>
            </w:r>
            <w:ins w:id="169" w:author="Bahar Toto" w:date="2025-11-04T14:42:00Z" w16du:dateUtc="2025-11-04T14:42:00Z">
              <w:r w:rsidR="000B47E0">
                <w:t xml:space="preserve">DRC </w:t>
              </w:r>
            </w:ins>
            <w:del w:id="170" w:author="Bahar Toto" w:date="2025-11-04T14:42:00Z" w16du:dateUtc="2025-11-04T14:42:00Z">
              <w:r w:rsidR="00D11E85" w:rsidDel="000B47E0">
                <w:delText>Democratic Republic of Congo</w:delText>
              </w:r>
            </w:del>
            <w:r w:rsidR="00D11E85">
              <w:t>.</w:t>
            </w:r>
          </w:p>
        </w:tc>
      </w:tr>
      <w:tr w:rsidR="00C02792" w:rsidRPr="00096D2A" w14:paraId="15A097C6"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51123CD8"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3B51983" w14:textId="659CC34A" w:rsidR="00C02792" w:rsidRPr="00096D2A" w:rsidRDefault="00C02792">
            <w:del w:id="171" w:author="Bahar Toto" w:date="2025-11-04T21:24:00Z" w16du:dateUtc="2025-11-04T21:24:00Z">
              <w:r w:rsidRPr="00096D2A" w:rsidDel="00AD2DD3">
                <w:delText> </w:delText>
              </w:r>
            </w:del>
            <w:r w:rsidR="00D11E85">
              <w:t>Art</w:t>
            </w:r>
            <w:ins w:id="172" w:author="Bahar Toto" w:date="2025-11-04T21:23:00Z" w16du:dateUtc="2025-11-04T21:23:00Z">
              <w:r w:rsidR="00AD2DD3">
                <w:t>icle 184(3) of the Digital Code</w:t>
              </w:r>
            </w:ins>
            <w:del w:id="173" w:author="Bahar Toto" w:date="2025-11-04T21:23:00Z" w16du:dateUtc="2025-11-04T21:23:00Z">
              <w:r w:rsidR="00D11E85" w:rsidDel="00AD2DD3">
                <w:delText xml:space="preserve">. 184, </w:delText>
              </w:r>
              <w:r w:rsidR="00034333" w:rsidDel="00AD2DD3">
                <w:delText>§</w:delText>
              </w:r>
              <w:r w:rsidR="00D11E85" w:rsidDel="00AD2DD3">
                <w:delText>3.</w:delText>
              </w:r>
            </w:del>
          </w:p>
        </w:tc>
      </w:tr>
      <w:tr w:rsidR="00C02792" w:rsidRPr="00096D2A" w14:paraId="2906B19F"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4CEB50F5"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A8DB286" w14:textId="5320538E" w:rsidR="00C02792" w:rsidRPr="00096D2A" w:rsidRDefault="0F2E875C" w:rsidP="014594D8">
            <w:r>
              <w:t>Not applicable.</w:t>
            </w:r>
          </w:p>
        </w:tc>
      </w:tr>
    </w:tbl>
    <w:p w14:paraId="1792B587" w14:textId="77777777" w:rsidR="002E2981" w:rsidRPr="00096D2A" w:rsidRDefault="002E2981" w:rsidP="002E2981">
      <w:pPr>
        <w:rPr>
          <w:i/>
          <w:iCs/>
        </w:rPr>
      </w:pPr>
    </w:p>
    <w:p w14:paraId="7729F466" w14:textId="77777777" w:rsidR="002E2981" w:rsidRPr="00096D2A" w:rsidRDefault="002E2981" w:rsidP="00E27686">
      <w:pPr>
        <w:pStyle w:val="ListParagraph"/>
        <w:numPr>
          <w:ilvl w:val="0"/>
          <w:numId w:val="6"/>
        </w:numPr>
        <w:rPr>
          <w:i/>
          <w:iCs/>
        </w:rPr>
      </w:pPr>
      <w:r w:rsidRPr="00096D2A">
        <w:rPr>
          <w:i/>
          <w:iCs/>
        </w:rPr>
        <w:t xml:space="preserve">Does the law(s) apply citizens living abroad? </w:t>
      </w:r>
    </w:p>
    <w:p w14:paraId="2C81B33F"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0CF21221"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0D8ECAB"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CFC0FAD" w14:textId="016C5DB9" w:rsidR="00C02792" w:rsidRPr="00096D2A" w:rsidRDefault="00C02792">
            <w:r w:rsidRPr="00096D2A">
              <w:t> </w:t>
            </w:r>
            <w:r w:rsidR="003D0986">
              <w:t xml:space="preserve">Yes, </w:t>
            </w:r>
            <w:del w:id="174" w:author="Bahar Toto" w:date="2025-11-04T12:37:00Z" w16du:dateUtc="2025-11-04T12:37:00Z">
              <w:r w:rsidR="003D0986" w:rsidDel="00405CDC">
                <w:delText xml:space="preserve">The </w:delText>
              </w:r>
            </w:del>
            <w:ins w:id="175" w:author="Bahar Toto" w:date="2025-11-04T12:37:00Z" w16du:dateUtc="2025-11-04T12:37:00Z">
              <w:r w:rsidR="00405CDC">
                <w:t>the</w:t>
              </w:r>
              <w:r w:rsidR="00405CDC">
                <w:t xml:space="preserve"> </w:t>
              </w:r>
            </w:ins>
            <w:r w:rsidR="003D0986">
              <w:t>Digital Code does not automatically apply to Congolese citizens living abroad if the processing of their data specifically targets the Congolese market, regardless of their place of residence.</w:t>
            </w:r>
          </w:p>
        </w:tc>
      </w:tr>
      <w:tr w:rsidR="00C02792" w:rsidRPr="00096D2A" w14:paraId="71DCEF3A"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DAE3665"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F699DF0" w14:textId="6ACE84F9" w:rsidR="00C02792" w:rsidRPr="00096D2A" w:rsidRDefault="00C02792">
            <w:del w:id="176" w:author="Bahar Toto" w:date="2025-11-04T12:38:00Z" w16du:dateUtc="2025-11-04T12:38:00Z">
              <w:r w:rsidRPr="00096D2A" w:rsidDel="00405CDC">
                <w:delText> </w:delText>
              </w:r>
            </w:del>
            <w:r w:rsidR="003001AD">
              <w:t>Art</w:t>
            </w:r>
            <w:ins w:id="177" w:author="Bahar Toto" w:date="2025-11-04T12:38:00Z" w16du:dateUtc="2025-11-04T12:38:00Z">
              <w:r w:rsidR="00405CDC">
                <w:t>icle</w:t>
              </w:r>
            </w:ins>
            <w:del w:id="178" w:author="Bahar Toto" w:date="2025-11-04T12:38:00Z" w16du:dateUtc="2025-11-04T12:38:00Z">
              <w:r w:rsidR="003001AD" w:rsidDel="00405CDC">
                <w:delText>.</w:delText>
              </w:r>
            </w:del>
            <w:r w:rsidR="003001AD">
              <w:t xml:space="preserve"> 184</w:t>
            </w:r>
            <w:del w:id="179" w:author="Bahar Toto" w:date="2025-11-04T12:38:00Z" w16du:dateUtc="2025-11-04T12:38:00Z">
              <w:r w:rsidR="003001AD" w:rsidDel="00405CDC">
                <w:delText>, §</w:delText>
              </w:r>
            </w:del>
            <w:ins w:id="180" w:author="Bahar Toto" w:date="2025-11-04T12:38:00Z" w16du:dateUtc="2025-11-04T12:38:00Z">
              <w:r w:rsidR="00405CDC">
                <w:t>(</w:t>
              </w:r>
            </w:ins>
            <w:r w:rsidR="003001AD">
              <w:t>3</w:t>
            </w:r>
            <w:ins w:id="181" w:author="Bahar Toto" w:date="2025-11-04T12:38:00Z" w16du:dateUtc="2025-11-04T12:38:00Z">
              <w:r w:rsidR="00405CDC">
                <w:t>) of the Digital Code</w:t>
              </w:r>
            </w:ins>
            <w:del w:id="182" w:author="Bahar Toto" w:date="2025-11-04T12:38:00Z" w16du:dateUtc="2025-11-04T12:38:00Z">
              <w:r w:rsidR="003001AD" w:rsidDel="00405CDC">
                <w:delText>.</w:delText>
              </w:r>
            </w:del>
          </w:p>
        </w:tc>
      </w:tr>
      <w:tr w:rsidR="00C02792" w:rsidRPr="00096D2A" w14:paraId="46F77EFE"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43D28B9E"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F42F680" w14:textId="28DCFF3C" w:rsidR="00C02792" w:rsidRPr="00096D2A" w:rsidRDefault="4F9C2E3E" w:rsidP="014594D8">
            <w:r>
              <w:t>Not applicable.</w:t>
            </w:r>
          </w:p>
        </w:tc>
      </w:tr>
    </w:tbl>
    <w:p w14:paraId="5AA0C6B0" w14:textId="77777777" w:rsidR="002E2981" w:rsidRPr="00096D2A" w:rsidRDefault="002E2981" w:rsidP="002E2981">
      <w:pPr>
        <w:rPr>
          <w:i/>
          <w:iCs/>
        </w:rPr>
      </w:pPr>
    </w:p>
    <w:p w14:paraId="1AF1394B" w14:textId="1F91F760" w:rsidR="002E2981" w:rsidRPr="00096D2A" w:rsidRDefault="002E2981" w:rsidP="00E27686">
      <w:pPr>
        <w:pStyle w:val="ListParagraph"/>
        <w:numPr>
          <w:ilvl w:val="0"/>
          <w:numId w:val="6"/>
        </w:numPr>
        <w:rPr>
          <w:i/>
          <w:iCs/>
        </w:rPr>
      </w:pPr>
      <w:r w:rsidRPr="00096D2A">
        <w:rPr>
          <w:i/>
          <w:iCs/>
        </w:rPr>
        <w:t>Are there any exemptions?</w:t>
      </w:r>
    </w:p>
    <w:p w14:paraId="439FEA50" w14:textId="77777777" w:rsidR="002E2981" w:rsidRPr="00096D2A" w:rsidRDefault="002E2981" w:rsidP="005A0AFD"/>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2BBE4603"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1FCF9EBB"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B093835" w14:textId="7636A63C" w:rsidR="00C02792" w:rsidRPr="00096D2A" w:rsidRDefault="00C02792">
            <w:r w:rsidRPr="00096D2A">
              <w:t> </w:t>
            </w:r>
            <w:r w:rsidR="003D0986">
              <w:t>No</w:t>
            </w:r>
            <w:ins w:id="183" w:author="Bahar Toto" w:date="2025-11-04T12:38:00Z" w16du:dateUtc="2025-11-04T12:38:00Z">
              <w:r w:rsidR="00405CDC">
                <w:t>.</w:t>
              </w:r>
            </w:ins>
          </w:p>
        </w:tc>
      </w:tr>
      <w:tr w:rsidR="00C02792" w:rsidRPr="00096D2A" w14:paraId="38471373"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D90A533"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11E73A2" w14:textId="54D06493" w:rsidR="00C02792" w:rsidRPr="00096D2A" w:rsidRDefault="00C02792">
            <w:del w:id="184" w:author="Bahar Toto" w:date="2025-11-04T12:38:00Z" w16du:dateUtc="2025-11-04T12:38:00Z">
              <w:r w:rsidRPr="00096D2A" w:rsidDel="00405CDC">
                <w:delText> </w:delText>
              </w:r>
            </w:del>
            <w:r w:rsidR="003D0986">
              <w:t>Not applicable</w:t>
            </w:r>
          </w:p>
        </w:tc>
      </w:tr>
      <w:tr w:rsidR="00C02792" w:rsidRPr="00096D2A" w14:paraId="0BD26A5E"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19C1F786"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14193DD" w14:textId="5952B040" w:rsidR="00C02792" w:rsidRPr="00096D2A" w:rsidRDefault="2C163FB7" w:rsidP="014594D8">
            <w:r>
              <w:t>Not applicable.</w:t>
            </w:r>
          </w:p>
        </w:tc>
      </w:tr>
    </w:tbl>
    <w:p w14:paraId="275547E3" w14:textId="77777777" w:rsidR="002E2981" w:rsidRPr="00096D2A" w:rsidRDefault="002E2981" w:rsidP="005A0AFD"/>
    <w:p w14:paraId="5F447EDE" w14:textId="66235809" w:rsidR="002E2981" w:rsidRPr="00096D2A" w:rsidRDefault="002E2981" w:rsidP="005A0AFD">
      <w:r w:rsidRPr="00096D2A">
        <w:t xml:space="preserve">2.3. Material scope </w:t>
      </w:r>
    </w:p>
    <w:p w14:paraId="7F43E328" w14:textId="77777777" w:rsidR="002E2981" w:rsidRPr="00096D2A" w:rsidRDefault="002E2981" w:rsidP="005A0AFD"/>
    <w:p w14:paraId="504BDB36" w14:textId="77777777" w:rsidR="002E2981" w:rsidRPr="00096D2A" w:rsidRDefault="002E2981" w:rsidP="00E27686">
      <w:pPr>
        <w:pStyle w:val="ListParagraph"/>
        <w:numPr>
          <w:ilvl w:val="0"/>
          <w:numId w:val="6"/>
        </w:numPr>
        <w:rPr>
          <w:i/>
          <w:iCs/>
        </w:rPr>
      </w:pPr>
      <w:r w:rsidRPr="00096D2A">
        <w:rPr>
          <w:i/>
          <w:iCs/>
        </w:rPr>
        <w:t xml:space="preserve">What is the material scope of the law(s)? </w:t>
      </w:r>
    </w:p>
    <w:p w14:paraId="00B22899"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41B115A4"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22474CE6"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C7782F2" w14:textId="77777777" w:rsidR="00C02792" w:rsidRDefault="00C02792" w:rsidP="001E1A42">
            <w:pPr>
              <w:rPr>
                <w:ins w:id="185" w:author="Bahar Toto" w:date="2025-11-04T12:45:00Z" w16du:dateUtc="2025-11-04T12:45:00Z"/>
              </w:rPr>
            </w:pPr>
            <w:r w:rsidRPr="00096D2A">
              <w:t> </w:t>
            </w:r>
            <w:r w:rsidR="001E1A42" w:rsidRPr="001E1A42">
              <w:t>The material scope of the law covers various categories of personal data, including identification details (such as name, birth information, biometric data), contact information, professional data, billing and payment records, bank details, data related to legal entities revealing personal information, family situation, and judicial decisions.</w:t>
            </w:r>
          </w:p>
          <w:p w14:paraId="245DE89A" w14:textId="10A056AA" w:rsidR="00562297" w:rsidRPr="00096D2A" w:rsidRDefault="00562297" w:rsidP="001E1A42">
            <w:ins w:id="186" w:author="Bahar Toto" w:date="2025-11-04T12:45:00Z" w16du:dateUtc="2025-11-04T12:45:00Z">
              <w:r>
                <w:t xml:space="preserve">The Digital Code applies </w:t>
              </w:r>
              <w:r w:rsidR="00D90A0E">
                <w:t>to</w:t>
              </w:r>
            </w:ins>
            <w:ins w:id="187" w:author="Bahar Toto" w:date="2025-11-04T12:46:00Z" w16du:dateUtc="2025-11-04T12:46:00Z">
              <w:r w:rsidR="00D90A0E">
                <w:t xml:space="preserve"> </w:t>
              </w:r>
            </w:ins>
            <w:ins w:id="188" w:author="Bahar Toto" w:date="2025-11-04T12:46:00Z">
              <w:r w:rsidR="00D90A0E" w:rsidRPr="00D90A0E">
                <w:t>the automated or non-automated processing of data contained or intended to be included in a file</w:t>
              </w:r>
            </w:ins>
            <w:ins w:id="189" w:author="Bahar Toto" w:date="2025-11-04T12:46:00Z" w16du:dateUtc="2025-11-04T12:46:00Z">
              <w:r w:rsidR="00D90A0E">
                <w:t>.</w:t>
              </w:r>
            </w:ins>
          </w:p>
        </w:tc>
      </w:tr>
      <w:tr w:rsidR="00C02792" w:rsidRPr="00096D2A" w14:paraId="4A70E98A"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4198092C"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0A4B99A" w14:textId="5A3F39F3" w:rsidR="00C02792" w:rsidRPr="00096D2A" w:rsidRDefault="00C02792">
            <w:del w:id="190" w:author="Bahar Toto" w:date="2025-11-04T12:38:00Z" w16du:dateUtc="2025-11-04T12:38:00Z">
              <w:r w:rsidRPr="00096D2A" w:rsidDel="00405CDC">
                <w:delText> </w:delText>
              </w:r>
            </w:del>
            <w:r w:rsidR="00D11E85">
              <w:t>Art</w:t>
            </w:r>
            <w:ins w:id="191" w:author="Bahar Toto" w:date="2025-11-04T12:38:00Z" w16du:dateUtc="2025-11-04T12:38:00Z">
              <w:r w:rsidR="00405CDC">
                <w:t>icle</w:t>
              </w:r>
            </w:ins>
            <w:ins w:id="192" w:author="Bahar Toto" w:date="2025-11-04T12:46:00Z" w16du:dateUtc="2025-11-04T12:46:00Z">
              <w:r w:rsidR="00D4706C">
                <w:t>s</w:t>
              </w:r>
            </w:ins>
            <w:del w:id="193" w:author="Bahar Toto" w:date="2025-11-04T12:38:00Z" w16du:dateUtc="2025-11-04T12:38:00Z">
              <w:r w:rsidR="00D11E85" w:rsidDel="00405CDC">
                <w:delText>.</w:delText>
              </w:r>
            </w:del>
            <w:r w:rsidR="00D11E85">
              <w:t>183</w:t>
            </w:r>
            <w:ins w:id="194" w:author="Bahar Toto" w:date="2025-11-04T12:46:00Z" w16du:dateUtc="2025-11-04T12:46:00Z">
              <w:r w:rsidR="00D4706C">
                <w:t xml:space="preserve"> and 184(2)</w:t>
              </w:r>
            </w:ins>
            <w:ins w:id="195" w:author="Bahar Toto" w:date="2025-11-04T12:38:00Z" w16du:dateUtc="2025-11-04T12:38:00Z">
              <w:r w:rsidR="00405CDC">
                <w:t xml:space="preserve"> of the</w:t>
              </w:r>
            </w:ins>
            <w:r w:rsidR="00D11E85">
              <w:t xml:space="preserve"> Digital Code</w:t>
            </w:r>
          </w:p>
        </w:tc>
      </w:tr>
      <w:tr w:rsidR="00C02792" w:rsidRPr="00096D2A" w14:paraId="6F3362D3"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68BC2D7F"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62A48B1" w14:textId="5B17642D" w:rsidR="00C02792" w:rsidRPr="00096D2A" w:rsidRDefault="095CD031" w:rsidP="014594D8">
            <w:r>
              <w:t>Not applicable.</w:t>
            </w:r>
          </w:p>
        </w:tc>
      </w:tr>
    </w:tbl>
    <w:p w14:paraId="3F44E222" w14:textId="77777777" w:rsidR="002E2981" w:rsidRPr="00096D2A" w:rsidRDefault="002E2981" w:rsidP="002E2981">
      <w:pPr>
        <w:rPr>
          <w:i/>
          <w:iCs/>
        </w:rPr>
      </w:pPr>
    </w:p>
    <w:p w14:paraId="09258A93" w14:textId="77777777" w:rsidR="002E2981" w:rsidRPr="00096D2A" w:rsidRDefault="002E2981" w:rsidP="00E27686">
      <w:pPr>
        <w:pStyle w:val="ListParagraph"/>
        <w:numPr>
          <w:ilvl w:val="0"/>
          <w:numId w:val="6"/>
        </w:numPr>
        <w:rPr>
          <w:i/>
          <w:iCs/>
        </w:rPr>
      </w:pPr>
      <w:r w:rsidRPr="00096D2A">
        <w:rPr>
          <w:i/>
          <w:iCs/>
        </w:rPr>
        <w:t xml:space="preserve">Does the law apply to anonymised data? </w:t>
      </w:r>
    </w:p>
    <w:p w14:paraId="0F062781"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3FC2FF53"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21631F28"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2AF0796" w14:textId="0B8AC007" w:rsidR="00C02792" w:rsidRPr="00096D2A" w:rsidRDefault="00C02792">
            <w:r w:rsidRPr="00096D2A">
              <w:t> </w:t>
            </w:r>
            <w:r w:rsidR="00A878CD" w:rsidRPr="00A878CD">
              <w:t xml:space="preserve">No, the Digital Code applies to identified or identifiable natural persons. Anonymized </w:t>
            </w:r>
            <w:r w:rsidR="00A878CD" w:rsidRPr="00A878CD">
              <w:lastRenderedPageBreak/>
              <w:t>data would fall outside the scope of personal data protection provisions.</w:t>
            </w:r>
          </w:p>
        </w:tc>
      </w:tr>
      <w:tr w:rsidR="00C02792" w:rsidRPr="00096D2A" w14:paraId="62CEC6D7"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6C9FA54"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D9546EC" w14:textId="41069778" w:rsidR="00C02792" w:rsidRPr="00096D2A" w:rsidRDefault="008A0A2F">
            <w:ins w:id="196" w:author="Bahar Toto" w:date="2025-11-04T12:40:00Z" w16du:dateUtc="2025-11-04T12:40:00Z">
              <w:r>
                <w:t>Not applicable.</w:t>
              </w:r>
            </w:ins>
            <w:del w:id="197" w:author="Bahar Toto" w:date="2025-11-04T12:40:00Z" w16du:dateUtc="2025-11-04T12:40:00Z">
              <w:r w:rsidR="00C02792" w:rsidRPr="00096D2A" w:rsidDel="004655F4">
                <w:delText> </w:delText>
              </w:r>
            </w:del>
          </w:p>
        </w:tc>
      </w:tr>
      <w:tr w:rsidR="00C02792" w:rsidRPr="00096D2A" w14:paraId="385BD364"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31AF10BB"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4219B9E" w14:textId="6D9B779C" w:rsidR="00C02792" w:rsidRPr="00096D2A" w:rsidRDefault="28FADE16" w:rsidP="014594D8">
            <w:r>
              <w:t>Not applicable.</w:t>
            </w:r>
          </w:p>
        </w:tc>
      </w:tr>
    </w:tbl>
    <w:p w14:paraId="6630BA14" w14:textId="77777777" w:rsidR="002E2981" w:rsidRPr="00096D2A" w:rsidRDefault="002E2981" w:rsidP="002E2981">
      <w:pPr>
        <w:rPr>
          <w:i/>
          <w:iCs/>
        </w:rPr>
      </w:pPr>
    </w:p>
    <w:p w14:paraId="28C494C6" w14:textId="0041E8B9" w:rsidR="002E2981" w:rsidRPr="00096D2A" w:rsidRDefault="002E2981" w:rsidP="00E27686">
      <w:pPr>
        <w:pStyle w:val="ListParagraph"/>
        <w:numPr>
          <w:ilvl w:val="0"/>
          <w:numId w:val="6"/>
        </w:numPr>
        <w:rPr>
          <w:i/>
          <w:iCs/>
        </w:rPr>
      </w:pPr>
      <w:r w:rsidRPr="00096D2A">
        <w:rPr>
          <w:i/>
          <w:iCs/>
        </w:rPr>
        <w:t>Are there any exemptions?</w:t>
      </w:r>
    </w:p>
    <w:p w14:paraId="20DEBF64" w14:textId="77777777" w:rsidR="002E2981" w:rsidRPr="00096D2A" w:rsidRDefault="002E2981" w:rsidP="005A0AFD"/>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224B2B17"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5C978BF"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BBED445" w14:textId="77777777" w:rsidR="00A878CD" w:rsidRDefault="00C02792" w:rsidP="00A878CD">
            <w:r w:rsidRPr="00096D2A">
              <w:t> </w:t>
            </w:r>
            <w:r w:rsidR="00A878CD">
              <w:t>Yes, the exceptions include:</w:t>
            </w:r>
          </w:p>
          <w:p w14:paraId="72E24875" w14:textId="368D8A42" w:rsidR="00A878CD" w:rsidRDefault="00A878CD" w:rsidP="000F4753">
            <w:pPr>
              <w:pStyle w:val="ListParagraph"/>
              <w:numPr>
                <w:ilvl w:val="0"/>
                <w:numId w:val="6"/>
              </w:numPr>
              <w:pPrChange w:id="198" w:author="Bahar Toto" w:date="2025-11-04T12:40:00Z" w16du:dateUtc="2025-11-04T12:40:00Z">
                <w:pPr/>
              </w:pPrChange>
            </w:pPr>
            <w:del w:id="199" w:author="Bahar Toto" w:date="2025-11-04T12:40:00Z" w16du:dateUtc="2025-11-04T12:40:00Z">
              <w:r w:rsidDel="000F4753">
                <w:delText xml:space="preserve">1. </w:delText>
              </w:r>
            </w:del>
            <w:ins w:id="200" w:author="Bahar Toto" w:date="2025-11-04T12:41:00Z" w16du:dateUtc="2025-11-04T12:41:00Z">
              <w:r w:rsidR="000F4753">
                <w:t>p</w:t>
              </w:r>
            </w:ins>
            <w:del w:id="201" w:author="Bahar Toto" w:date="2025-11-04T12:41:00Z" w16du:dateUtc="2025-11-04T12:41:00Z">
              <w:r w:rsidDel="000F4753">
                <w:delText>P</w:delText>
              </w:r>
            </w:del>
            <w:r>
              <w:t>ersonal/domestic processing by individuals (if not systematically shared</w:t>
            </w:r>
            <w:proofErr w:type="gramStart"/>
            <w:r>
              <w:t>)</w:t>
            </w:r>
            <w:ins w:id="202" w:author="Bahar Toto" w:date="2025-11-04T12:41:00Z" w16du:dateUtc="2025-11-04T12:41:00Z">
              <w:r w:rsidR="000F4753">
                <w:t>;</w:t>
              </w:r>
            </w:ins>
            <w:proofErr w:type="gramEnd"/>
          </w:p>
          <w:p w14:paraId="6E02B832" w14:textId="1A00C25C" w:rsidR="00A878CD" w:rsidRDefault="00A878CD" w:rsidP="000F4753">
            <w:pPr>
              <w:pStyle w:val="ListParagraph"/>
              <w:numPr>
                <w:ilvl w:val="0"/>
                <w:numId w:val="6"/>
              </w:numPr>
              <w:pPrChange w:id="203" w:author="Bahar Toto" w:date="2025-11-04T12:40:00Z" w16du:dateUtc="2025-11-04T12:40:00Z">
                <w:pPr/>
              </w:pPrChange>
            </w:pPr>
            <w:del w:id="204" w:author="Bahar Toto" w:date="2025-11-04T12:40:00Z" w16du:dateUtc="2025-11-04T12:40:00Z">
              <w:r w:rsidDel="000F4753">
                <w:delText xml:space="preserve">2. </w:delText>
              </w:r>
            </w:del>
            <w:ins w:id="205" w:author="Bahar Toto" w:date="2025-11-04T12:41:00Z" w16du:dateUtc="2025-11-04T12:41:00Z">
              <w:r w:rsidR="000F4753">
                <w:t>t</w:t>
              </w:r>
            </w:ins>
            <w:del w:id="206" w:author="Bahar Toto" w:date="2025-11-04T12:41:00Z" w16du:dateUtc="2025-11-04T12:41:00Z">
              <w:r w:rsidDel="000F4753">
                <w:delText>T</w:delText>
              </w:r>
            </w:del>
            <w:r>
              <w:t>emporary technical copies for network transmission</w:t>
            </w:r>
            <w:ins w:id="207" w:author="Bahar Toto" w:date="2025-11-04T12:41:00Z" w16du:dateUtc="2025-11-04T12:41:00Z">
              <w:r w:rsidR="000F4753">
                <w:t>; and</w:t>
              </w:r>
            </w:ins>
          </w:p>
          <w:p w14:paraId="0D2A13ED" w14:textId="4984221B" w:rsidR="00C02792" w:rsidRPr="00096D2A" w:rsidRDefault="00A878CD" w:rsidP="000F4753">
            <w:pPr>
              <w:pStyle w:val="ListParagraph"/>
              <w:numPr>
                <w:ilvl w:val="0"/>
                <w:numId w:val="6"/>
              </w:numPr>
              <w:pPrChange w:id="208" w:author="Bahar Toto" w:date="2025-11-04T12:40:00Z" w16du:dateUtc="2025-11-04T12:40:00Z">
                <w:pPr/>
              </w:pPrChange>
            </w:pPr>
            <w:del w:id="209" w:author="Bahar Toto" w:date="2025-11-04T12:41:00Z" w16du:dateUtc="2025-11-04T12:41:00Z">
              <w:r w:rsidDel="000F4753">
                <w:delText>3. D</w:delText>
              </w:r>
            </w:del>
            <w:ins w:id="210" w:author="Bahar Toto" w:date="2025-11-04T12:41:00Z" w16du:dateUtc="2025-11-04T12:41:00Z">
              <w:r w:rsidR="000F4753">
                <w:t>d</w:t>
              </w:r>
            </w:ins>
            <w:r>
              <w:t>ata processing by authorities for criminal law enforcement and public security purposes</w:t>
            </w:r>
            <w:ins w:id="211" w:author="Bahar Toto" w:date="2025-11-04T12:41:00Z" w16du:dateUtc="2025-11-04T12:41:00Z">
              <w:r w:rsidR="000F4753">
                <w:t>.</w:t>
              </w:r>
            </w:ins>
          </w:p>
        </w:tc>
      </w:tr>
      <w:tr w:rsidR="00C02792" w:rsidRPr="00096D2A" w14:paraId="6F78FE55"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8C0C97A"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6FE2908" w14:textId="57F84F7F" w:rsidR="00C02792" w:rsidRPr="00096D2A" w:rsidRDefault="00C02792">
            <w:del w:id="212" w:author="Bahar Toto" w:date="2025-11-04T12:44:00Z" w16du:dateUtc="2025-11-04T12:44:00Z">
              <w:r w:rsidRPr="00096D2A" w:rsidDel="00FD04AF">
                <w:delText> </w:delText>
              </w:r>
            </w:del>
            <w:r w:rsidR="00A878CD">
              <w:t>Art</w:t>
            </w:r>
            <w:del w:id="213" w:author="Bahar Toto" w:date="2025-11-04T12:44:00Z" w16du:dateUtc="2025-11-04T12:44:00Z">
              <w:r w:rsidR="00A878CD" w:rsidDel="00FD04AF">
                <w:delText>.</w:delText>
              </w:r>
            </w:del>
            <w:ins w:id="214" w:author="Bahar Toto" w:date="2025-11-04T12:44:00Z" w16du:dateUtc="2025-11-04T12:44:00Z">
              <w:r w:rsidR="00FD04AF">
                <w:t>icle</w:t>
              </w:r>
            </w:ins>
            <w:r w:rsidR="00A878CD">
              <w:t xml:space="preserve"> 185 </w:t>
            </w:r>
            <w:ins w:id="215" w:author="Bahar Toto" w:date="2025-11-04T12:44:00Z" w16du:dateUtc="2025-11-04T12:44:00Z">
              <w:r w:rsidR="00FD04AF">
                <w:t xml:space="preserve">of the </w:t>
              </w:r>
            </w:ins>
            <w:r w:rsidR="00A878CD">
              <w:t>Digital Code</w:t>
            </w:r>
          </w:p>
        </w:tc>
      </w:tr>
      <w:tr w:rsidR="00C02792" w:rsidRPr="00096D2A" w14:paraId="5EE8CE65"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0FC1E856"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CFADC79" w14:textId="1A4832AA" w:rsidR="00C02792" w:rsidRPr="00096D2A" w:rsidRDefault="099C2AD8" w:rsidP="014594D8">
            <w:r>
              <w:t>Not applicable.</w:t>
            </w:r>
          </w:p>
        </w:tc>
      </w:tr>
    </w:tbl>
    <w:p w14:paraId="3C0EFE58" w14:textId="77777777" w:rsidR="002E2981" w:rsidRPr="00096D2A" w:rsidRDefault="002E2981" w:rsidP="005A0AFD"/>
    <w:p w14:paraId="0AE99965" w14:textId="5A11114F" w:rsidR="002E2981" w:rsidRPr="00096D2A" w:rsidRDefault="002E2981" w:rsidP="002E2981">
      <w:pPr>
        <w:pStyle w:val="ListParagraph"/>
        <w:numPr>
          <w:ilvl w:val="0"/>
          <w:numId w:val="5"/>
        </w:numPr>
        <w:rPr>
          <w:b/>
          <w:bCs/>
        </w:rPr>
      </w:pPr>
      <w:r w:rsidRPr="00096D2A">
        <w:rPr>
          <w:b/>
          <w:bCs/>
        </w:rPr>
        <w:t xml:space="preserve">Definitions </w:t>
      </w:r>
    </w:p>
    <w:p w14:paraId="1F5A6FB8" w14:textId="77777777" w:rsidR="002E2981" w:rsidRPr="00096D2A" w:rsidRDefault="002E2981" w:rsidP="002E2981"/>
    <w:p w14:paraId="78FD9D41" w14:textId="5A682DA0" w:rsidR="002E2981" w:rsidRPr="00096D2A" w:rsidRDefault="002E2981" w:rsidP="002E2981">
      <w:r w:rsidRPr="00096D2A">
        <w:t xml:space="preserve">3.1. Key Terms </w:t>
      </w:r>
    </w:p>
    <w:p w14:paraId="661CC60C" w14:textId="77777777" w:rsidR="002E2981" w:rsidRPr="00096D2A" w:rsidRDefault="002E2981" w:rsidP="002E2981"/>
    <w:p w14:paraId="7BA83925" w14:textId="77777777" w:rsidR="002E2981" w:rsidRPr="00096D2A" w:rsidRDefault="002E2981" w:rsidP="00E27686">
      <w:pPr>
        <w:pStyle w:val="ListParagraph"/>
        <w:numPr>
          <w:ilvl w:val="0"/>
          <w:numId w:val="6"/>
        </w:numPr>
        <w:rPr>
          <w:i/>
          <w:iCs/>
        </w:rPr>
      </w:pPr>
      <w:r w:rsidRPr="00096D2A">
        <w:rPr>
          <w:i/>
          <w:iCs/>
        </w:rPr>
        <w:t xml:space="preserve">How is data controller (or equivalent) defined? </w:t>
      </w:r>
    </w:p>
    <w:p w14:paraId="689E6D3E"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64E6EDD8"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2442DAA0"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3C9EF1D" w14:textId="4907BAA5" w:rsidR="00C02792" w:rsidRPr="00096D2A" w:rsidRDefault="00C02792">
            <w:r w:rsidRPr="00096D2A">
              <w:t> </w:t>
            </w:r>
            <w:r w:rsidR="00084E25" w:rsidRPr="00084E25">
              <w:t>The data controller is defined as the natural or legal person, public authority, service or any other body which, alone or jointly with others, determines the purposes and means of the processing of personal data.</w:t>
            </w:r>
          </w:p>
        </w:tc>
      </w:tr>
      <w:tr w:rsidR="00C02792" w:rsidRPr="00096D2A" w14:paraId="2D68F6CF"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A3F6E29"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E71C395" w14:textId="1337CC99" w:rsidR="00C02792" w:rsidRPr="00096D2A" w:rsidRDefault="00C02792">
            <w:del w:id="216" w:author="Bahar Toto" w:date="2025-11-04T12:48:00Z" w16du:dateUtc="2025-11-04T12:48:00Z">
              <w:r w:rsidRPr="00096D2A" w:rsidDel="00A9642F">
                <w:delText> </w:delText>
              </w:r>
            </w:del>
            <w:r w:rsidR="00084E25">
              <w:t>Art</w:t>
            </w:r>
            <w:ins w:id="217" w:author="Bahar Toto" w:date="2025-11-04T12:47:00Z" w16du:dateUtc="2025-11-04T12:47:00Z">
              <w:r w:rsidR="009E16FE">
                <w:t>icle</w:t>
              </w:r>
            </w:ins>
            <w:del w:id="218" w:author="Bahar Toto" w:date="2025-11-04T12:47:00Z" w16du:dateUtc="2025-11-04T12:47:00Z">
              <w:r w:rsidR="00084E25" w:rsidDel="009E16FE">
                <w:delText>.</w:delText>
              </w:r>
            </w:del>
            <w:r w:rsidR="00084E25">
              <w:t xml:space="preserve"> 2</w:t>
            </w:r>
            <w:del w:id="219" w:author="Bahar Toto" w:date="2025-11-04T12:48:00Z" w16du:dateUtc="2025-11-04T12:48:00Z">
              <w:r w:rsidR="00084E25" w:rsidDel="009E16FE">
                <w:delText xml:space="preserve">, </w:delText>
              </w:r>
              <w:r w:rsidR="001E1A42" w:rsidDel="009E16FE">
                <w:delText xml:space="preserve">§ </w:delText>
              </w:r>
            </w:del>
            <w:ins w:id="220" w:author="Bahar Toto" w:date="2025-11-04T12:48:00Z" w16du:dateUtc="2025-11-04T12:48:00Z">
              <w:r w:rsidR="009E16FE">
                <w:t>(</w:t>
              </w:r>
            </w:ins>
            <w:r w:rsidR="00084E25">
              <w:t>68</w:t>
            </w:r>
            <w:ins w:id="221" w:author="Bahar Toto" w:date="2025-11-04T12:48:00Z" w16du:dateUtc="2025-11-04T12:48:00Z">
              <w:r w:rsidR="009E16FE">
                <w:t>)</w:t>
              </w:r>
            </w:ins>
            <w:r w:rsidR="00911D92">
              <w:t xml:space="preserve"> </w:t>
            </w:r>
            <w:ins w:id="222" w:author="Bahar Toto" w:date="2025-11-04T12:48:00Z" w16du:dateUtc="2025-11-04T12:48:00Z">
              <w:r w:rsidR="00A9642F">
                <w:t xml:space="preserve">of the </w:t>
              </w:r>
            </w:ins>
            <w:r w:rsidR="00911D92">
              <w:t>Digital Code</w:t>
            </w:r>
          </w:p>
        </w:tc>
      </w:tr>
      <w:tr w:rsidR="00C02792" w:rsidRPr="00096D2A" w14:paraId="0E2CDE20"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2ED12836"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005E42" w14:textId="64F505BA" w:rsidR="00C02792" w:rsidRPr="00096D2A" w:rsidRDefault="2D4576DF" w:rsidP="014594D8">
            <w:r>
              <w:t>Not applicable.</w:t>
            </w:r>
          </w:p>
        </w:tc>
      </w:tr>
    </w:tbl>
    <w:p w14:paraId="31F5D90C" w14:textId="77777777" w:rsidR="002E2981" w:rsidRPr="00096D2A" w:rsidRDefault="002E2981" w:rsidP="002E2981">
      <w:pPr>
        <w:rPr>
          <w:i/>
          <w:iCs/>
        </w:rPr>
      </w:pPr>
    </w:p>
    <w:p w14:paraId="7FA52E0F" w14:textId="77777777" w:rsidR="002E2981" w:rsidRPr="00096D2A" w:rsidRDefault="002E2981" w:rsidP="00E27686">
      <w:pPr>
        <w:pStyle w:val="ListParagraph"/>
        <w:numPr>
          <w:ilvl w:val="0"/>
          <w:numId w:val="6"/>
        </w:numPr>
        <w:rPr>
          <w:i/>
          <w:iCs/>
        </w:rPr>
      </w:pPr>
      <w:r w:rsidRPr="00096D2A">
        <w:rPr>
          <w:i/>
          <w:iCs/>
        </w:rPr>
        <w:t xml:space="preserve">How is data processor (or equivalent) defined? </w:t>
      </w:r>
    </w:p>
    <w:p w14:paraId="32D18E34"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45A42746"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6A52246D"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C4C4947" w14:textId="2BC99376" w:rsidR="00C02792" w:rsidRPr="00096D2A" w:rsidRDefault="00C02792">
            <w:r w:rsidRPr="00096D2A">
              <w:t> </w:t>
            </w:r>
            <w:r w:rsidR="00084E25" w:rsidRPr="00084E25">
              <w:t xml:space="preserve">The </w:t>
            </w:r>
            <w:del w:id="223" w:author="Bahar Toto" w:date="2025-11-04T12:48:00Z" w16du:dateUtc="2025-11-04T12:48:00Z">
              <w:r w:rsidR="00084E25" w:rsidRPr="00084E25" w:rsidDel="00A9642F">
                <w:delText>_</w:delText>
              </w:r>
            </w:del>
            <w:ins w:id="224" w:author="Bahar Toto" w:date="2025-11-04T21:25:00Z" w16du:dateUtc="2025-11-04T21:25:00Z">
              <w:r w:rsidR="00C755E0">
                <w:t>p</w:t>
              </w:r>
            </w:ins>
            <w:del w:id="225" w:author="Bahar Toto" w:date="2025-11-04T21:25:00Z" w16du:dateUtc="2025-11-04T21:25:00Z">
              <w:r w:rsidR="00084E25" w:rsidRPr="00084E25" w:rsidDel="00C755E0">
                <w:delText>P</w:delText>
              </w:r>
            </w:del>
            <w:r w:rsidR="00084E25" w:rsidRPr="00084E25">
              <w:t>rocessor or a subcontracting company</w:t>
            </w:r>
            <w:del w:id="226" w:author="Bahar Toto" w:date="2025-11-04T12:49:00Z" w16du:dateUtc="2025-11-04T12:49:00Z">
              <w:r w:rsidR="00084E25" w:rsidRPr="00084E25" w:rsidDel="00A9642F">
                <w:delText>_</w:delText>
              </w:r>
            </w:del>
            <w:r w:rsidR="00084E25" w:rsidRPr="00084E25">
              <w:t xml:space="preserve"> is a natural or legal person whose activity, on a regular, temporary or occasional basis, is linked, by a contract or agreement, to the realization of the main activity or to the execution of a contract of a main company.</w:t>
            </w:r>
          </w:p>
        </w:tc>
      </w:tr>
      <w:tr w:rsidR="00C02792" w:rsidRPr="00096D2A" w14:paraId="64BB0BEA"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45837348"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EEA7C9A" w14:textId="44692EA0" w:rsidR="00C02792" w:rsidRPr="00096D2A" w:rsidRDefault="00C02792">
            <w:del w:id="227" w:author="Bahar Toto" w:date="2025-11-04T12:49:00Z" w16du:dateUtc="2025-11-04T12:49:00Z">
              <w:r w:rsidRPr="00096D2A" w:rsidDel="00A9642F">
                <w:delText> </w:delText>
              </w:r>
            </w:del>
            <w:r w:rsidR="00084E25">
              <w:t>Art</w:t>
            </w:r>
            <w:ins w:id="228" w:author="Bahar Toto" w:date="2025-11-04T12:49:00Z" w16du:dateUtc="2025-11-04T12:49:00Z">
              <w:r w:rsidR="00A9642F">
                <w:t xml:space="preserve">icle </w:t>
              </w:r>
            </w:ins>
            <w:del w:id="229" w:author="Bahar Toto" w:date="2025-11-04T12:49:00Z" w16du:dateUtc="2025-11-04T12:49:00Z">
              <w:r w:rsidR="00084E25" w:rsidDel="00A9642F">
                <w:delText>.</w:delText>
              </w:r>
            </w:del>
            <w:r w:rsidR="00084E25">
              <w:t>2</w:t>
            </w:r>
            <w:del w:id="230" w:author="Bahar Toto" w:date="2025-11-04T12:49:00Z" w16du:dateUtc="2025-11-04T12:49:00Z">
              <w:r w:rsidR="00084E25" w:rsidDel="00A9642F">
                <w:delText xml:space="preserve">, </w:delText>
              </w:r>
              <w:r w:rsidR="001E1A42" w:rsidDel="00A9642F">
                <w:delText xml:space="preserve">§ </w:delText>
              </w:r>
            </w:del>
            <w:ins w:id="231" w:author="Bahar Toto" w:date="2025-11-04T12:49:00Z" w16du:dateUtc="2025-11-04T12:49:00Z">
              <w:r w:rsidR="00A9642F">
                <w:t>(</w:t>
              </w:r>
            </w:ins>
            <w:r w:rsidR="00084E25">
              <w:t>75</w:t>
            </w:r>
            <w:ins w:id="232" w:author="Bahar Toto" w:date="2025-11-04T12:49:00Z" w16du:dateUtc="2025-11-04T12:49:00Z">
              <w:r w:rsidR="00A9642F">
                <w:t>) of the</w:t>
              </w:r>
            </w:ins>
            <w:r w:rsidR="00911D92">
              <w:t xml:space="preserve"> Digital Code</w:t>
            </w:r>
          </w:p>
        </w:tc>
      </w:tr>
      <w:tr w:rsidR="00C02792" w:rsidRPr="00096D2A" w14:paraId="4BC7F5AC"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76C50664"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F932A3A" w14:textId="444A9573" w:rsidR="00C02792" w:rsidRPr="00096D2A" w:rsidRDefault="1110109C" w:rsidP="014594D8">
            <w:r>
              <w:t>Not applicable.</w:t>
            </w:r>
          </w:p>
        </w:tc>
      </w:tr>
    </w:tbl>
    <w:p w14:paraId="35898088" w14:textId="77777777" w:rsidR="002E2981" w:rsidRPr="00096D2A" w:rsidRDefault="002E2981" w:rsidP="002E2981">
      <w:pPr>
        <w:rPr>
          <w:i/>
          <w:iCs/>
        </w:rPr>
      </w:pPr>
    </w:p>
    <w:p w14:paraId="7EE4EBC2" w14:textId="77777777" w:rsidR="002E2981" w:rsidRPr="00096D2A" w:rsidRDefault="002E2981" w:rsidP="00E27686">
      <w:pPr>
        <w:pStyle w:val="ListParagraph"/>
        <w:numPr>
          <w:ilvl w:val="0"/>
          <w:numId w:val="6"/>
        </w:numPr>
        <w:rPr>
          <w:i/>
          <w:iCs/>
        </w:rPr>
      </w:pPr>
      <w:r w:rsidRPr="00096D2A">
        <w:rPr>
          <w:i/>
          <w:iCs/>
        </w:rPr>
        <w:lastRenderedPageBreak/>
        <w:t xml:space="preserve">How is data subject (or equivalent) defined? </w:t>
      </w:r>
    </w:p>
    <w:p w14:paraId="027B149C"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29A61C59"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5128920A"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C775936" w14:textId="1C1A121C" w:rsidR="00C02792" w:rsidRPr="00096D2A" w:rsidRDefault="00C02792">
            <w:r w:rsidRPr="00096D2A">
              <w:t> </w:t>
            </w:r>
            <w:r w:rsidR="00084E25" w:rsidRPr="00084E25">
              <w:t xml:space="preserve">The </w:t>
            </w:r>
            <w:ins w:id="233" w:author="Bahar Toto" w:date="2025-11-04T12:49:00Z" w16du:dateUtc="2025-11-04T12:49:00Z">
              <w:r w:rsidR="00A9642F">
                <w:t>d</w:t>
              </w:r>
            </w:ins>
            <w:del w:id="234" w:author="Bahar Toto" w:date="2025-11-04T12:49:00Z" w16du:dateUtc="2025-11-04T12:49:00Z">
              <w:r w:rsidR="00084E25" w:rsidRPr="00084E25" w:rsidDel="00A9642F">
                <w:delText>_D</w:delText>
              </w:r>
            </w:del>
            <w:r w:rsidR="00084E25" w:rsidRPr="00084E25">
              <w:t>ata subject</w:t>
            </w:r>
            <w:del w:id="235" w:author="Bahar Toto" w:date="2025-11-04T12:49:00Z" w16du:dateUtc="2025-11-04T12:49:00Z">
              <w:r w:rsidR="00084E25" w:rsidRPr="00084E25" w:rsidDel="00A9642F">
                <w:delText>_</w:delText>
              </w:r>
            </w:del>
            <w:r w:rsidR="00084E25" w:rsidRPr="00084E25">
              <w:t xml:space="preserve"> is a natural person who is the subject of data processing and who is identified or identifiable</w:t>
            </w:r>
            <w:r w:rsidR="00084E25">
              <w:t>.</w:t>
            </w:r>
          </w:p>
        </w:tc>
      </w:tr>
      <w:tr w:rsidR="00C02792" w:rsidRPr="00096D2A" w14:paraId="5E5EF1EE"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649A50DB"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F1CC930" w14:textId="1521D866" w:rsidR="00C02792" w:rsidRPr="00096D2A" w:rsidRDefault="00A9642F">
            <w:ins w:id="236" w:author="Bahar Toto" w:date="2025-11-04T12:49:00Z" w16du:dateUtc="2025-11-04T12:49:00Z">
              <w:r>
                <w:t>Article 2(57)</w:t>
              </w:r>
            </w:ins>
            <w:del w:id="237" w:author="Bahar Toto" w:date="2025-11-04T12:49:00Z" w16du:dateUtc="2025-11-04T12:49:00Z">
              <w:r w:rsidR="00C02792" w:rsidRPr="00096D2A" w:rsidDel="00A9642F">
                <w:delText> </w:delText>
              </w:r>
              <w:r w:rsidR="00084E25" w:rsidDel="00A9642F">
                <w:delText xml:space="preserve">Art.2, </w:delText>
              </w:r>
              <w:r w:rsidR="001E1A42" w:rsidDel="00A9642F">
                <w:delText xml:space="preserve">§ </w:delText>
              </w:r>
              <w:r w:rsidR="00084E25" w:rsidDel="00A9642F">
                <w:delText>57</w:delText>
              </w:r>
            </w:del>
            <w:ins w:id="238" w:author="Bahar Toto" w:date="2025-11-04T12:49:00Z" w16du:dateUtc="2025-11-04T12:49:00Z">
              <w:r>
                <w:t xml:space="preserve"> of the</w:t>
              </w:r>
            </w:ins>
            <w:r w:rsidR="00911D92">
              <w:t xml:space="preserve"> Digital Code</w:t>
            </w:r>
          </w:p>
        </w:tc>
      </w:tr>
      <w:tr w:rsidR="00C02792" w:rsidRPr="00096D2A" w14:paraId="798A22DD"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7B7419D7"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01039E7" w14:textId="04E325A2" w:rsidR="00C02792" w:rsidRPr="00096D2A" w:rsidRDefault="5DA9222D" w:rsidP="014594D8">
            <w:r>
              <w:t>Not applicable.</w:t>
            </w:r>
          </w:p>
        </w:tc>
      </w:tr>
    </w:tbl>
    <w:p w14:paraId="4B5EAA00" w14:textId="77777777" w:rsidR="002E2981" w:rsidRPr="00096D2A" w:rsidRDefault="002E2981" w:rsidP="002E2981">
      <w:pPr>
        <w:rPr>
          <w:i/>
          <w:iCs/>
        </w:rPr>
      </w:pPr>
    </w:p>
    <w:p w14:paraId="2F356A7D" w14:textId="77777777" w:rsidR="002E2981" w:rsidRPr="00096D2A" w:rsidRDefault="002E2981" w:rsidP="00E27686">
      <w:pPr>
        <w:pStyle w:val="ListParagraph"/>
        <w:numPr>
          <w:ilvl w:val="0"/>
          <w:numId w:val="6"/>
        </w:numPr>
        <w:rPr>
          <w:i/>
          <w:iCs/>
        </w:rPr>
      </w:pPr>
      <w:r w:rsidRPr="00096D2A">
        <w:rPr>
          <w:i/>
          <w:iCs/>
        </w:rPr>
        <w:t xml:space="preserve">How is processing (or equivalent) defined? </w:t>
      </w:r>
    </w:p>
    <w:p w14:paraId="3BC5466E"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7164509F"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43687138"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8CC51A1" w14:textId="18A782D7" w:rsidR="00C02792" w:rsidRPr="00096D2A" w:rsidRDefault="00C02792">
            <w:r w:rsidRPr="00096D2A">
              <w:t> </w:t>
            </w:r>
            <w:r w:rsidR="00911D92" w:rsidRPr="00911D92">
              <w:t>Processing</w:t>
            </w:r>
            <w:del w:id="239" w:author="Bahar Toto" w:date="2025-11-04T12:49:00Z" w16du:dateUtc="2025-11-04T12:49:00Z">
              <w:r w:rsidR="00911D92" w:rsidRPr="00911D92" w:rsidDel="00A9642F">
                <w:delText>_</w:delText>
              </w:r>
            </w:del>
            <w:r w:rsidR="00911D92" w:rsidRPr="00911D92">
              <w:t xml:space="preserve"> is defined as an operation or set of operations performed with or without the help of fully or partially automated procedures and applied to personal data, such as collection, recording, adaptation or modification, extraction, consultation, use, communication by transmission, dissemination or any other form of making available, alignment or interconnection, as well as blocking, erasure or destruction;</w:t>
            </w:r>
          </w:p>
        </w:tc>
      </w:tr>
      <w:tr w:rsidR="00C02792" w:rsidRPr="00096D2A" w14:paraId="30C8D2AD"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075DA60"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4475D08" w14:textId="1445DB6B" w:rsidR="00C02792" w:rsidRPr="00096D2A" w:rsidRDefault="00C02792">
            <w:del w:id="240" w:author="Bahar Toto" w:date="2025-11-04T12:49:00Z" w16du:dateUtc="2025-11-04T12:49:00Z">
              <w:r w:rsidRPr="00096D2A" w:rsidDel="00A9642F">
                <w:delText> </w:delText>
              </w:r>
              <w:r w:rsidR="00911D92" w:rsidDel="00A9642F">
                <w:delText xml:space="preserve">Art.2, </w:delText>
              </w:r>
              <w:r w:rsidR="001E1A42" w:rsidDel="00A9642F">
                <w:delText xml:space="preserve">§ </w:delText>
              </w:r>
              <w:r w:rsidR="00911D92" w:rsidDel="00A9642F">
                <w:delText>81</w:delText>
              </w:r>
            </w:del>
            <w:ins w:id="241" w:author="Bahar Toto" w:date="2025-11-04T12:49:00Z" w16du:dateUtc="2025-11-04T12:49:00Z">
              <w:r w:rsidR="00A9642F">
                <w:t>Article 2(81) of the</w:t>
              </w:r>
            </w:ins>
            <w:r w:rsidR="00911D92">
              <w:t xml:space="preserve"> Digital Code</w:t>
            </w:r>
          </w:p>
        </w:tc>
      </w:tr>
      <w:tr w:rsidR="00C02792" w:rsidRPr="00096D2A" w14:paraId="4A4AC804"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2346F75D"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48C6D52" w14:textId="60397F6F" w:rsidR="00C02792" w:rsidRPr="00096D2A" w:rsidRDefault="09F32041" w:rsidP="014594D8">
            <w:r>
              <w:t>Not applicable.</w:t>
            </w:r>
          </w:p>
        </w:tc>
      </w:tr>
    </w:tbl>
    <w:p w14:paraId="7D58F2AD" w14:textId="77777777" w:rsidR="002E2981" w:rsidRPr="00096D2A" w:rsidRDefault="002E2981" w:rsidP="002E2981">
      <w:pPr>
        <w:rPr>
          <w:i/>
          <w:iCs/>
        </w:rPr>
      </w:pPr>
    </w:p>
    <w:p w14:paraId="2F42FE60" w14:textId="77777777" w:rsidR="002E2981" w:rsidRPr="00096D2A" w:rsidRDefault="002E2981" w:rsidP="00E27686">
      <w:pPr>
        <w:pStyle w:val="ListParagraph"/>
        <w:numPr>
          <w:ilvl w:val="0"/>
          <w:numId w:val="6"/>
        </w:numPr>
        <w:rPr>
          <w:i/>
          <w:iCs/>
        </w:rPr>
      </w:pPr>
      <w:r w:rsidRPr="00096D2A">
        <w:rPr>
          <w:i/>
          <w:iCs/>
        </w:rPr>
        <w:t xml:space="preserve">How is the sale of personal data defined? </w:t>
      </w:r>
    </w:p>
    <w:p w14:paraId="4A606E78" w14:textId="77777777" w:rsidR="002E2981" w:rsidRPr="00096D2A" w:rsidRDefault="002E2981" w:rsidP="002E2981">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549BB75"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31E82A94"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2B64389" w14:textId="65C54603" w:rsidR="00C02792" w:rsidRPr="00096D2A" w:rsidRDefault="00C02792">
            <w:r w:rsidRPr="00096D2A">
              <w:t> </w:t>
            </w:r>
            <w:r w:rsidR="00EC12E9" w:rsidRPr="00EC12E9">
              <w:t xml:space="preserve">There is no specific definition of </w:t>
            </w:r>
            <w:ins w:id="242" w:author="Bahar Toto" w:date="2025-11-04T12:49:00Z" w16du:dateUtc="2025-11-04T12:49:00Z">
              <w:r w:rsidR="00A9642F">
                <w:t>'</w:t>
              </w:r>
            </w:ins>
            <w:del w:id="243" w:author="Bahar Toto" w:date="2025-11-04T12:49:00Z" w16du:dateUtc="2025-11-04T12:49:00Z">
              <w:r w:rsidR="00EC12E9" w:rsidRPr="00EC12E9" w:rsidDel="00A9642F">
                <w:delText>"</w:delText>
              </w:r>
            </w:del>
            <w:r w:rsidR="00EC12E9" w:rsidRPr="00EC12E9">
              <w:t>the sale of personal data</w:t>
            </w:r>
            <w:ins w:id="244" w:author="Bahar Toto" w:date="2025-11-04T12:49:00Z" w16du:dateUtc="2025-11-04T12:49:00Z">
              <w:r w:rsidR="00A9642F">
                <w:t>.'</w:t>
              </w:r>
            </w:ins>
            <w:del w:id="245" w:author="Bahar Toto" w:date="2025-11-04T12:49:00Z" w16du:dateUtc="2025-11-04T12:49:00Z">
              <w:r w:rsidR="00EC12E9" w:rsidRPr="00EC12E9" w:rsidDel="00A9642F">
                <w:delText>"</w:delText>
              </w:r>
            </w:del>
          </w:p>
        </w:tc>
      </w:tr>
      <w:tr w:rsidR="00A9642F" w:rsidRPr="00096D2A" w14:paraId="4EBF9E5A"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48A9456E" w14:textId="77777777" w:rsidR="00A9642F" w:rsidRPr="00096D2A" w:rsidRDefault="00A9642F" w:rsidP="00A9642F">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0D96335" w14:textId="18EDFEAF" w:rsidR="00A9642F" w:rsidRPr="00096D2A" w:rsidRDefault="00A9642F" w:rsidP="00A9642F">
            <w:ins w:id="246" w:author="Bahar Toto" w:date="2025-11-04T12:50:00Z" w16du:dateUtc="2025-11-04T12:50:00Z">
              <w:r>
                <w:t>Not applicable.</w:t>
              </w:r>
            </w:ins>
            <w:del w:id="247" w:author="Bahar Toto" w:date="2025-11-04T12:50:00Z" w16du:dateUtc="2025-11-04T12:50:00Z">
              <w:r w:rsidRPr="00096D2A" w:rsidDel="00AB086A">
                <w:delText> </w:delText>
              </w:r>
            </w:del>
          </w:p>
        </w:tc>
      </w:tr>
      <w:tr w:rsidR="00A9642F" w:rsidRPr="00096D2A" w14:paraId="2425555A"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tcPr>
          <w:p w14:paraId="282AC215" w14:textId="77777777" w:rsidR="00A9642F" w:rsidRPr="00096D2A" w:rsidRDefault="00A9642F" w:rsidP="00A9642F">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B645BE0" w14:textId="0D005EE5" w:rsidR="00A9642F" w:rsidRPr="00096D2A" w:rsidRDefault="00A9642F" w:rsidP="00A9642F">
            <w:r>
              <w:t>Not applicable.</w:t>
            </w:r>
          </w:p>
        </w:tc>
      </w:tr>
    </w:tbl>
    <w:p w14:paraId="153FEE85" w14:textId="77777777" w:rsidR="002E2981" w:rsidRPr="00096D2A" w:rsidRDefault="002E2981" w:rsidP="002E2981">
      <w:pPr>
        <w:rPr>
          <w:i/>
          <w:iCs/>
        </w:rPr>
      </w:pPr>
    </w:p>
    <w:p w14:paraId="38256EDC" w14:textId="77777777" w:rsidR="002E2981" w:rsidRPr="00096D2A" w:rsidRDefault="002E2981" w:rsidP="00E27686">
      <w:pPr>
        <w:pStyle w:val="ListParagraph"/>
        <w:numPr>
          <w:ilvl w:val="0"/>
          <w:numId w:val="6"/>
        </w:numPr>
        <w:rPr>
          <w:i/>
          <w:iCs/>
        </w:rPr>
      </w:pPr>
      <w:r w:rsidRPr="00096D2A">
        <w:rPr>
          <w:i/>
          <w:iCs/>
        </w:rPr>
        <w:t xml:space="preserve">How is the sharing of personal data defined? </w:t>
      </w:r>
    </w:p>
    <w:p w14:paraId="00D61123" w14:textId="77777777" w:rsidR="002E2981" w:rsidRPr="00096D2A" w:rsidRDefault="002E2981" w:rsidP="002E2981">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4B0E72EA"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47482148"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5319ADA" w14:textId="69E2B7B1" w:rsidR="00C02792" w:rsidRPr="00096D2A" w:rsidRDefault="00C02792">
            <w:r w:rsidRPr="00096D2A">
              <w:t> </w:t>
            </w:r>
            <w:r w:rsidR="00EC12E9" w:rsidRPr="00EC12E9">
              <w:t xml:space="preserve">There is no specific definition of </w:t>
            </w:r>
            <w:ins w:id="248" w:author="Bahar Toto" w:date="2025-11-04T12:52:00Z" w16du:dateUtc="2025-11-04T12:52:00Z">
              <w:r w:rsidR="00A9642F">
                <w:t>'</w:t>
              </w:r>
            </w:ins>
            <w:del w:id="249" w:author="Bahar Toto" w:date="2025-11-04T12:52:00Z" w16du:dateUtc="2025-11-04T12:52:00Z">
              <w:r w:rsidR="00EC12E9" w:rsidRPr="00EC12E9" w:rsidDel="00A9642F">
                <w:delText>"</w:delText>
              </w:r>
            </w:del>
            <w:r w:rsidR="00EC12E9" w:rsidRPr="00EC12E9">
              <w:t xml:space="preserve">the </w:t>
            </w:r>
            <w:r w:rsidR="00EC12E9">
              <w:t xml:space="preserve">sharing </w:t>
            </w:r>
            <w:r w:rsidR="00EC12E9" w:rsidRPr="00EC12E9">
              <w:t>of personal data</w:t>
            </w:r>
            <w:ins w:id="250" w:author="Bahar Toto" w:date="2025-11-04T12:52:00Z" w16du:dateUtc="2025-11-04T12:52:00Z">
              <w:r w:rsidR="00A9642F">
                <w:t>.'</w:t>
              </w:r>
            </w:ins>
            <w:del w:id="251" w:author="Bahar Toto" w:date="2025-11-04T12:52:00Z" w16du:dateUtc="2025-11-04T12:52:00Z">
              <w:r w:rsidR="00EC12E9" w:rsidRPr="00EC12E9" w:rsidDel="00A9642F">
                <w:delText>"</w:delText>
              </w:r>
            </w:del>
          </w:p>
        </w:tc>
      </w:tr>
      <w:tr w:rsidR="00A9642F" w:rsidRPr="00096D2A" w14:paraId="6D7A5B9F"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045B4D0F" w14:textId="77777777" w:rsidR="00A9642F" w:rsidRPr="00096D2A" w:rsidRDefault="00A9642F" w:rsidP="00A9642F">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DA7E7F4" w14:textId="446A323C" w:rsidR="00A9642F" w:rsidRPr="00096D2A" w:rsidRDefault="00A9642F" w:rsidP="00A9642F">
            <w:ins w:id="252" w:author="Bahar Toto" w:date="2025-11-04T12:50:00Z" w16du:dateUtc="2025-11-04T12:50:00Z">
              <w:r>
                <w:t>Not applicable.</w:t>
              </w:r>
            </w:ins>
            <w:del w:id="253" w:author="Bahar Toto" w:date="2025-11-04T12:50:00Z" w16du:dateUtc="2025-11-04T12:50:00Z">
              <w:r w:rsidRPr="00096D2A" w:rsidDel="00BF09D8">
                <w:delText> </w:delText>
              </w:r>
            </w:del>
          </w:p>
        </w:tc>
      </w:tr>
      <w:tr w:rsidR="00A9642F" w:rsidRPr="00096D2A" w14:paraId="532BAFA1"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tcPr>
          <w:p w14:paraId="0A19D6C1" w14:textId="77777777" w:rsidR="00A9642F" w:rsidRPr="00096D2A" w:rsidRDefault="00A9642F" w:rsidP="00A9642F">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C50647C" w14:textId="748B3BD9" w:rsidR="00A9642F" w:rsidRPr="00096D2A" w:rsidRDefault="00A9642F" w:rsidP="00A9642F">
            <w:r>
              <w:t>Not applicable.</w:t>
            </w:r>
          </w:p>
        </w:tc>
      </w:tr>
    </w:tbl>
    <w:p w14:paraId="40E34057" w14:textId="77777777" w:rsidR="002E2981" w:rsidRPr="00096D2A" w:rsidRDefault="002E2981" w:rsidP="002E2981">
      <w:pPr>
        <w:rPr>
          <w:i/>
          <w:iCs/>
        </w:rPr>
      </w:pPr>
    </w:p>
    <w:p w14:paraId="0F1ABA6D" w14:textId="77777777" w:rsidR="002E2981" w:rsidRPr="00096D2A" w:rsidRDefault="002E2981" w:rsidP="00E27686">
      <w:pPr>
        <w:pStyle w:val="ListParagraph"/>
        <w:numPr>
          <w:ilvl w:val="0"/>
          <w:numId w:val="6"/>
        </w:numPr>
        <w:rPr>
          <w:i/>
          <w:iCs/>
        </w:rPr>
      </w:pPr>
      <w:r w:rsidRPr="00096D2A">
        <w:rPr>
          <w:i/>
          <w:iCs/>
        </w:rPr>
        <w:t xml:space="preserve">How is personal data defined? </w:t>
      </w:r>
    </w:p>
    <w:p w14:paraId="7583A1E7" w14:textId="77777777" w:rsidR="002E2981" w:rsidRPr="00096D2A" w:rsidRDefault="002E2981" w:rsidP="002E2981">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Change w:id="254" w:author="Bahar Toto" w:date="2025-11-04T12:52:00Z" w16du:dateUtc="2025-11-04T12:52:00Z">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PrChange>
      </w:tblPr>
      <w:tblGrid>
        <w:gridCol w:w="4245"/>
        <w:gridCol w:w="4755"/>
        <w:tblGridChange w:id="255">
          <w:tblGrid>
            <w:gridCol w:w="4245"/>
            <w:gridCol w:w="255"/>
            <w:gridCol w:w="4500"/>
          </w:tblGrid>
        </w:tblGridChange>
      </w:tblGrid>
      <w:tr w:rsidR="00C02792" w:rsidRPr="00096D2A" w14:paraId="1BC5DDED" w14:textId="77777777" w:rsidTr="00A9642F">
        <w:trPr>
          <w:trHeight w:val="300"/>
          <w:trPrChange w:id="256" w:author="Bahar Toto" w:date="2025-11-04T12:52:00Z" w16du:dateUtc="2025-11-04T12:52:00Z">
            <w:trPr>
              <w:trHeight w:val="300"/>
            </w:trPr>
          </w:trPrChange>
        </w:trPr>
        <w:tc>
          <w:tcPr>
            <w:tcW w:w="4245" w:type="dxa"/>
            <w:tcBorders>
              <w:top w:val="single" w:sz="6" w:space="0" w:color="auto"/>
              <w:left w:val="single" w:sz="6" w:space="0" w:color="auto"/>
              <w:bottom w:val="single" w:sz="6" w:space="0" w:color="auto"/>
              <w:right w:val="single" w:sz="6" w:space="0" w:color="auto"/>
            </w:tcBorders>
            <w:hideMark/>
            <w:tcPrChange w:id="257" w:author="Bahar Toto" w:date="2025-11-04T12:52:00Z" w16du:dateUtc="2025-11-04T12:52:00Z">
              <w:tcPr>
                <w:tcW w:w="4500" w:type="dxa"/>
                <w:gridSpan w:val="2"/>
                <w:tcBorders>
                  <w:top w:val="single" w:sz="6" w:space="0" w:color="auto"/>
                  <w:left w:val="single" w:sz="6" w:space="0" w:color="auto"/>
                  <w:bottom w:val="single" w:sz="6" w:space="0" w:color="auto"/>
                  <w:right w:val="single" w:sz="6" w:space="0" w:color="auto"/>
                </w:tcBorders>
                <w:hideMark/>
              </w:tcPr>
            </w:tcPrChange>
          </w:tcPr>
          <w:p w14:paraId="4DFD915F" w14:textId="77777777" w:rsidR="00C02792" w:rsidRPr="00096D2A" w:rsidRDefault="00C02792">
            <w:r w:rsidRPr="00096D2A">
              <w:rPr>
                <w:i/>
                <w:iCs/>
              </w:rPr>
              <w:t>Response</w:t>
            </w:r>
            <w:r w:rsidRPr="00096D2A">
              <w:t> </w:t>
            </w:r>
          </w:p>
        </w:tc>
        <w:tc>
          <w:tcPr>
            <w:tcW w:w="4755" w:type="dxa"/>
            <w:tcBorders>
              <w:top w:val="single" w:sz="6" w:space="0" w:color="auto"/>
              <w:left w:val="single" w:sz="6" w:space="0" w:color="auto"/>
              <w:bottom w:val="single" w:sz="6" w:space="0" w:color="auto"/>
              <w:right w:val="single" w:sz="6" w:space="0" w:color="auto"/>
            </w:tcBorders>
            <w:hideMark/>
            <w:tcPrChange w:id="258" w:author="Bahar Toto" w:date="2025-11-04T12:52:00Z" w16du:dateUtc="2025-11-04T12:52:00Z">
              <w:tcPr>
                <w:tcW w:w="4500" w:type="dxa"/>
                <w:tcBorders>
                  <w:top w:val="single" w:sz="6" w:space="0" w:color="auto"/>
                  <w:left w:val="single" w:sz="6" w:space="0" w:color="auto"/>
                  <w:bottom w:val="single" w:sz="6" w:space="0" w:color="auto"/>
                  <w:right w:val="single" w:sz="6" w:space="0" w:color="auto"/>
                </w:tcBorders>
                <w:hideMark/>
              </w:tcPr>
            </w:tcPrChange>
          </w:tcPr>
          <w:p w14:paraId="13BEDA35" w14:textId="76943C9E" w:rsidR="00C02792" w:rsidRPr="00096D2A" w:rsidRDefault="00C02792">
            <w:r w:rsidRPr="00096D2A">
              <w:t> </w:t>
            </w:r>
            <w:r w:rsidR="00EC12E9" w:rsidRPr="00EC12E9">
              <w:t xml:space="preserve">A </w:t>
            </w:r>
            <w:del w:id="259" w:author="Bahar Toto" w:date="2025-11-04T12:52:00Z" w16du:dateUtc="2025-11-04T12:52:00Z">
              <w:r w:rsidR="00EC12E9" w:rsidRPr="00EC12E9" w:rsidDel="00A9642F">
                <w:delText>_P</w:delText>
              </w:r>
            </w:del>
            <w:ins w:id="260" w:author="Bahar Toto" w:date="2025-11-04T12:52:00Z" w16du:dateUtc="2025-11-04T12:52:00Z">
              <w:r w:rsidR="00A9642F">
                <w:t>p</w:t>
              </w:r>
            </w:ins>
            <w:r w:rsidR="00EC12E9" w:rsidRPr="00EC12E9">
              <w:t>ersonal data or data of personal nature</w:t>
            </w:r>
            <w:del w:id="261" w:author="Bahar Toto" w:date="2025-11-04T12:52:00Z" w16du:dateUtc="2025-11-04T12:52:00Z">
              <w:r w:rsidR="00EC12E9" w:rsidRPr="00EC12E9" w:rsidDel="00A9642F">
                <w:delText>_</w:delText>
              </w:r>
            </w:del>
            <w:r w:rsidR="00EC12E9" w:rsidRPr="00EC12E9">
              <w:t xml:space="preserve"> is defined as any information relating to an identified or directly or indirectly identifiable natural person.</w:t>
            </w:r>
          </w:p>
        </w:tc>
      </w:tr>
      <w:tr w:rsidR="00EC12E9" w:rsidRPr="00096D2A" w14:paraId="6D8B98B7" w14:textId="77777777" w:rsidTr="00A9642F">
        <w:trPr>
          <w:trHeight w:val="300"/>
          <w:trPrChange w:id="262" w:author="Bahar Toto" w:date="2025-11-04T12:52:00Z" w16du:dateUtc="2025-11-04T12:52:00Z">
            <w:trPr>
              <w:trHeight w:val="300"/>
            </w:trPr>
          </w:trPrChange>
        </w:trPr>
        <w:tc>
          <w:tcPr>
            <w:tcW w:w="4245" w:type="dxa"/>
            <w:tcBorders>
              <w:top w:val="single" w:sz="6" w:space="0" w:color="auto"/>
              <w:left w:val="single" w:sz="6" w:space="0" w:color="auto"/>
              <w:bottom w:val="single" w:sz="6" w:space="0" w:color="auto"/>
              <w:right w:val="single" w:sz="6" w:space="0" w:color="auto"/>
            </w:tcBorders>
            <w:hideMark/>
            <w:tcPrChange w:id="263" w:author="Bahar Toto" w:date="2025-11-04T12:52:00Z" w16du:dateUtc="2025-11-04T12:52:00Z">
              <w:tcPr>
                <w:tcW w:w="4500" w:type="dxa"/>
                <w:gridSpan w:val="2"/>
                <w:tcBorders>
                  <w:top w:val="single" w:sz="6" w:space="0" w:color="auto"/>
                  <w:left w:val="single" w:sz="6" w:space="0" w:color="auto"/>
                  <w:bottom w:val="single" w:sz="6" w:space="0" w:color="auto"/>
                  <w:right w:val="single" w:sz="6" w:space="0" w:color="auto"/>
                </w:tcBorders>
                <w:hideMark/>
              </w:tcPr>
            </w:tcPrChange>
          </w:tcPr>
          <w:p w14:paraId="10DF8931" w14:textId="77777777" w:rsidR="00EC12E9" w:rsidRPr="00096D2A" w:rsidRDefault="00EC12E9" w:rsidP="00EC12E9">
            <w:r w:rsidRPr="00096D2A">
              <w:rPr>
                <w:i/>
                <w:iCs/>
              </w:rPr>
              <w:t>Citation</w:t>
            </w:r>
            <w:r w:rsidRPr="00096D2A">
              <w:t> </w:t>
            </w:r>
          </w:p>
        </w:tc>
        <w:tc>
          <w:tcPr>
            <w:tcW w:w="4755" w:type="dxa"/>
            <w:tcBorders>
              <w:top w:val="single" w:sz="6" w:space="0" w:color="auto"/>
              <w:left w:val="single" w:sz="6" w:space="0" w:color="auto"/>
              <w:bottom w:val="single" w:sz="6" w:space="0" w:color="auto"/>
              <w:right w:val="single" w:sz="6" w:space="0" w:color="auto"/>
            </w:tcBorders>
            <w:hideMark/>
            <w:tcPrChange w:id="264" w:author="Bahar Toto" w:date="2025-11-04T12:52:00Z" w16du:dateUtc="2025-11-04T12:52:00Z">
              <w:tcPr>
                <w:tcW w:w="4500" w:type="dxa"/>
                <w:tcBorders>
                  <w:top w:val="single" w:sz="6" w:space="0" w:color="auto"/>
                  <w:left w:val="single" w:sz="6" w:space="0" w:color="auto"/>
                  <w:bottom w:val="single" w:sz="6" w:space="0" w:color="auto"/>
                  <w:right w:val="single" w:sz="6" w:space="0" w:color="auto"/>
                </w:tcBorders>
                <w:hideMark/>
              </w:tcPr>
            </w:tcPrChange>
          </w:tcPr>
          <w:p w14:paraId="6A9EEA33" w14:textId="44D2CCD8" w:rsidR="00EC12E9" w:rsidRPr="00096D2A" w:rsidRDefault="00A9642F" w:rsidP="00EC12E9">
            <w:ins w:id="265" w:author="Bahar Toto" w:date="2025-11-04T12:52:00Z" w16du:dateUtc="2025-11-04T12:52:00Z">
              <w:r>
                <w:t xml:space="preserve">Article 2(30) of the </w:t>
              </w:r>
            </w:ins>
            <w:del w:id="266" w:author="Bahar Toto" w:date="2025-11-04T12:52:00Z" w16du:dateUtc="2025-11-04T12:52:00Z">
              <w:r w:rsidR="00EC12E9" w:rsidRPr="00096D2A" w:rsidDel="00A9642F">
                <w:delText> </w:delText>
              </w:r>
              <w:r w:rsidR="00EC12E9" w:rsidDel="00A9642F">
                <w:delText xml:space="preserve">Art.2, </w:delText>
              </w:r>
              <w:r w:rsidR="001E1A42" w:rsidDel="00A9642F">
                <w:delText xml:space="preserve">§ </w:delText>
              </w:r>
              <w:r w:rsidR="00EC12E9" w:rsidDel="00A9642F">
                <w:delText xml:space="preserve">30 </w:delText>
              </w:r>
            </w:del>
            <w:r w:rsidR="00EC12E9">
              <w:t>Digital Code</w:t>
            </w:r>
          </w:p>
        </w:tc>
      </w:tr>
      <w:tr w:rsidR="00EC12E9" w:rsidRPr="00096D2A" w14:paraId="5B8EDF34" w14:textId="77777777" w:rsidTr="00A9642F">
        <w:trPr>
          <w:trHeight w:val="300"/>
          <w:trPrChange w:id="267" w:author="Bahar Toto" w:date="2025-11-04T12:52:00Z" w16du:dateUtc="2025-11-04T12:52:00Z">
            <w:trPr>
              <w:trHeight w:val="300"/>
            </w:trPr>
          </w:trPrChange>
        </w:trPr>
        <w:tc>
          <w:tcPr>
            <w:tcW w:w="4245" w:type="dxa"/>
            <w:tcBorders>
              <w:top w:val="single" w:sz="6" w:space="0" w:color="auto"/>
              <w:left w:val="single" w:sz="6" w:space="0" w:color="auto"/>
              <w:bottom w:val="single" w:sz="6" w:space="0" w:color="auto"/>
              <w:right w:val="single" w:sz="6" w:space="0" w:color="auto"/>
            </w:tcBorders>
            <w:tcPrChange w:id="268" w:author="Bahar Toto" w:date="2025-11-04T12:52:00Z" w16du:dateUtc="2025-11-04T12:52:00Z">
              <w:tcPr>
                <w:tcW w:w="4500" w:type="dxa"/>
                <w:gridSpan w:val="2"/>
                <w:tcBorders>
                  <w:top w:val="single" w:sz="6" w:space="0" w:color="auto"/>
                  <w:left w:val="single" w:sz="6" w:space="0" w:color="auto"/>
                  <w:bottom w:val="single" w:sz="6" w:space="0" w:color="auto"/>
                  <w:right w:val="single" w:sz="6" w:space="0" w:color="auto"/>
                </w:tcBorders>
              </w:tcPr>
            </w:tcPrChange>
          </w:tcPr>
          <w:p w14:paraId="1F6E9DCB" w14:textId="77777777" w:rsidR="00EC12E9" w:rsidRPr="00096D2A" w:rsidRDefault="00EC12E9" w:rsidP="00EC12E9">
            <w:pPr>
              <w:rPr>
                <w:i/>
                <w:iCs/>
              </w:rPr>
            </w:pPr>
            <w:r w:rsidRPr="00096D2A">
              <w:rPr>
                <w:i/>
                <w:iCs/>
              </w:rPr>
              <w:t xml:space="preserve">Applicable Persona </w:t>
            </w:r>
          </w:p>
        </w:tc>
        <w:tc>
          <w:tcPr>
            <w:tcW w:w="4755" w:type="dxa"/>
            <w:tcBorders>
              <w:top w:val="single" w:sz="6" w:space="0" w:color="auto"/>
              <w:left w:val="single" w:sz="6" w:space="0" w:color="auto"/>
              <w:bottom w:val="single" w:sz="6" w:space="0" w:color="auto"/>
              <w:right w:val="single" w:sz="6" w:space="0" w:color="auto"/>
            </w:tcBorders>
            <w:tcPrChange w:id="269" w:author="Bahar Toto" w:date="2025-11-04T12:52:00Z" w16du:dateUtc="2025-11-04T12:52:00Z">
              <w:tcPr>
                <w:tcW w:w="4500" w:type="dxa"/>
                <w:tcBorders>
                  <w:top w:val="single" w:sz="6" w:space="0" w:color="auto"/>
                  <w:left w:val="single" w:sz="6" w:space="0" w:color="auto"/>
                  <w:bottom w:val="single" w:sz="6" w:space="0" w:color="auto"/>
                  <w:right w:val="single" w:sz="6" w:space="0" w:color="auto"/>
                </w:tcBorders>
              </w:tcPr>
            </w:tcPrChange>
          </w:tcPr>
          <w:p w14:paraId="71A82B37" w14:textId="2C90B51B" w:rsidR="00EC12E9" w:rsidRPr="00096D2A" w:rsidRDefault="00EC12E9" w:rsidP="00EC12E9">
            <w:r>
              <w:t>Not applicable.</w:t>
            </w:r>
          </w:p>
        </w:tc>
      </w:tr>
    </w:tbl>
    <w:p w14:paraId="5CC6E64D" w14:textId="77777777" w:rsidR="002E2981" w:rsidRPr="00096D2A" w:rsidRDefault="002E2981" w:rsidP="002E2981">
      <w:pPr>
        <w:rPr>
          <w:i/>
          <w:iCs/>
        </w:rPr>
      </w:pPr>
    </w:p>
    <w:p w14:paraId="0F6EAC89" w14:textId="77777777" w:rsidR="002E2981" w:rsidRPr="00096D2A" w:rsidRDefault="002E2981" w:rsidP="00E27686">
      <w:pPr>
        <w:pStyle w:val="ListParagraph"/>
        <w:numPr>
          <w:ilvl w:val="0"/>
          <w:numId w:val="6"/>
        </w:numPr>
        <w:rPr>
          <w:i/>
          <w:iCs/>
        </w:rPr>
      </w:pPr>
      <w:r w:rsidRPr="00096D2A">
        <w:rPr>
          <w:i/>
          <w:iCs/>
        </w:rPr>
        <w:lastRenderedPageBreak/>
        <w:t xml:space="preserve">How is sensitive data defined? </w:t>
      </w:r>
    </w:p>
    <w:p w14:paraId="430BA871"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78DBAFF"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1315C242"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4CA14D3" w14:textId="5B2C47D7" w:rsidR="00C02792" w:rsidRPr="00096D2A" w:rsidRDefault="00C02792">
            <w:r w:rsidRPr="00096D2A">
              <w:t> </w:t>
            </w:r>
            <w:r w:rsidR="00EC12E9" w:rsidRPr="00EC12E9">
              <w:t>Sensitive data</w:t>
            </w:r>
            <w:del w:id="270" w:author="Bahar Toto" w:date="2025-11-04T12:52:00Z" w16du:dateUtc="2025-11-04T12:52:00Z">
              <w:r w:rsidR="00EC12E9" w:rsidRPr="00EC12E9" w:rsidDel="00A9642F">
                <w:delText>_</w:delText>
              </w:r>
            </w:del>
            <w:ins w:id="271" w:author="Bahar Toto" w:date="2025-11-04T12:52:00Z" w16du:dateUtc="2025-11-04T12:52:00Z">
              <w:r w:rsidR="00A9642F">
                <w:t xml:space="preserve"> </w:t>
              </w:r>
            </w:ins>
            <w:r w:rsidR="00EC12E9" w:rsidRPr="00EC12E9">
              <w:t xml:space="preserve">is biometric data, personal data relating </w:t>
            </w:r>
            <w:proofErr w:type="gramStart"/>
            <w:r w:rsidR="00EC12E9" w:rsidRPr="00EC12E9">
              <w:t>in particular to</w:t>
            </w:r>
            <w:proofErr w:type="gramEnd"/>
            <w:r w:rsidR="00EC12E9" w:rsidRPr="00EC12E9">
              <w:t xml:space="preserve"> racial or ethnic origins, political opinions or activities, religious or philosophical beliefs, trade union membership, sexual life, health, or genetics.</w:t>
            </w:r>
          </w:p>
        </w:tc>
      </w:tr>
      <w:tr w:rsidR="00C02792" w:rsidRPr="00096D2A" w14:paraId="09181602"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34B8208"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2C84BFD" w14:textId="137459B1" w:rsidR="00C02792" w:rsidRPr="00096D2A" w:rsidRDefault="00A9642F">
            <w:ins w:id="272" w:author="Bahar Toto" w:date="2025-11-04T12:52:00Z" w16du:dateUtc="2025-11-04T12:52:00Z">
              <w:r>
                <w:t>Article 2(32</w:t>
              </w:r>
            </w:ins>
            <w:ins w:id="273" w:author="Bahar Toto" w:date="2025-11-04T12:53:00Z" w16du:dateUtc="2025-11-04T12:53:00Z">
              <w:r>
                <w:t xml:space="preserve">) of the </w:t>
              </w:r>
            </w:ins>
            <w:del w:id="274" w:author="Bahar Toto" w:date="2025-11-04T12:52:00Z" w16du:dateUtc="2025-11-04T12:52:00Z">
              <w:r w:rsidR="00C02792" w:rsidRPr="00096D2A" w:rsidDel="00A9642F">
                <w:delText> </w:delText>
              </w:r>
              <w:r w:rsidR="00EC12E9" w:rsidDel="00A9642F">
                <w:delText xml:space="preserve">Art.2, </w:delText>
              </w:r>
              <w:r w:rsidR="001E1A42" w:rsidDel="00A9642F">
                <w:delText xml:space="preserve">§ </w:delText>
              </w:r>
              <w:r w:rsidR="00EC12E9" w:rsidDel="00A9642F">
                <w:delText xml:space="preserve">32 </w:delText>
              </w:r>
            </w:del>
            <w:r w:rsidR="00EC12E9">
              <w:t>Digital Code</w:t>
            </w:r>
          </w:p>
        </w:tc>
      </w:tr>
      <w:tr w:rsidR="00C02792" w:rsidRPr="00096D2A" w14:paraId="59A7CD76"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7C11102F"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5A6C386" w14:textId="3FC3A18C" w:rsidR="00C02792" w:rsidRPr="00096D2A" w:rsidRDefault="0CB7D3DF" w:rsidP="014594D8">
            <w:r>
              <w:t>Not applicable.</w:t>
            </w:r>
          </w:p>
        </w:tc>
      </w:tr>
    </w:tbl>
    <w:p w14:paraId="1404B089" w14:textId="77777777" w:rsidR="002E2981" w:rsidRPr="00096D2A" w:rsidRDefault="002E2981" w:rsidP="002E2981">
      <w:pPr>
        <w:rPr>
          <w:i/>
          <w:iCs/>
        </w:rPr>
      </w:pPr>
    </w:p>
    <w:p w14:paraId="23DDBB71" w14:textId="77777777" w:rsidR="002E2981" w:rsidRPr="00096D2A" w:rsidRDefault="002E2981" w:rsidP="00E27686">
      <w:pPr>
        <w:pStyle w:val="ListParagraph"/>
        <w:numPr>
          <w:ilvl w:val="0"/>
          <w:numId w:val="6"/>
        </w:numPr>
        <w:rPr>
          <w:i/>
          <w:iCs/>
        </w:rPr>
      </w:pPr>
      <w:r w:rsidRPr="00096D2A">
        <w:rPr>
          <w:i/>
          <w:iCs/>
        </w:rPr>
        <w:t xml:space="preserve">How is biometric data defined? </w:t>
      </w:r>
    </w:p>
    <w:p w14:paraId="6F1CA75F" w14:textId="77777777" w:rsidR="002E2981" w:rsidRPr="00096D2A" w:rsidRDefault="002E2981" w:rsidP="002E2981">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0EFC34B2" w14:textId="77777777" w:rsidTr="00400B2D">
        <w:trPr>
          <w:trHeight w:val="300"/>
        </w:trPr>
        <w:tc>
          <w:tcPr>
            <w:tcW w:w="4500" w:type="dxa"/>
            <w:tcBorders>
              <w:top w:val="single" w:sz="6" w:space="0" w:color="auto"/>
              <w:left w:val="single" w:sz="6" w:space="0" w:color="auto"/>
              <w:bottom w:val="single" w:sz="6" w:space="0" w:color="auto"/>
              <w:right w:val="single" w:sz="6" w:space="0" w:color="auto"/>
            </w:tcBorders>
            <w:hideMark/>
          </w:tcPr>
          <w:p w14:paraId="15820348"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7C4ABB6" w14:textId="53F0058B" w:rsidR="00C02792" w:rsidRPr="00096D2A" w:rsidRDefault="00C02792">
            <w:r w:rsidRPr="00096D2A">
              <w:t> </w:t>
            </w:r>
            <w:r w:rsidR="00400B2D" w:rsidRPr="00400B2D">
              <w:t xml:space="preserve">Biometric data is data relating to physical, biological or </w:t>
            </w:r>
            <w:proofErr w:type="spellStart"/>
            <w:r w:rsidR="00400B2D" w:rsidRPr="00400B2D">
              <w:t>behavioral</w:t>
            </w:r>
            <w:proofErr w:type="spellEnd"/>
            <w:r w:rsidR="00400B2D" w:rsidRPr="00400B2D">
              <w:t xml:space="preserve"> characteristics that allow the identification of a natural person such as fingerprints, facial images, voice, iris or gait.</w:t>
            </w:r>
          </w:p>
        </w:tc>
      </w:tr>
      <w:tr w:rsidR="00400B2D" w:rsidRPr="00096D2A" w14:paraId="4E61F29B" w14:textId="77777777" w:rsidTr="00400B2D">
        <w:trPr>
          <w:trHeight w:val="300"/>
        </w:trPr>
        <w:tc>
          <w:tcPr>
            <w:tcW w:w="4500" w:type="dxa"/>
            <w:tcBorders>
              <w:top w:val="single" w:sz="6" w:space="0" w:color="auto"/>
              <w:left w:val="single" w:sz="6" w:space="0" w:color="auto"/>
              <w:bottom w:val="single" w:sz="6" w:space="0" w:color="auto"/>
              <w:right w:val="single" w:sz="6" w:space="0" w:color="auto"/>
            </w:tcBorders>
            <w:hideMark/>
          </w:tcPr>
          <w:p w14:paraId="7C7E4064" w14:textId="77777777" w:rsidR="00400B2D" w:rsidRPr="00096D2A" w:rsidRDefault="00400B2D" w:rsidP="00400B2D">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2793138" w14:textId="7152B3F6" w:rsidR="00400B2D" w:rsidRPr="00096D2A" w:rsidRDefault="00A9642F" w:rsidP="00400B2D">
            <w:ins w:id="275" w:author="Bahar Toto" w:date="2025-11-04T12:53:00Z" w16du:dateUtc="2025-11-04T12:53:00Z">
              <w:r>
                <w:t xml:space="preserve">Article 2(29) of the </w:t>
              </w:r>
            </w:ins>
            <w:del w:id="276" w:author="Bahar Toto" w:date="2025-11-04T12:53:00Z" w16du:dateUtc="2025-11-04T12:53:00Z">
              <w:r w:rsidR="00400B2D" w:rsidRPr="00096D2A" w:rsidDel="00A9642F">
                <w:delText> </w:delText>
              </w:r>
              <w:r w:rsidR="00400B2D" w:rsidDel="00A9642F">
                <w:delText xml:space="preserve">Art.2, </w:delText>
              </w:r>
              <w:r w:rsidR="001E1A42" w:rsidDel="00A9642F">
                <w:delText xml:space="preserve">§ </w:delText>
              </w:r>
              <w:r w:rsidR="00400B2D" w:rsidDel="00A9642F">
                <w:delText xml:space="preserve">29 </w:delText>
              </w:r>
            </w:del>
            <w:r w:rsidR="00400B2D">
              <w:t>Digital Code</w:t>
            </w:r>
          </w:p>
        </w:tc>
      </w:tr>
      <w:tr w:rsidR="00400B2D" w:rsidRPr="00096D2A" w14:paraId="28CA6903" w14:textId="77777777" w:rsidTr="00400B2D">
        <w:trPr>
          <w:trHeight w:val="300"/>
        </w:trPr>
        <w:tc>
          <w:tcPr>
            <w:tcW w:w="4500" w:type="dxa"/>
            <w:tcBorders>
              <w:top w:val="single" w:sz="6" w:space="0" w:color="auto"/>
              <w:left w:val="single" w:sz="6" w:space="0" w:color="auto"/>
              <w:bottom w:val="single" w:sz="6" w:space="0" w:color="auto"/>
              <w:right w:val="single" w:sz="6" w:space="0" w:color="auto"/>
            </w:tcBorders>
          </w:tcPr>
          <w:p w14:paraId="1EA5062B" w14:textId="77777777" w:rsidR="00400B2D" w:rsidRPr="00096D2A" w:rsidRDefault="00400B2D" w:rsidP="00400B2D">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BEA5BA4" w14:textId="6A92370B" w:rsidR="00400B2D" w:rsidRPr="00096D2A" w:rsidRDefault="00400B2D" w:rsidP="00400B2D">
            <w:r>
              <w:t>Not applicable.</w:t>
            </w:r>
          </w:p>
        </w:tc>
      </w:tr>
    </w:tbl>
    <w:p w14:paraId="605A0B06" w14:textId="77777777" w:rsidR="002E2981" w:rsidRPr="00096D2A" w:rsidRDefault="002E2981" w:rsidP="002E2981">
      <w:pPr>
        <w:rPr>
          <w:i/>
          <w:iCs/>
        </w:rPr>
      </w:pPr>
    </w:p>
    <w:p w14:paraId="0C6CB652" w14:textId="77777777" w:rsidR="002E2981" w:rsidRPr="00096D2A" w:rsidRDefault="002E2981" w:rsidP="00E27686">
      <w:pPr>
        <w:pStyle w:val="ListParagraph"/>
        <w:numPr>
          <w:ilvl w:val="0"/>
          <w:numId w:val="6"/>
        </w:numPr>
        <w:rPr>
          <w:i/>
          <w:iCs/>
        </w:rPr>
      </w:pPr>
      <w:r w:rsidRPr="00096D2A">
        <w:rPr>
          <w:i/>
          <w:iCs/>
        </w:rPr>
        <w:t xml:space="preserve">How health data defined? </w:t>
      </w:r>
    </w:p>
    <w:p w14:paraId="4C467D7F" w14:textId="77777777" w:rsidR="002E2981" w:rsidRPr="00096D2A" w:rsidRDefault="002E2981" w:rsidP="002E2981">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0D511D2D" w14:textId="77777777" w:rsidTr="00400B2D">
        <w:trPr>
          <w:trHeight w:val="300"/>
        </w:trPr>
        <w:tc>
          <w:tcPr>
            <w:tcW w:w="4500" w:type="dxa"/>
            <w:tcBorders>
              <w:top w:val="single" w:sz="6" w:space="0" w:color="auto"/>
              <w:left w:val="single" w:sz="6" w:space="0" w:color="auto"/>
              <w:bottom w:val="single" w:sz="6" w:space="0" w:color="auto"/>
              <w:right w:val="single" w:sz="6" w:space="0" w:color="auto"/>
            </w:tcBorders>
            <w:hideMark/>
          </w:tcPr>
          <w:p w14:paraId="782B6809"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4431A34" w14:textId="2EC119AA" w:rsidR="00C02792" w:rsidRPr="00096D2A" w:rsidRDefault="00C02792">
            <w:r w:rsidRPr="00096D2A">
              <w:t> </w:t>
            </w:r>
            <w:r w:rsidR="00400B2D" w:rsidRPr="00400B2D">
              <w:t>Health data is included in special categories of data</w:t>
            </w:r>
            <w:del w:id="277" w:author="Bahar Toto" w:date="2025-11-04T12:53:00Z" w16du:dateUtc="2025-11-04T12:53:00Z">
              <w:r w:rsidR="00400B2D" w:rsidRPr="00400B2D" w:rsidDel="00A9642F">
                <w:delText>_</w:delText>
              </w:r>
            </w:del>
            <w:r w:rsidR="00400B2D" w:rsidRPr="00400B2D">
              <w:t xml:space="preserve"> which are defined as data revealing racial or ethnic origin, political opinions, religious or philosophical beliefs, trade union membership, as well as genetic data, biometric data for the purpose of uniquely identifying a natural person, including data concerning health and data concerning sexual life, minors and judicial convictions;</w:t>
            </w:r>
          </w:p>
        </w:tc>
      </w:tr>
      <w:tr w:rsidR="00400B2D" w:rsidRPr="00096D2A" w14:paraId="0E48B6C5" w14:textId="77777777" w:rsidTr="00400B2D">
        <w:trPr>
          <w:trHeight w:val="300"/>
        </w:trPr>
        <w:tc>
          <w:tcPr>
            <w:tcW w:w="4500" w:type="dxa"/>
            <w:tcBorders>
              <w:top w:val="single" w:sz="6" w:space="0" w:color="auto"/>
              <w:left w:val="single" w:sz="6" w:space="0" w:color="auto"/>
              <w:bottom w:val="single" w:sz="6" w:space="0" w:color="auto"/>
              <w:right w:val="single" w:sz="6" w:space="0" w:color="auto"/>
            </w:tcBorders>
            <w:hideMark/>
          </w:tcPr>
          <w:p w14:paraId="7BD90A7B" w14:textId="77777777" w:rsidR="00400B2D" w:rsidRPr="00096D2A" w:rsidRDefault="00400B2D" w:rsidP="00400B2D">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074074B" w14:textId="404586AA" w:rsidR="00400B2D" w:rsidRPr="00096D2A" w:rsidRDefault="00A9642F" w:rsidP="00400B2D">
            <w:ins w:id="278" w:author="Bahar Toto" w:date="2025-11-04T12:53:00Z" w16du:dateUtc="2025-11-04T12:53:00Z">
              <w:r>
                <w:t xml:space="preserve">Article 2(10) of the </w:t>
              </w:r>
            </w:ins>
            <w:del w:id="279" w:author="Bahar Toto" w:date="2025-11-04T12:53:00Z" w16du:dateUtc="2025-11-04T12:53:00Z">
              <w:r w:rsidR="00400B2D" w:rsidRPr="00096D2A" w:rsidDel="00A9642F">
                <w:delText> </w:delText>
              </w:r>
              <w:r w:rsidR="00400B2D" w:rsidDel="00A9642F">
                <w:delText xml:space="preserve">Art.2, </w:delText>
              </w:r>
              <w:r w:rsidR="001E1A42" w:rsidDel="00A9642F">
                <w:delText xml:space="preserve">§ </w:delText>
              </w:r>
              <w:r w:rsidR="00400B2D" w:rsidDel="00A9642F">
                <w:delText xml:space="preserve">10 </w:delText>
              </w:r>
            </w:del>
            <w:r w:rsidR="00400B2D">
              <w:t>Digital Code</w:t>
            </w:r>
          </w:p>
        </w:tc>
      </w:tr>
      <w:tr w:rsidR="00400B2D" w:rsidRPr="00096D2A" w14:paraId="0AA20DFF" w14:textId="77777777" w:rsidTr="00400B2D">
        <w:trPr>
          <w:trHeight w:val="300"/>
        </w:trPr>
        <w:tc>
          <w:tcPr>
            <w:tcW w:w="4500" w:type="dxa"/>
            <w:tcBorders>
              <w:top w:val="single" w:sz="6" w:space="0" w:color="auto"/>
              <w:left w:val="single" w:sz="6" w:space="0" w:color="auto"/>
              <w:bottom w:val="single" w:sz="6" w:space="0" w:color="auto"/>
              <w:right w:val="single" w:sz="6" w:space="0" w:color="auto"/>
            </w:tcBorders>
          </w:tcPr>
          <w:p w14:paraId="169853F9" w14:textId="77777777" w:rsidR="00400B2D" w:rsidRPr="00096D2A" w:rsidRDefault="00400B2D" w:rsidP="00400B2D">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CDA37F8" w14:textId="5A99A3DB" w:rsidR="00400B2D" w:rsidRPr="00096D2A" w:rsidRDefault="00400B2D" w:rsidP="00400B2D">
            <w:r>
              <w:t>Not applicable.</w:t>
            </w:r>
          </w:p>
        </w:tc>
      </w:tr>
    </w:tbl>
    <w:p w14:paraId="00E75B10" w14:textId="77777777" w:rsidR="002E2981" w:rsidRPr="00096D2A" w:rsidRDefault="002E2981" w:rsidP="002E2981">
      <w:pPr>
        <w:rPr>
          <w:i/>
          <w:iCs/>
        </w:rPr>
      </w:pPr>
    </w:p>
    <w:p w14:paraId="419B1A37" w14:textId="77777777" w:rsidR="002E2981" w:rsidRPr="00096D2A" w:rsidRDefault="002E2981" w:rsidP="00E27686">
      <w:pPr>
        <w:pStyle w:val="ListParagraph"/>
        <w:numPr>
          <w:ilvl w:val="0"/>
          <w:numId w:val="6"/>
        </w:numPr>
        <w:rPr>
          <w:i/>
          <w:iCs/>
        </w:rPr>
      </w:pPr>
      <w:r w:rsidRPr="00096D2A">
        <w:rPr>
          <w:i/>
          <w:iCs/>
        </w:rPr>
        <w:t xml:space="preserve">How is pseudonymised/ de-identified data defined? </w:t>
      </w:r>
    </w:p>
    <w:p w14:paraId="4A82F07C" w14:textId="77777777" w:rsidR="002E2981" w:rsidRPr="00096D2A" w:rsidRDefault="002E2981" w:rsidP="002E2981">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0469E707"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05FFAE81"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CD64D8D" w14:textId="21F910B8" w:rsidR="00C02792" w:rsidRPr="00096D2A" w:rsidRDefault="00C02792">
            <w:r w:rsidRPr="00096D2A">
              <w:t> </w:t>
            </w:r>
            <w:r w:rsidR="00B026DA" w:rsidRPr="00096D2A">
              <w:t> </w:t>
            </w:r>
            <w:r w:rsidR="00B026DA" w:rsidRPr="00EC12E9">
              <w:t xml:space="preserve">There is no specific definition of </w:t>
            </w:r>
            <w:del w:id="280" w:author="Bahar Toto" w:date="2025-11-04T12:53:00Z" w16du:dateUtc="2025-11-04T12:53:00Z">
              <w:r w:rsidR="00B026DA" w:rsidRPr="00A9642F" w:rsidDel="00A9642F">
                <w:delText>"</w:delText>
              </w:r>
              <w:r w:rsidR="00B026DA" w:rsidRPr="00A9642F" w:rsidDel="00A9642F">
                <w:rPr>
                  <w:rPrChange w:id="281" w:author="Bahar Toto" w:date="2025-11-04T12:53:00Z" w16du:dateUtc="2025-11-04T12:53:00Z">
                    <w:rPr>
                      <w:i/>
                      <w:iCs/>
                    </w:rPr>
                  </w:rPrChange>
                </w:rPr>
                <w:delText xml:space="preserve"> </w:delText>
              </w:r>
            </w:del>
            <w:ins w:id="282" w:author="Bahar Toto" w:date="2025-11-04T12:53:00Z" w16du:dateUtc="2025-11-04T12:53:00Z">
              <w:r w:rsidR="00A9642F">
                <w:t>'</w:t>
              </w:r>
            </w:ins>
            <w:r w:rsidR="00B026DA" w:rsidRPr="00A9642F">
              <w:rPr>
                <w:rPrChange w:id="283" w:author="Bahar Toto" w:date="2025-11-04T12:53:00Z" w16du:dateUtc="2025-11-04T12:53:00Z">
                  <w:rPr>
                    <w:i/>
                    <w:iCs/>
                  </w:rPr>
                </w:rPrChange>
              </w:rPr>
              <w:t>pseudonymised/ de-identified data</w:t>
            </w:r>
            <w:ins w:id="284" w:author="Bahar Toto" w:date="2025-11-04T12:53:00Z" w16du:dateUtc="2025-11-04T12:53:00Z">
              <w:r w:rsidR="00A9642F">
                <w:t>.'</w:t>
              </w:r>
            </w:ins>
            <w:del w:id="285" w:author="Bahar Toto" w:date="2025-11-04T12:53:00Z" w16du:dateUtc="2025-11-04T12:53:00Z">
              <w:r w:rsidR="00B026DA" w:rsidRPr="00A9642F" w:rsidDel="00A9642F">
                <w:rPr>
                  <w:rPrChange w:id="286" w:author="Bahar Toto" w:date="2025-11-04T12:53:00Z" w16du:dateUtc="2025-11-04T12:53:00Z">
                    <w:rPr>
                      <w:i/>
                      <w:iCs/>
                    </w:rPr>
                  </w:rPrChange>
                </w:rPr>
                <w:delText xml:space="preserve"> </w:delText>
              </w:r>
              <w:r w:rsidR="00B026DA" w:rsidRPr="00A9642F" w:rsidDel="00A9642F">
                <w:delText>"</w:delText>
              </w:r>
            </w:del>
          </w:p>
        </w:tc>
      </w:tr>
      <w:tr w:rsidR="00A9642F" w:rsidRPr="00096D2A" w14:paraId="5E3CFCB4"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6DD0B1FC" w14:textId="77777777" w:rsidR="00A9642F" w:rsidRPr="00096D2A" w:rsidRDefault="00A9642F" w:rsidP="00A9642F">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A490475" w14:textId="34EA2E3A" w:rsidR="00A9642F" w:rsidRPr="00096D2A" w:rsidRDefault="00A9642F" w:rsidP="00A9642F">
            <w:ins w:id="287" w:author="Bahar Toto" w:date="2025-11-04T12:50:00Z" w16du:dateUtc="2025-11-04T12:50:00Z">
              <w:r>
                <w:t>Not applicable.</w:t>
              </w:r>
            </w:ins>
            <w:del w:id="288" w:author="Bahar Toto" w:date="2025-11-04T12:50:00Z" w16du:dateUtc="2025-11-04T12:50:00Z">
              <w:r w:rsidRPr="00096D2A" w:rsidDel="00FE4976">
                <w:delText> </w:delText>
              </w:r>
              <w:r w:rsidDel="00FE4976">
                <w:delText>Not applicable</w:delText>
              </w:r>
            </w:del>
          </w:p>
        </w:tc>
      </w:tr>
      <w:tr w:rsidR="00A9642F" w:rsidRPr="00096D2A" w14:paraId="0640FD08"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tcPr>
          <w:p w14:paraId="64B77D80" w14:textId="77777777" w:rsidR="00A9642F" w:rsidRPr="00096D2A" w:rsidRDefault="00A9642F" w:rsidP="00A9642F">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E5677DB" w14:textId="31D6F1FC" w:rsidR="00A9642F" w:rsidRPr="00096D2A" w:rsidRDefault="00A9642F" w:rsidP="00A9642F">
            <w:r>
              <w:t>Not applicable.</w:t>
            </w:r>
          </w:p>
        </w:tc>
      </w:tr>
    </w:tbl>
    <w:p w14:paraId="71AD37F4" w14:textId="77777777" w:rsidR="002E2981" w:rsidRPr="00096D2A" w:rsidRDefault="002E2981" w:rsidP="002E2981">
      <w:pPr>
        <w:rPr>
          <w:i/>
          <w:iCs/>
        </w:rPr>
      </w:pPr>
    </w:p>
    <w:p w14:paraId="7649932F" w14:textId="1919D1CA" w:rsidR="002E2981" w:rsidRPr="00096D2A" w:rsidRDefault="002E2981" w:rsidP="43A8F02C">
      <w:pPr>
        <w:pStyle w:val="ListParagraph"/>
        <w:numPr>
          <w:ilvl w:val="0"/>
          <w:numId w:val="6"/>
        </w:numPr>
        <w:rPr>
          <w:i/>
          <w:iCs/>
        </w:rPr>
      </w:pPr>
      <w:r w:rsidRPr="43A8F02C">
        <w:rPr>
          <w:i/>
          <w:iCs/>
        </w:rPr>
        <w:t xml:space="preserve">How is anonymized data </w:t>
      </w:r>
      <w:proofErr w:type="gramStart"/>
      <w:r w:rsidRPr="43A8F02C">
        <w:rPr>
          <w:i/>
          <w:iCs/>
        </w:rPr>
        <w:t>define</w:t>
      </w:r>
      <w:proofErr w:type="gramEnd"/>
      <w:r w:rsidRPr="43A8F02C">
        <w:rPr>
          <w:i/>
          <w:iCs/>
        </w:rPr>
        <w:t xml:space="preserve">? </w:t>
      </w:r>
    </w:p>
    <w:p w14:paraId="6D175430" w14:textId="77777777" w:rsidR="002E2981" w:rsidRPr="00096D2A" w:rsidRDefault="002E2981" w:rsidP="002E2981">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29D072B8"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0637C1C0" w14:textId="77777777" w:rsidR="00C02792" w:rsidRPr="00096D2A" w:rsidRDefault="00C02792">
            <w:r w:rsidRPr="00096D2A">
              <w:rPr>
                <w:i/>
                <w:iCs/>
              </w:rPr>
              <w:lastRenderedPageBreak/>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4108BD0" w14:textId="57BD58D0" w:rsidR="00C02792" w:rsidRPr="00096D2A" w:rsidRDefault="00C02792">
            <w:r w:rsidRPr="00096D2A">
              <w:t> </w:t>
            </w:r>
            <w:r w:rsidR="00B026DA" w:rsidRPr="00EC12E9">
              <w:t xml:space="preserve">There is no specific definition </w:t>
            </w:r>
            <w:r w:rsidR="00B026DA" w:rsidRPr="00A9642F">
              <w:t xml:space="preserve">of </w:t>
            </w:r>
            <w:ins w:id="289" w:author="Bahar Toto" w:date="2025-11-04T12:53:00Z" w16du:dateUtc="2025-11-04T12:53:00Z">
              <w:r w:rsidR="00A9642F">
                <w:t>'</w:t>
              </w:r>
            </w:ins>
            <w:del w:id="290" w:author="Bahar Toto" w:date="2025-11-04T12:53:00Z" w16du:dateUtc="2025-11-04T12:53:00Z">
              <w:r w:rsidR="00B026DA" w:rsidRPr="00A9642F" w:rsidDel="00A9642F">
                <w:delText>"</w:delText>
              </w:r>
              <w:r w:rsidR="00B026DA" w:rsidRPr="00A9642F" w:rsidDel="00A9642F">
                <w:rPr>
                  <w:rPrChange w:id="291" w:author="Bahar Toto" w:date="2025-11-04T12:53:00Z" w16du:dateUtc="2025-11-04T12:53:00Z">
                    <w:rPr>
                      <w:i/>
                      <w:iCs/>
                    </w:rPr>
                  </w:rPrChange>
                </w:rPr>
                <w:delText xml:space="preserve"> </w:delText>
              </w:r>
            </w:del>
            <w:r w:rsidR="00B026DA" w:rsidRPr="00A9642F">
              <w:rPr>
                <w:rPrChange w:id="292" w:author="Bahar Toto" w:date="2025-11-04T12:53:00Z" w16du:dateUtc="2025-11-04T12:53:00Z">
                  <w:rPr>
                    <w:i/>
                    <w:iCs/>
                  </w:rPr>
                </w:rPrChange>
              </w:rPr>
              <w:t>anonymized data</w:t>
            </w:r>
            <w:ins w:id="293" w:author="Bahar Toto" w:date="2025-11-04T12:53:00Z" w16du:dateUtc="2025-11-04T12:53:00Z">
              <w:r w:rsidR="00A9642F">
                <w:t>.'</w:t>
              </w:r>
            </w:ins>
            <w:del w:id="294" w:author="Bahar Toto" w:date="2025-11-04T12:53:00Z" w16du:dateUtc="2025-11-04T12:53:00Z">
              <w:r w:rsidR="00B026DA" w:rsidRPr="00A9642F" w:rsidDel="00A9642F">
                <w:rPr>
                  <w:rPrChange w:id="295" w:author="Bahar Toto" w:date="2025-11-04T12:53:00Z" w16du:dateUtc="2025-11-04T12:53:00Z">
                    <w:rPr>
                      <w:i/>
                      <w:iCs/>
                    </w:rPr>
                  </w:rPrChange>
                </w:rPr>
                <w:delText xml:space="preserve"> </w:delText>
              </w:r>
              <w:r w:rsidR="00B026DA" w:rsidRPr="00A9642F" w:rsidDel="00A9642F">
                <w:delText>"</w:delText>
              </w:r>
            </w:del>
          </w:p>
        </w:tc>
      </w:tr>
      <w:tr w:rsidR="00A9642F" w:rsidRPr="00096D2A" w14:paraId="793B59C1"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3CCDD39C" w14:textId="77777777" w:rsidR="00A9642F" w:rsidRPr="00096D2A" w:rsidRDefault="00A9642F" w:rsidP="00A9642F">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F3BEE8C" w14:textId="3658E9CA" w:rsidR="00A9642F" w:rsidRPr="00096D2A" w:rsidRDefault="00A9642F" w:rsidP="00A9642F">
            <w:ins w:id="296" w:author="Bahar Toto" w:date="2025-11-04T12:50:00Z" w16du:dateUtc="2025-11-04T12:50:00Z">
              <w:r>
                <w:t>Not applicable.</w:t>
              </w:r>
            </w:ins>
            <w:del w:id="297" w:author="Bahar Toto" w:date="2025-11-04T12:50:00Z" w16du:dateUtc="2025-11-04T12:50:00Z">
              <w:r w:rsidRPr="00096D2A" w:rsidDel="00C76F4D">
                <w:delText> </w:delText>
              </w:r>
              <w:r w:rsidDel="00C76F4D">
                <w:delText xml:space="preserve">Not applicable </w:delText>
              </w:r>
            </w:del>
          </w:p>
        </w:tc>
      </w:tr>
      <w:tr w:rsidR="00A9642F" w:rsidRPr="00096D2A" w14:paraId="132861CD"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tcPr>
          <w:p w14:paraId="74EF4CB4" w14:textId="77777777" w:rsidR="00A9642F" w:rsidRPr="00096D2A" w:rsidRDefault="00A9642F" w:rsidP="00A9642F">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B5E7E85" w14:textId="38499C1E" w:rsidR="00A9642F" w:rsidRPr="00096D2A" w:rsidRDefault="00A9642F" w:rsidP="00A9642F">
            <w:r>
              <w:t>Not applicable.</w:t>
            </w:r>
          </w:p>
        </w:tc>
      </w:tr>
    </w:tbl>
    <w:p w14:paraId="5CF5DDE2" w14:textId="77777777" w:rsidR="002E2981" w:rsidRPr="00096D2A" w:rsidRDefault="002E2981" w:rsidP="002E2981">
      <w:pPr>
        <w:rPr>
          <w:i/>
          <w:iCs/>
        </w:rPr>
      </w:pPr>
    </w:p>
    <w:p w14:paraId="306F3E25" w14:textId="7FA05ECB" w:rsidR="002E2981" w:rsidRPr="00096D2A" w:rsidRDefault="002E2981" w:rsidP="00E27686">
      <w:pPr>
        <w:pStyle w:val="ListParagraph"/>
        <w:numPr>
          <w:ilvl w:val="0"/>
          <w:numId w:val="6"/>
        </w:numPr>
        <w:rPr>
          <w:i/>
          <w:iCs/>
        </w:rPr>
      </w:pPr>
      <w:r w:rsidRPr="00096D2A">
        <w:rPr>
          <w:i/>
          <w:iCs/>
        </w:rPr>
        <w:t>How is profiling defined?</w:t>
      </w:r>
    </w:p>
    <w:p w14:paraId="51F9365F"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4F85CA58"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F3CB2C4"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6A2D302" w14:textId="21641C4B" w:rsidR="00C02792" w:rsidRPr="00096D2A" w:rsidRDefault="00C02792">
            <w:r w:rsidRPr="00096D2A">
              <w:t> </w:t>
            </w:r>
            <w:r w:rsidR="00B026DA" w:rsidRPr="00B026DA">
              <w:t>Profiling</w:t>
            </w:r>
            <w:del w:id="298" w:author="Bahar Toto" w:date="2025-11-04T12:53:00Z" w16du:dateUtc="2025-11-04T12:53:00Z">
              <w:r w:rsidR="00B026DA" w:rsidRPr="00B026DA" w:rsidDel="00A9642F">
                <w:delText>_</w:delText>
              </w:r>
            </w:del>
            <w:r w:rsidR="00B026DA" w:rsidRPr="00B026DA">
              <w:t xml:space="preserve"> is a technique of personal data analysis that allows the creation of profiles and/or models to identify the characteristics or </w:t>
            </w:r>
            <w:proofErr w:type="spellStart"/>
            <w:r w:rsidR="00B026DA" w:rsidRPr="00B026DA">
              <w:t>behaviors</w:t>
            </w:r>
            <w:proofErr w:type="spellEnd"/>
            <w:r w:rsidR="00B026DA" w:rsidRPr="00B026DA">
              <w:t xml:space="preserve"> of a group or an individual</w:t>
            </w:r>
          </w:p>
        </w:tc>
      </w:tr>
      <w:tr w:rsidR="00C02792" w:rsidRPr="00096D2A" w14:paraId="19150EB7"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5AB06AE8"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D02376C" w14:textId="7009306B" w:rsidR="00C02792" w:rsidRPr="00096D2A" w:rsidRDefault="00A9642F">
            <w:ins w:id="299" w:author="Bahar Toto" w:date="2025-11-04T12:53:00Z" w16du:dateUtc="2025-11-04T12:53:00Z">
              <w:r>
                <w:t xml:space="preserve">Article </w:t>
              </w:r>
            </w:ins>
            <w:ins w:id="300" w:author="Bahar Toto" w:date="2025-11-04T12:54:00Z" w16du:dateUtc="2025-11-04T12:54:00Z">
              <w:r>
                <w:t xml:space="preserve">2(62) of the </w:t>
              </w:r>
            </w:ins>
            <w:del w:id="301" w:author="Bahar Toto" w:date="2025-11-04T12:53:00Z" w16du:dateUtc="2025-11-04T12:53:00Z">
              <w:r w:rsidR="00C02792" w:rsidRPr="00096D2A" w:rsidDel="00A9642F">
                <w:delText> </w:delText>
              </w:r>
              <w:r w:rsidR="00B026DA" w:rsidDel="00A9642F">
                <w:delText>Art.2, 62</w:delText>
              </w:r>
              <w:r w:rsidR="00B23565" w:rsidDel="00A9642F">
                <w:delText xml:space="preserve"> §</w:delText>
              </w:r>
              <w:r w:rsidR="00B026DA" w:rsidDel="00A9642F">
                <w:delText xml:space="preserve"> </w:delText>
              </w:r>
            </w:del>
            <w:r w:rsidR="00B026DA">
              <w:t>Digital Code</w:t>
            </w:r>
          </w:p>
        </w:tc>
      </w:tr>
      <w:tr w:rsidR="00C02792" w:rsidRPr="00096D2A" w14:paraId="52C2A4C3"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57E24C35"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F928345" w14:textId="6CE80322" w:rsidR="00C02792" w:rsidRPr="00096D2A" w:rsidRDefault="6251DB2A" w:rsidP="014594D8">
            <w:r>
              <w:t>Not applicable.</w:t>
            </w:r>
          </w:p>
        </w:tc>
      </w:tr>
    </w:tbl>
    <w:p w14:paraId="14DFE80E" w14:textId="77777777" w:rsidR="002E2981" w:rsidRPr="00096D2A" w:rsidRDefault="002E2981" w:rsidP="005A0AFD"/>
    <w:p w14:paraId="656B8417" w14:textId="77777777" w:rsidR="002E2981" w:rsidRPr="00096D2A" w:rsidRDefault="005A0AFD" w:rsidP="005A0AFD">
      <w:r w:rsidRPr="00096D2A">
        <w:t> </w:t>
      </w:r>
    </w:p>
    <w:p w14:paraId="574B4FE7" w14:textId="579BA1D2" w:rsidR="002E2981" w:rsidRPr="00096D2A" w:rsidRDefault="002E2981" w:rsidP="002E2981">
      <w:pPr>
        <w:pStyle w:val="ListParagraph"/>
        <w:numPr>
          <w:ilvl w:val="0"/>
          <w:numId w:val="5"/>
        </w:numPr>
        <w:rPr>
          <w:b/>
          <w:bCs/>
        </w:rPr>
      </w:pPr>
      <w:r w:rsidRPr="00096D2A">
        <w:rPr>
          <w:b/>
          <w:bCs/>
        </w:rPr>
        <w:t xml:space="preserve">Data Processing Principles </w:t>
      </w:r>
    </w:p>
    <w:p w14:paraId="44ED1DC3" w14:textId="77777777" w:rsidR="002E2981" w:rsidRPr="00096D2A" w:rsidRDefault="002E2981" w:rsidP="002E2981"/>
    <w:p w14:paraId="3EB4216C" w14:textId="4E59A163" w:rsidR="002E2981" w:rsidRPr="00096D2A" w:rsidRDefault="002E2981" w:rsidP="002E2981">
      <w:r w:rsidRPr="00096D2A">
        <w:t xml:space="preserve">4.1. Principles </w:t>
      </w:r>
    </w:p>
    <w:p w14:paraId="45983A8B" w14:textId="77777777" w:rsidR="00DD0BE6" w:rsidRPr="00096D2A" w:rsidRDefault="00DD0BE6" w:rsidP="002E2981"/>
    <w:p w14:paraId="4308BA59" w14:textId="77777777" w:rsidR="00DD0BE6" w:rsidRPr="00096D2A" w:rsidRDefault="00DD0BE6" w:rsidP="002E2981"/>
    <w:p w14:paraId="363AFF80" w14:textId="77777777" w:rsidR="00DD0BE6" w:rsidRPr="00096D2A" w:rsidRDefault="00DD0BE6" w:rsidP="00E27686">
      <w:pPr>
        <w:pStyle w:val="ListParagraph"/>
        <w:numPr>
          <w:ilvl w:val="0"/>
          <w:numId w:val="6"/>
        </w:numPr>
        <w:rPr>
          <w:i/>
          <w:iCs/>
        </w:rPr>
      </w:pPr>
      <w:r w:rsidRPr="00096D2A">
        <w:rPr>
          <w:i/>
          <w:iCs/>
        </w:rPr>
        <w:t>Does the law provide data protection principles? If yes, please list them.</w:t>
      </w:r>
    </w:p>
    <w:p w14:paraId="16173935"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3991740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037BD9C"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52C8EA1" w14:textId="342C9328" w:rsidR="00B026DA" w:rsidRPr="001C4773" w:rsidRDefault="00B026DA" w:rsidP="001C4773">
            <w:pPr>
              <w:spacing w:before="100" w:beforeAutospacing="1" w:after="100" w:afterAutospacing="1"/>
              <w:ind w:left="720"/>
              <w:rPr>
                <w:lang w:val="en-US" w:eastAsia="fr-FR"/>
              </w:rPr>
            </w:pPr>
            <w:r>
              <w:t>Yes,</w:t>
            </w:r>
            <w:ins w:id="302" w:author="Bahar Toto" w:date="2025-11-04T12:56:00Z" w16du:dateUtc="2025-11-04T12:56:00Z">
              <w:r w:rsidR="004E75DD">
                <w:t xml:space="preserve"> the Digital Code provides the following data protection principles:</w:t>
              </w:r>
            </w:ins>
          </w:p>
          <w:p w14:paraId="787AF295" w14:textId="4DD5C6D8" w:rsidR="00B026DA" w:rsidRPr="00574993" w:rsidRDefault="004E75DD" w:rsidP="004E75DD">
            <w:pPr>
              <w:numPr>
                <w:ilvl w:val="0"/>
                <w:numId w:val="38"/>
              </w:numPr>
              <w:spacing w:before="100" w:beforeAutospacing="1" w:after="100" w:afterAutospacing="1"/>
              <w:rPr>
                <w:lang w:val="en-US" w:eastAsia="fr-FR"/>
              </w:rPr>
              <w:pPrChange w:id="303" w:author="Bahar Toto" w:date="2025-11-04T12:55:00Z" w16du:dateUtc="2025-11-04T12:55:00Z">
                <w:pPr>
                  <w:numPr>
                    <w:numId w:val="36"/>
                  </w:numPr>
                  <w:tabs>
                    <w:tab w:val="num" w:pos="720"/>
                  </w:tabs>
                  <w:spacing w:before="100" w:beforeAutospacing="1" w:after="100" w:afterAutospacing="1"/>
                  <w:ind w:left="720" w:hanging="360"/>
                </w:pPr>
              </w:pPrChange>
            </w:pPr>
            <w:ins w:id="304" w:author="Bahar Toto" w:date="2025-11-04T12:55:00Z" w16du:dateUtc="2025-11-04T12:55:00Z">
              <w:r>
                <w:rPr>
                  <w:lang w:val="en-US" w:eastAsia="fr-FR"/>
                </w:rPr>
                <w:t>p</w:t>
              </w:r>
            </w:ins>
            <w:del w:id="305" w:author="Bahar Toto" w:date="2025-11-04T12:55:00Z" w16du:dateUtc="2025-11-04T12:55:00Z">
              <w:r w:rsidR="00B026DA" w:rsidRPr="00574993" w:rsidDel="004E75DD">
                <w:rPr>
                  <w:lang w:val="en-US" w:eastAsia="fr-FR"/>
                </w:rPr>
                <w:delText>P</w:delText>
              </w:r>
            </w:del>
            <w:r w:rsidR="00B026DA" w:rsidRPr="00574993">
              <w:rPr>
                <w:lang w:val="en-US" w:eastAsia="fr-FR"/>
              </w:rPr>
              <w:t>rinciple of information</w:t>
            </w:r>
            <w:del w:id="306" w:author="Bahar Toto" w:date="2025-11-04T12:55:00Z" w16du:dateUtc="2025-11-04T12:55:00Z">
              <w:r w:rsidR="00B026DA" w:rsidRPr="00574993" w:rsidDel="004E75DD">
                <w:rPr>
                  <w:lang w:val="en-US" w:eastAsia="fr-FR"/>
                </w:rPr>
                <w:delText xml:space="preserve"> (Articles 207, 208, 220 of the Digital Code),</w:delText>
              </w:r>
            </w:del>
            <w:ins w:id="307" w:author="Bahar Toto" w:date="2025-11-04T12:55:00Z" w16du:dateUtc="2025-11-04T12:55:00Z">
              <w:r>
                <w:rPr>
                  <w:lang w:val="en-US" w:eastAsia="fr-FR"/>
                </w:rPr>
                <w:t>;</w:t>
              </w:r>
            </w:ins>
          </w:p>
          <w:p w14:paraId="1FB92562" w14:textId="191DAFDD" w:rsidR="00B026DA" w:rsidRPr="00574993" w:rsidRDefault="004E75DD" w:rsidP="004E75DD">
            <w:pPr>
              <w:numPr>
                <w:ilvl w:val="0"/>
                <w:numId w:val="38"/>
              </w:numPr>
              <w:spacing w:before="100" w:beforeAutospacing="1" w:after="100" w:afterAutospacing="1"/>
              <w:rPr>
                <w:lang w:val="en-US" w:eastAsia="fr-FR"/>
              </w:rPr>
              <w:pPrChange w:id="308" w:author="Bahar Toto" w:date="2025-11-04T12:55:00Z" w16du:dateUtc="2025-11-04T12:55:00Z">
                <w:pPr>
                  <w:numPr>
                    <w:numId w:val="36"/>
                  </w:numPr>
                  <w:tabs>
                    <w:tab w:val="num" w:pos="720"/>
                  </w:tabs>
                  <w:spacing w:before="100" w:beforeAutospacing="1" w:after="100" w:afterAutospacing="1"/>
                  <w:ind w:left="720" w:hanging="360"/>
                </w:pPr>
              </w:pPrChange>
            </w:pPr>
            <w:ins w:id="309" w:author="Bahar Toto" w:date="2025-11-04T12:55:00Z" w16du:dateUtc="2025-11-04T12:55:00Z">
              <w:r>
                <w:rPr>
                  <w:lang w:val="en-US" w:eastAsia="fr-FR"/>
                </w:rPr>
                <w:t>p</w:t>
              </w:r>
            </w:ins>
            <w:del w:id="310" w:author="Bahar Toto" w:date="2025-11-04T12:55:00Z" w16du:dateUtc="2025-11-04T12:55:00Z">
              <w:r w:rsidR="00B026DA" w:rsidRPr="00574993" w:rsidDel="004E75DD">
                <w:rPr>
                  <w:lang w:val="en-US" w:eastAsia="fr-FR"/>
                </w:rPr>
                <w:delText>P</w:delText>
              </w:r>
            </w:del>
            <w:r w:rsidR="00B026DA" w:rsidRPr="00574993">
              <w:rPr>
                <w:lang w:val="en-US" w:eastAsia="fr-FR"/>
              </w:rPr>
              <w:t>rinciple of lawfulness, fairness and transparency</w:t>
            </w:r>
            <w:del w:id="311" w:author="Bahar Toto" w:date="2025-11-04T12:55:00Z" w16du:dateUtc="2025-11-04T12:55:00Z">
              <w:r w:rsidR="00B026DA" w:rsidRPr="00574993" w:rsidDel="004E75DD">
                <w:rPr>
                  <w:lang w:val="en-US" w:eastAsia="fr-FR"/>
                </w:rPr>
                <w:delText xml:space="preserve"> (Article 193, point 1),</w:delText>
              </w:r>
            </w:del>
            <w:ins w:id="312" w:author="Bahar Toto" w:date="2025-11-04T12:55:00Z" w16du:dateUtc="2025-11-04T12:55:00Z">
              <w:r>
                <w:rPr>
                  <w:lang w:val="en-US" w:eastAsia="fr-FR"/>
                </w:rPr>
                <w:t>;</w:t>
              </w:r>
            </w:ins>
          </w:p>
          <w:p w14:paraId="1CDBDF9E" w14:textId="1F2E4721" w:rsidR="00B026DA" w:rsidRPr="00574993" w:rsidRDefault="004E75DD" w:rsidP="004E75DD">
            <w:pPr>
              <w:numPr>
                <w:ilvl w:val="0"/>
                <w:numId w:val="38"/>
              </w:numPr>
              <w:spacing w:before="100" w:beforeAutospacing="1" w:after="100" w:afterAutospacing="1"/>
              <w:rPr>
                <w:lang w:val="en-US" w:eastAsia="fr-FR"/>
              </w:rPr>
              <w:pPrChange w:id="313" w:author="Bahar Toto" w:date="2025-11-04T12:55:00Z" w16du:dateUtc="2025-11-04T12:55:00Z">
                <w:pPr>
                  <w:numPr>
                    <w:numId w:val="36"/>
                  </w:numPr>
                  <w:tabs>
                    <w:tab w:val="num" w:pos="720"/>
                  </w:tabs>
                  <w:spacing w:before="100" w:beforeAutospacing="1" w:after="100" w:afterAutospacing="1"/>
                  <w:ind w:left="720" w:hanging="360"/>
                </w:pPr>
              </w:pPrChange>
            </w:pPr>
            <w:ins w:id="314" w:author="Bahar Toto" w:date="2025-11-04T12:55:00Z" w16du:dateUtc="2025-11-04T12:55:00Z">
              <w:r>
                <w:rPr>
                  <w:lang w:val="en-US" w:eastAsia="fr-FR"/>
                </w:rPr>
                <w:t>p</w:t>
              </w:r>
            </w:ins>
            <w:del w:id="315" w:author="Bahar Toto" w:date="2025-11-04T12:55:00Z" w16du:dateUtc="2025-11-04T12:55:00Z">
              <w:r w:rsidR="00B026DA" w:rsidRPr="00574993" w:rsidDel="004E75DD">
                <w:rPr>
                  <w:lang w:val="en-US" w:eastAsia="fr-FR"/>
                </w:rPr>
                <w:delText>P</w:delText>
              </w:r>
            </w:del>
            <w:r w:rsidR="00B026DA" w:rsidRPr="00574993">
              <w:rPr>
                <w:lang w:val="en-US" w:eastAsia="fr-FR"/>
              </w:rPr>
              <w:t>rinciple of security</w:t>
            </w:r>
            <w:ins w:id="316" w:author="Bahar Toto" w:date="2025-11-04T12:55:00Z" w16du:dateUtc="2025-11-04T12:55:00Z">
              <w:r>
                <w:rPr>
                  <w:lang w:val="en-US" w:eastAsia="fr-FR"/>
                </w:rPr>
                <w:t>;</w:t>
              </w:r>
            </w:ins>
            <w:del w:id="317" w:author="Bahar Toto" w:date="2025-11-04T12:55:00Z" w16du:dateUtc="2025-11-04T12:55:00Z">
              <w:r w:rsidR="00B026DA" w:rsidRPr="00574993" w:rsidDel="004E75DD">
                <w:rPr>
                  <w:lang w:val="en-US" w:eastAsia="fr-FR"/>
                </w:rPr>
                <w:delText xml:space="preserve"> (Article 193, point 4),</w:delText>
              </w:r>
            </w:del>
          </w:p>
          <w:p w14:paraId="3A1E8106" w14:textId="4D667C76" w:rsidR="00B026DA" w:rsidRPr="004E75DD" w:rsidRDefault="004E75DD" w:rsidP="004E75DD">
            <w:pPr>
              <w:numPr>
                <w:ilvl w:val="0"/>
                <w:numId w:val="38"/>
              </w:numPr>
              <w:spacing w:before="100" w:beforeAutospacing="1" w:after="100" w:afterAutospacing="1"/>
              <w:rPr>
                <w:lang w:eastAsia="fr-FR"/>
                <w:rPrChange w:id="318" w:author="Bahar Toto" w:date="2025-11-04T12:55:00Z" w16du:dateUtc="2025-11-04T12:55:00Z">
                  <w:rPr>
                    <w:lang w:val="fr-CD" w:eastAsia="fr-FR"/>
                  </w:rPr>
                </w:rPrChange>
              </w:rPr>
              <w:pPrChange w:id="319" w:author="Bahar Toto" w:date="2025-11-04T12:55:00Z" w16du:dateUtc="2025-11-04T12:55:00Z">
                <w:pPr>
                  <w:numPr>
                    <w:numId w:val="36"/>
                  </w:numPr>
                  <w:tabs>
                    <w:tab w:val="num" w:pos="720"/>
                  </w:tabs>
                  <w:spacing w:before="100" w:beforeAutospacing="1" w:after="100" w:afterAutospacing="1"/>
                  <w:ind w:left="720" w:hanging="360"/>
                </w:pPr>
              </w:pPrChange>
            </w:pPr>
            <w:ins w:id="320" w:author="Bahar Toto" w:date="2025-11-04T12:55:00Z" w16du:dateUtc="2025-11-04T12:55:00Z">
              <w:r w:rsidRPr="004E75DD">
                <w:rPr>
                  <w:lang w:eastAsia="fr-FR"/>
                  <w:rPrChange w:id="321" w:author="Bahar Toto" w:date="2025-11-04T12:55:00Z" w16du:dateUtc="2025-11-04T12:55:00Z">
                    <w:rPr>
                      <w:lang w:val="fr-CD" w:eastAsia="fr-FR"/>
                    </w:rPr>
                  </w:rPrChange>
                </w:rPr>
                <w:t>p</w:t>
              </w:r>
            </w:ins>
            <w:del w:id="322" w:author="Bahar Toto" w:date="2025-11-04T12:55:00Z" w16du:dateUtc="2025-11-04T12:55:00Z">
              <w:r w:rsidR="00B026DA" w:rsidRPr="004E75DD" w:rsidDel="004E75DD">
                <w:rPr>
                  <w:lang w:eastAsia="fr-FR"/>
                  <w:rPrChange w:id="323" w:author="Bahar Toto" w:date="2025-11-04T12:55:00Z" w16du:dateUtc="2025-11-04T12:55:00Z">
                    <w:rPr>
                      <w:lang w:val="fr-CD" w:eastAsia="fr-FR"/>
                    </w:rPr>
                  </w:rPrChange>
                </w:rPr>
                <w:delText>P</w:delText>
              </w:r>
            </w:del>
            <w:r w:rsidR="00B026DA" w:rsidRPr="004E75DD">
              <w:rPr>
                <w:lang w:eastAsia="fr-FR"/>
                <w:rPrChange w:id="324" w:author="Bahar Toto" w:date="2025-11-04T12:55:00Z" w16du:dateUtc="2025-11-04T12:55:00Z">
                  <w:rPr>
                    <w:lang w:val="fr-CD" w:eastAsia="fr-FR"/>
                  </w:rPr>
                </w:rPrChange>
              </w:rPr>
              <w:t>rinciple of storage limitation</w:t>
            </w:r>
            <w:ins w:id="325" w:author="Bahar Toto" w:date="2025-11-04T12:55:00Z" w16du:dateUtc="2025-11-04T12:55:00Z">
              <w:r w:rsidRPr="004E75DD">
                <w:rPr>
                  <w:lang w:eastAsia="fr-FR"/>
                  <w:rPrChange w:id="326" w:author="Bahar Toto" w:date="2025-11-04T12:55:00Z" w16du:dateUtc="2025-11-04T12:55:00Z">
                    <w:rPr>
                      <w:lang w:val="fr-CD" w:eastAsia="fr-FR"/>
                    </w:rPr>
                  </w:rPrChange>
                </w:rPr>
                <w:t>; and</w:t>
              </w:r>
            </w:ins>
            <w:del w:id="327" w:author="Bahar Toto" w:date="2025-11-04T12:55:00Z" w16du:dateUtc="2025-11-04T12:55:00Z">
              <w:r w:rsidR="00B026DA" w:rsidRPr="004E75DD" w:rsidDel="004E75DD">
                <w:rPr>
                  <w:lang w:eastAsia="fr-FR"/>
                  <w:rPrChange w:id="328" w:author="Bahar Toto" w:date="2025-11-04T12:55:00Z" w16du:dateUtc="2025-11-04T12:55:00Z">
                    <w:rPr>
                      <w:lang w:val="fr-CD" w:eastAsia="fr-FR"/>
                    </w:rPr>
                  </w:rPrChange>
                </w:rPr>
                <w:delText xml:space="preserve"> (Article 193, point 3),</w:delText>
              </w:r>
            </w:del>
          </w:p>
          <w:p w14:paraId="3F4887BD" w14:textId="66890A94" w:rsidR="00B026DA" w:rsidRPr="00574993" w:rsidRDefault="004E75DD" w:rsidP="004E75DD">
            <w:pPr>
              <w:numPr>
                <w:ilvl w:val="0"/>
                <w:numId w:val="38"/>
              </w:numPr>
              <w:spacing w:before="100" w:beforeAutospacing="1" w:after="100" w:afterAutospacing="1"/>
              <w:rPr>
                <w:rStyle w:val="eop"/>
                <w:lang w:val="en-US" w:eastAsia="fr-FR"/>
              </w:rPr>
              <w:pPrChange w:id="329" w:author="Bahar Toto" w:date="2025-11-04T12:55:00Z" w16du:dateUtc="2025-11-04T12:55:00Z">
                <w:pPr>
                  <w:numPr>
                    <w:numId w:val="36"/>
                  </w:numPr>
                  <w:tabs>
                    <w:tab w:val="num" w:pos="720"/>
                  </w:tabs>
                  <w:spacing w:before="100" w:beforeAutospacing="1" w:after="100" w:afterAutospacing="1"/>
                  <w:ind w:left="720" w:hanging="360"/>
                </w:pPr>
              </w:pPrChange>
            </w:pPr>
            <w:ins w:id="330" w:author="Bahar Toto" w:date="2025-11-04T12:55:00Z" w16du:dateUtc="2025-11-04T12:55:00Z">
              <w:r>
                <w:rPr>
                  <w:lang w:val="en-US" w:eastAsia="fr-FR"/>
                </w:rPr>
                <w:t>p</w:t>
              </w:r>
            </w:ins>
            <w:del w:id="331" w:author="Bahar Toto" w:date="2025-11-04T12:55:00Z" w16du:dateUtc="2025-11-04T12:55:00Z">
              <w:r w:rsidR="00B026DA" w:rsidRPr="00574993" w:rsidDel="004E75DD">
                <w:rPr>
                  <w:lang w:val="en-US" w:eastAsia="fr-FR"/>
                </w:rPr>
                <w:delText>P</w:delText>
              </w:r>
            </w:del>
            <w:r w:rsidR="00B026DA" w:rsidRPr="00574993">
              <w:rPr>
                <w:lang w:val="en-US" w:eastAsia="fr-FR"/>
              </w:rPr>
              <w:t>rinciple of confidentiality</w:t>
            </w:r>
            <w:del w:id="332" w:author="Bahar Toto" w:date="2025-11-04T12:55:00Z" w16du:dateUtc="2025-11-04T12:55:00Z">
              <w:r w:rsidR="00B026DA" w:rsidRPr="00574993" w:rsidDel="004E75DD">
                <w:rPr>
                  <w:lang w:val="en-US" w:eastAsia="fr-FR"/>
                </w:rPr>
                <w:delText xml:space="preserve"> (Article 193, </w:delText>
              </w:r>
              <w:r w:rsidR="008704C8" w:rsidDel="004E75DD">
                <w:rPr>
                  <w:lang w:val="en-US" w:eastAsia="fr-FR"/>
                </w:rPr>
                <w:delText xml:space="preserve">point </w:delText>
              </w:r>
              <w:r w:rsidR="00B026DA" w:rsidRPr="00574993" w:rsidDel="004E75DD">
                <w:rPr>
                  <w:lang w:val="en-US" w:eastAsia="fr-FR"/>
                </w:rPr>
                <w:delText>2).</w:delText>
              </w:r>
            </w:del>
            <w:ins w:id="333" w:author="Bahar Toto" w:date="2025-11-04T12:55:00Z" w16du:dateUtc="2025-11-04T12:55:00Z">
              <w:r>
                <w:rPr>
                  <w:lang w:val="en-US" w:eastAsia="fr-FR"/>
                </w:rPr>
                <w:t>.</w:t>
              </w:r>
            </w:ins>
          </w:p>
          <w:p w14:paraId="4571CB4F" w14:textId="5C8C3F37" w:rsidR="00C02792" w:rsidRPr="00096D2A" w:rsidRDefault="00C02792"/>
        </w:tc>
      </w:tr>
      <w:tr w:rsidR="00C02792" w:rsidRPr="00096D2A" w14:paraId="41C9057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C1D4B0C"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AD4D3AB" w14:textId="66424D19" w:rsidR="00C02792" w:rsidRPr="00096D2A" w:rsidRDefault="00A9642F">
            <w:ins w:id="334" w:author="Bahar Toto" w:date="2025-11-04T12:54:00Z" w16du:dateUtc="2025-11-04T12:54:00Z">
              <w:r w:rsidRPr="00574993">
                <w:rPr>
                  <w:lang w:val="en-US" w:eastAsia="fr-FR"/>
                </w:rPr>
                <w:t xml:space="preserve">Articles </w:t>
              </w:r>
              <w:r>
                <w:rPr>
                  <w:lang w:val="en-US" w:eastAsia="fr-FR"/>
                </w:rPr>
                <w:t>193</w:t>
              </w:r>
            </w:ins>
            <w:ins w:id="335" w:author="Bahar Toto" w:date="2025-11-04T12:55:00Z" w16du:dateUtc="2025-11-04T12:55:00Z">
              <w:r w:rsidR="004E75DD">
                <w:rPr>
                  <w:lang w:val="en-US" w:eastAsia="fr-FR"/>
                </w:rPr>
                <w:t xml:space="preserve">, </w:t>
              </w:r>
            </w:ins>
            <w:ins w:id="336" w:author="Bahar Toto" w:date="2025-11-04T12:54:00Z" w16du:dateUtc="2025-11-04T12:54:00Z">
              <w:r w:rsidRPr="00574993">
                <w:rPr>
                  <w:lang w:val="en-US" w:eastAsia="fr-FR"/>
                </w:rPr>
                <w:t>207, 208, 220 of the Digital Code</w:t>
              </w:r>
            </w:ins>
            <w:del w:id="337" w:author="Bahar Toto" w:date="2025-11-04T12:54:00Z" w16du:dateUtc="2025-11-04T12:54:00Z">
              <w:r w:rsidR="00C02792" w:rsidRPr="00096D2A" w:rsidDel="00A9642F">
                <w:delText> </w:delText>
              </w:r>
              <w:r w:rsidR="00B026DA" w:rsidDel="00A9642F">
                <w:delText>See in responses</w:delText>
              </w:r>
            </w:del>
          </w:p>
        </w:tc>
      </w:tr>
      <w:tr w:rsidR="00C02792" w:rsidRPr="00096D2A" w14:paraId="393615FE"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7E35E80"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B76E453" w14:textId="71D46EF5" w:rsidR="00092254" w:rsidDel="004E75DD" w:rsidRDefault="00092254" w:rsidP="00092254">
            <w:pPr>
              <w:rPr>
                <w:del w:id="338" w:author="Bahar Toto" w:date="2025-11-04T12:56:00Z" w16du:dateUtc="2025-11-04T12:56:00Z"/>
              </w:rPr>
            </w:pPr>
            <w:del w:id="339" w:author="Bahar Toto" w:date="2025-11-04T12:56:00Z" w16du:dateUtc="2025-11-04T12:56:00Z">
              <w:r w:rsidDel="004E75DD">
                <w:delText>- Data controllers established in DRC</w:delText>
              </w:r>
            </w:del>
          </w:p>
          <w:p w14:paraId="48AD3E26" w14:textId="34EC1797" w:rsidR="00C02792" w:rsidRPr="00096D2A" w:rsidRDefault="00092254" w:rsidP="00092254">
            <w:del w:id="340" w:author="Bahar Toto" w:date="2025-11-04T12:56:00Z" w16du:dateUtc="2025-11-04T12:56:00Z">
              <w:r w:rsidDel="004E75DD">
                <w:delText>- Foreign controllers using processing means located in DRC</w:delText>
              </w:r>
            </w:del>
            <w:ins w:id="341" w:author="Bahar Toto" w:date="2025-11-04T12:56:00Z" w16du:dateUtc="2025-11-04T12:56:00Z">
              <w:r w:rsidR="004E75DD">
                <w:t>Data controller</w:t>
              </w:r>
            </w:ins>
          </w:p>
        </w:tc>
      </w:tr>
    </w:tbl>
    <w:p w14:paraId="4BAA7136" w14:textId="77777777" w:rsidR="00DD0BE6" w:rsidRPr="00096D2A" w:rsidRDefault="00DD0BE6" w:rsidP="00DD0BE6">
      <w:pPr>
        <w:rPr>
          <w:i/>
          <w:iCs/>
        </w:rPr>
      </w:pPr>
    </w:p>
    <w:p w14:paraId="1068A3D9" w14:textId="77777777" w:rsidR="00DD0BE6" w:rsidRPr="00096D2A" w:rsidRDefault="00DD0BE6" w:rsidP="00E27686">
      <w:pPr>
        <w:pStyle w:val="ListParagraph"/>
        <w:numPr>
          <w:ilvl w:val="0"/>
          <w:numId w:val="6"/>
        </w:numPr>
        <w:rPr>
          <w:i/>
          <w:iCs/>
        </w:rPr>
      </w:pPr>
      <w:r w:rsidRPr="00096D2A">
        <w:rPr>
          <w:i/>
          <w:iCs/>
        </w:rPr>
        <w:t>Does the law require the implementation of data protection by design?</w:t>
      </w:r>
    </w:p>
    <w:p w14:paraId="3404D58A"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384DA7A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AF6711C" w14:textId="77777777" w:rsidR="00C02792" w:rsidRPr="00096D2A" w:rsidRDefault="00C02792">
            <w:r w:rsidRPr="00096D2A">
              <w:rPr>
                <w:i/>
                <w:iCs/>
              </w:rPr>
              <w:lastRenderedPageBreak/>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B5E3616" w14:textId="2A6A4DAC" w:rsidR="00C02792" w:rsidRPr="00096D2A" w:rsidRDefault="00C02792">
            <w:r w:rsidRPr="00096D2A">
              <w:t> </w:t>
            </w:r>
            <w:r w:rsidR="00092254" w:rsidRPr="00092254">
              <w:t xml:space="preserve">Yes, the </w:t>
            </w:r>
            <w:del w:id="342" w:author="Bahar Toto" w:date="2025-11-04T12:56:00Z" w16du:dateUtc="2025-11-04T12:56:00Z">
              <w:r w:rsidR="00092254" w:rsidRPr="00092254" w:rsidDel="004E75DD">
                <w:delText xml:space="preserve">Congolese </w:delText>
              </w:r>
            </w:del>
            <w:r w:rsidR="00092254" w:rsidRPr="00092254">
              <w:t>Digital Code requires the implementation of data protection by design (privacy by design).</w:t>
            </w:r>
          </w:p>
        </w:tc>
      </w:tr>
      <w:tr w:rsidR="00C02792" w:rsidRPr="00096D2A" w14:paraId="3D29AA8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625C4AE"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1F70939" w14:textId="4D89BA88" w:rsidR="00C02792" w:rsidRPr="00096D2A" w:rsidRDefault="004E75DD">
            <w:ins w:id="343" w:author="Bahar Toto" w:date="2025-11-04T12:56:00Z" w16du:dateUtc="2025-11-04T12:56:00Z">
              <w:r>
                <w:t>Article 243(2) of the Digital Code</w:t>
              </w:r>
            </w:ins>
            <w:del w:id="344" w:author="Bahar Toto" w:date="2025-11-04T12:56:00Z" w16du:dateUtc="2025-11-04T12:56:00Z">
              <w:r w:rsidR="00C02792" w:rsidRPr="00096D2A" w:rsidDel="004E75DD">
                <w:delText> </w:delText>
              </w:r>
              <w:r w:rsidR="00092254" w:rsidDel="004E75DD">
                <w:delText xml:space="preserve">Art. 243, </w:delText>
              </w:r>
              <w:r w:rsidR="008704C8" w:rsidDel="004E75DD">
                <w:delText xml:space="preserve">§ </w:delText>
              </w:r>
              <w:r w:rsidR="00092254" w:rsidDel="004E75DD">
                <w:delText>2.</w:delText>
              </w:r>
            </w:del>
          </w:p>
        </w:tc>
      </w:tr>
      <w:tr w:rsidR="00C02792" w:rsidRPr="00096D2A" w14:paraId="0DB6FDFA"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027F8FDB"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2BE685F" w14:textId="4E743EE6" w:rsidR="00C02792" w:rsidRPr="001C4773" w:rsidRDefault="00142E9E">
            <w:pPr>
              <w:rPr>
                <w:lang w:val="fr-CD"/>
              </w:rPr>
            </w:pPr>
            <w:r>
              <w:rPr>
                <w:lang w:val="fr-CD"/>
              </w:rPr>
              <w:t>D</w:t>
            </w:r>
            <w:r w:rsidR="004D0D07" w:rsidRPr="004D0D07">
              <w:rPr>
                <w:lang w:val="fr-CD"/>
              </w:rPr>
              <w:t xml:space="preserve">ata </w:t>
            </w:r>
            <w:proofErr w:type="spellStart"/>
            <w:r w:rsidR="004D0D07" w:rsidRPr="004D0D07">
              <w:rPr>
                <w:lang w:val="fr-CD"/>
              </w:rPr>
              <w:t>controller</w:t>
            </w:r>
            <w:proofErr w:type="spellEnd"/>
            <w:r w:rsidR="004D0D07" w:rsidRPr="004D0D07">
              <w:rPr>
                <w:lang w:val="fr-CD"/>
              </w:rPr>
              <w:t xml:space="preserve"> </w:t>
            </w:r>
          </w:p>
        </w:tc>
      </w:tr>
    </w:tbl>
    <w:p w14:paraId="7F3635BF" w14:textId="77777777" w:rsidR="00DD0BE6" w:rsidRPr="00096D2A" w:rsidRDefault="00DD0BE6" w:rsidP="00DD0BE6">
      <w:pPr>
        <w:rPr>
          <w:i/>
          <w:iCs/>
        </w:rPr>
      </w:pPr>
    </w:p>
    <w:p w14:paraId="19628736" w14:textId="77777777" w:rsidR="00DD0BE6" w:rsidRPr="00096D2A" w:rsidRDefault="00DD0BE6" w:rsidP="00E27686">
      <w:pPr>
        <w:pStyle w:val="ListParagraph"/>
        <w:numPr>
          <w:ilvl w:val="0"/>
          <w:numId w:val="6"/>
        </w:numPr>
        <w:rPr>
          <w:i/>
          <w:iCs/>
        </w:rPr>
      </w:pPr>
      <w:r w:rsidRPr="00096D2A">
        <w:rPr>
          <w:i/>
          <w:iCs/>
        </w:rPr>
        <w:t>Does the law require the implementation of data protection by default?</w:t>
      </w:r>
    </w:p>
    <w:p w14:paraId="55C2ABD8"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22E1155C"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03A14CC"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F3C99B3" w14:textId="5FEA6A9B" w:rsidR="00C02792" w:rsidRPr="00096D2A" w:rsidRDefault="00C02792">
            <w:r w:rsidRPr="00096D2A">
              <w:t> </w:t>
            </w:r>
            <w:r w:rsidR="00142E9E" w:rsidRPr="00142E9E">
              <w:t xml:space="preserve">Yes, </w:t>
            </w:r>
            <w:del w:id="345" w:author="Bahar Toto" w:date="2025-11-04T12:57:00Z" w16du:dateUtc="2025-11-04T12:57:00Z">
              <w:r w:rsidR="00142E9E" w:rsidRPr="00142E9E" w:rsidDel="004E75DD">
                <w:delText>Congolese law</w:delText>
              </w:r>
            </w:del>
            <w:ins w:id="346" w:author="Bahar Toto" w:date="2025-11-04T12:57:00Z" w16du:dateUtc="2025-11-04T12:57:00Z">
              <w:r w:rsidR="004E75DD">
                <w:t>Digital Code</w:t>
              </w:r>
            </w:ins>
            <w:r w:rsidR="00142E9E" w:rsidRPr="00142E9E">
              <w:t xml:space="preserve"> explicitly requires the implementation of data protection by default.</w:t>
            </w:r>
          </w:p>
        </w:tc>
      </w:tr>
      <w:tr w:rsidR="00C02792" w:rsidRPr="00096D2A" w14:paraId="0AF0DC7F"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FFD4024"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1927720" w14:textId="46A9F791" w:rsidR="00C02792" w:rsidRPr="00096D2A" w:rsidRDefault="00C02792">
            <w:del w:id="347" w:author="Bahar Toto" w:date="2025-11-04T12:56:00Z" w16du:dateUtc="2025-11-04T12:56:00Z">
              <w:r w:rsidRPr="00096D2A" w:rsidDel="004E75DD">
                <w:delText> </w:delText>
              </w:r>
              <w:r w:rsidR="00142E9E" w:rsidDel="004E75DD">
                <w:delText xml:space="preserve">Art. 221, </w:delText>
              </w:r>
              <w:r w:rsidR="00A40DDE" w:rsidDel="004E75DD">
                <w:delText xml:space="preserve">§ </w:delText>
              </w:r>
              <w:r w:rsidR="00142E9E" w:rsidDel="004E75DD">
                <w:delText>2.</w:delText>
              </w:r>
            </w:del>
            <w:ins w:id="348" w:author="Bahar Toto" w:date="2025-11-04T12:56:00Z" w16du:dateUtc="2025-11-04T12:56:00Z">
              <w:r w:rsidR="004E75DD">
                <w:t>Arti</w:t>
              </w:r>
            </w:ins>
            <w:ins w:id="349" w:author="Bahar Toto" w:date="2025-11-04T12:57:00Z" w16du:dateUtc="2025-11-04T12:57:00Z">
              <w:r w:rsidR="004E75DD">
                <w:t xml:space="preserve">cle 221(2) </w:t>
              </w:r>
              <w:r w:rsidR="004E75DD">
                <w:t>of the Digital Code</w:t>
              </w:r>
            </w:ins>
          </w:p>
        </w:tc>
      </w:tr>
      <w:tr w:rsidR="00C02792" w:rsidRPr="00096D2A" w14:paraId="2386FB2E"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547ADC1"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9E1B91A" w14:textId="35811167" w:rsidR="00C02792" w:rsidRPr="00096D2A" w:rsidRDefault="00142E9E">
            <w:r>
              <w:rPr>
                <w:lang w:val="fr-CD"/>
              </w:rPr>
              <w:t>D</w:t>
            </w:r>
            <w:r w:rsidRPr="004D0D07">
              <w:rPr>
                <w:lang w:val="fr-CD"/>
              </w:rPr>
              <w:t xml:space="preserve">ata </w:t>
            </w:r>
            <w:proofErr w:type="spellStart"/>
            <w:r w:rsidRPr="004D0D07">
              <w:rPr>
                <w:lang w:val="fr-CD"/>
              </w:rPr>
              <w:t>controller</w:t>
            </w:r>
            <w:proofErr w:type="spellEnd"/>
          </w:p>
        </w:tc>
      </w:tr>
    </w:tbl>
    <w:p w14:paraId="2D9EDD6D" w14:textId="77777777" w:rsidR="00DD0BE6" w:rsidRPr="00096D2A" w:rsidRDefault="00DD0BE6" w:rsidP="00DD0BE6">
      <w:pPr>
        <w:rPr>
          <w:i/>
          <w:iCs/>
        </w:rPr>
      </w:pPr>
    </w:p>
    <w:p w14:paraId="2D0304C4" w14:textId="73E9F21D" w:rsidR="00DD0BE6" w:rsidRPr="00096D2A" w:rsidRDefault="00DD0BE6" w:rsidP="00E27686">
      <w:pPr>
        <w:pStyle w:val="ListParagraph"/>
        <w:numPr>
          <w:ilvl w:val="0"/>
          <w:numId w:val="6"/>
        </w:numPr>
        <w:rPr>
          <w:i/>
          <w:iCs/>
        </w:rPr>
      </w:pPr>
      <w:r w:rsidRPr="00096D2A">
        <w:rPr>
          <w:i/>
          <w:iCs/>
        </w:rPr>
        <w:t>Does the law implement requirements on the retention of data? (e.g., the development of retention schedules)</w:t>
      </w:r>
    </w:p>
    <w:p w14:paraId="679A8188"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6A40DBAE"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C5EDA4C"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EFC1EA1" w14:textId="7DCCF366" w:rsidR="00E442E6" w:rsidRDefault="00C02792" w:rsidP="00E442E6">
            <w:r w:rsidRPr="00096D2A">
              <w:t> </w:t>
            </w:r>
            <w:r w:rsidR="00E442E6">
              <w:t>Yes, Digital Code implements requirements regarding data retention, but in an indirect manner. It obligates data controllers to:</w:t>
            </w:r>
          </w:p>
          <w:p w14:paraId="392FF502" w14:textId="77777777" w:rsidR="00E442E6" w:rsidRDefault="00E442E6" w:rsidP="00E442E6"/>
          <w:p w14:paraId="7FD7247D" w14:textId="5E142E1C" w:rsidR="00E442E6" w:rsidRDefault="00E442E6" w:rsidP="004E75DD">
            <w:pPr>
              <w:pStyle w:val="ListParagraph"/>
              <w:numPr>
                <w:ilvl w:val="0"/>
                <w:numId w:val="39"/>
              </w:numPr>
              <w:pPrChange w:id="350" w:author="Bahar Toto" w:date="2025-11-04T12:57:00Z" w16du:dateUtc="2025-11-04T12:57:00Z">
                <w:pPr/>
              </w:pPrChange>
            </w:pPr>
            <w:del w:id="351" w:author="Bahar Toto" w:date="2025-11-04T12:57:00Z" w16du:dateUtc="2025-11-04T12:57:00Z">
              <w:r w:rsidDel="004E75DD">
                <w:delText xml:space="preserve">1. </w:delText>
              </w:r>
              <w:r w:rsidDel="004E75DD">
                <w:delText>D</w:delText>
              </w:r>
            </w:del>
            <w:ins w:id="352" w:author="Bahar Toto" w:date="2025-11-04T12:57:00Z" w16du:dateUtc="2025-11-04T12:57:00Z">
              <w:r w:rsidR="004E75DD">
                <w:t>d</w:t>
              </w:r>
            </w:ins>
            <w:r>
              <w:t xml:space="preserve">etermine a retention period for personal </w:t>
            </w:r>
            <w:proofErr w:type="gramStart"/>
            <w:r>
              <w:t>data</w:t>
            </w:r>
            <w:ins w:id="353" w:author="Bahar Toto" w:date="2025-11-04T12:57:00Z" w16du:dateUtc="2025-11-04T12:57:00Z">
              <w:r w:rsidR="004E75DD">
                <w:t>;</w:t>
              </w:r>
            </w:ins>
            <w:proofErr w:type="gramEnd"/>
          </w:p>
          <w:p w14:paraId="7B9FDCA6" w14:textId="3E1831B2" w:rsidR="00E442E6" w:rsidRDefault="00E442E6" w:rsidP="004E75DD">
            <w:pPr>
              <w:pStyle w:val="ListParagraph"/>
              <w:numPr>
                <w:ilvl w:val="0"/>
                <w:numId w:val="39"/>
              </w:numPr>
              <w:pPrChange w:id="354" w:author="Bahar Toto" w:date="2025-11-04T12:57:00Z" w16du:dateUtc="2025-11-04T12:57:00Z">
                <w:pPr/>
              </w:pPrChange>
            </w:pPr>
            <w:del w:id="355" w:author="Bahar Toto" w:date="2025-11-04T12:57:00Z" w16du:dateUtc="2025-11-04T12:57:00Z">
              <w:r w:rsidDel="004E75DD">
                <w:delText xml:space="preserve">2. </w:delText>
              </w:r>
            </w:del>
            <w:ins w:id="356" w:author="Bahar Toto" w:date="2025-11-04T12:57:00Z" w16du:dateUtc="2025-11-04T12:57:00Z">
              <w:r w:rsidR="004E75DD">
                <w:t>i</w:t>
              </w:r>
            </w:ins>
            <w:del w:id="357" w:author="Bahar Toto" w:date="2025-11-04T12:57:00Z" w16du:dateUtc="2025-11-04T12:57:00Z">
              <w:r w:rsidDel="004E75DD">
                <w:delText>I</w:delText>
              </w:r>
            </w:del>
            <w:r>
              <w:t xml:space="preserve">nform the concerned individuals about this duration when collecting </w:t>
            </w:r>
            <w:proofErr w:type="gramStart"/>
            <w:r>
              <w:t>data</w:t>
            </w:r>
            <w:ins w:id="358" w:author="Bahar Toto" w:date="2025-11-04T12:57:00Z" w16du:dateUtc="2025-11-04T12:57:00Z">
              <w:r w:rsidR="004E75DD">
                <w:t>;</w:t>
              </w:r>
            </w:ins>
            <w:proofErr w:type="gramEnd"/>
          </w:p>
          <w:p w14:paraId="3EE0B548" w14:textId="5079D033" w:rsidR="00E442E6" w:rsidRDefault="00E442E6" w:rsidP="004E75DD">
            <w:pPr>
              <w:pStyle w:val="ListParagraph"/>
              <w:numPr>
                <w:ilvl w:val="0"/>
                <w:numId w:val="39"/>
              </w:numPr>
              <w:pPrChange w:id="359" w:author="Bahar Toto" w:date="2025-11-04T12:57:00Z" w16du:dateUtc="2025-11-04T12:57:00Z">
                <w:pPr/>
              </w:pPrChange>
            </w:pPr>
            <w:del w:id="360" w:author="Bahar Toto" w:date="2025-11-04T12:57:00Z" w16du:dateUtc="2025-11-04T12:57:00Z">
              <w:r w:rsidDel="004E75DD">
                <w:delText xml:space="preserve">3. </w:delText>
              </w:r>
              <w:r w:rsidDel="004E75DD">
                <w:delText>P</w:delText>
              </w:r>
            </w:del>
            <w:ins w:id="361" w:author="Bahar Toto" w:date="2025-11-04T12:57:00Z" w16du:dateUtc="2025-11-04T12:57:00Z">
              <w:r w:rsidR="004E75DD">
                <w:t>p</w:t>
              </w:r>
            </w:ins>
            <w:r>
              <w:t>rovide this information even when data has not been collected directly from the person</w:t>
            </w:r>
            <w:ins w:id="362" w:author="Bahar Toto" w:date="2025-11-04T12:57:00Z" w16du:dateUtc="2025-11-04T12:57:00Z">
              <w:r w:rsidR="004E75DD">
                <w:t>; and</w:t>
              </w:r>
            </w:ins>
          </w:p>
          <w:p w14:paraId="4D975110" w14:textId="71D2D2BD" w:rsidR="00E442E6" w:rsidRDefault="00E442E6" w:rsidP="004E75DD">
            <w:pPr>
              <w:pStyle w:val="ListParagraph"/>
              <w:numPr>
                <w:ilvl w:val="0"/>
                <w:numId w:val="39"/>
              </w:numPr>
              <w:pPrChange w:id="363" w:author="Bahar Toto" w:date="2025-11-04T12:57:00Z" w16du:dateUtc="2025-11-04T12:57:00Z">
                <w:pPr/>
              </w:pPrChange>
            </w:pPr>
            <w:del w:id="364" w:author="Bahar Toto" w:date="2025-11-04T12:57:00Z" w16du:dateUtc="2025-11-04T12:57:00Z">
              <w:r w:rsidDel="004E75DD">
                <w:delText xml:space="preserve">4. </w:delText>
              </w:r>
            </w:del>
            <w:ins w:id="365" w:author="Bahar Toto" w:date="2025-11-04T12:57:00Z" w16du:dateUtc="2025-11-04T12:57:00Z">
              <w:r w:rsidR="004E75DD">
                <w:t>r</w:t>
              </w:r>
            </w:ins>
            <w:del w:id="366" w:author="Bahar Toto" w:date="2025-11-04T12:57:00Z" w16du:dateUtc="2025-11-04T12:57:00Z">
              <w:r w:rsidDel="004E75DD">
                <w:delText>R</w:delText>
              </w:r>
            </w:del>
            <w:r>
              <w:t>espond to requests from individuals regarding retention periods or the criteria used to determine them</w:t>
            </w:r>
            <w:ins w:id="367" w:author="Bahar Toto" w:date="2025-11-04T12:57:00Z" w16du:dateUtc="2025-11-04T12:57:00Z">
              <w:r w:rsidR="004E75DD">
                <w:t>.</w:t>
              </w:r>
            </w:ins>
          </w:p>
          <w:p w14:paraId="410DBEB6" w14:textId="77777777" w:rsidR="00E442E6" w:rsidRDefault="00E442E6" w:rsidP="00E442E6"/>
          <w:p w14:paraId="2DE94D22" w14:textId="325AA8C7" w:rsidR="00C02792" w:rsidRPr="00096D2A" w:rsidRDefault="00E442E6" w:rsidP="00E442E6">
            <w:r>
              <w:t xml:space="preserve">However, the </w:t>
            </w:r>
            <w:del w:id="368" w:author="Bahar Toto" w:date="2025-11-04T12:57:00Z" w16du:dateUtc="2025-11-04T12:57:00Z">
              <w:r w:rsidDel="004E75DD">
                <w:delText xml:space="preserve">law </w:delText>
              </w:r>
            </w:del>
            <w:ins w:id="369" w:author="Bahar Toto" w:date="2025-11-04T12:57:00Z" w16du:dateUtc="2025-11-04T12:57:00Z">
              <w:r w:rsidR="004E75DD">
                <w:t>Digital Code</w:t>
              </w:r>
              <w:r w:rsidR="004E75DD">
                <w:t xml:space="preserve"> </w:t>
              </w:r>
            </w:ins>
            <w:r>
              <w:t>does not seem to explicitly require the development of formal or standardized retention schedules. It focuses more on transparency and the right to information regarding retention periods.</w:t>
            </w:r>
          </w:p>
        </w:tc>
      </w:tr>
      <w:tr w:rsidR="00C02792" w:rsidRPr="00096D2A" w14:paraId="1BDE419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538833E"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40FC3FA" w14:textId="09CC7945" w:rsidR="00C02792" w:rsidRPr="00096D2A" w:rsidRDefault="00C02792">
            <w:del w:id="370" w:author="Bahar Toto" w:date="2025-11-04T12:57:00Z" w16du:dateUtc="2025-11-04T12:57:00Z">
              <w:r w:rsidRPr="00096D2A" w:rsidDel="004E75DD">
                <w:delText> </w:delText>
              </w:r>
            </w:del>
            <w:r w:rsidR="00E442E6">
              <w:t>Art</w:t>
            </w:r>
            <w:ins w:id="371" w:author="Bahar Toto" w:date="2025-11-04T12:57:00Z" w16du:dateUtc="2025-11-04T12:57:00Z">
              <w:r w:rsidR="004E75DD">
                <w:t>icles</w:t>
              </w:r>
            </w:ins>
            <w:del w:id="372" w:author="Bahar Toto" w:date="2025-11-04T12:57:00Z" w16du:dateUtc="2025-11-04T12:57:00Z">
              <w:r w:rsidR="00E442E6" w:rsidDel="004E75DD">
                <w:delText>.</w:delText>
              </w:r>
            </w:del>
            <w:r w:rsidR="00E442E6">
              <w:t xml:space="preserve"> 208, 209.5, 220, 235, </w:t>
            </w:r>
            <w:ins w:id="373" w:author="Bahar Toto" w:date="2025-11-04T12:58:00Z" w16du:dateUtc="2025-11-04T12:58:00Z">
              <w:r w:rsidR="004E75DD">
                <w:t xml:space="preserve">and </w:t>
              </w:r>
            </w:ins>
            <w:r w:rsidR="00E442E6">
              <w:t>243</w:t>
            </w:r>
            <w:ins w:id="374" w:author="Bahar Toto" w:date="2025-11-04T12:58:00Z" w16du:dateUtc="2025-11-04T12:58:00Z">
              <w:r w:rsidR="004E75DD">
                <w:t xml:space="preserve"> of the</w:t>
              </w:r>
            </w:ins>
            <w:r w:rsidR="00BD7B09">
              <w:t xml:space="preserve"> Digital Code</w:t>
            </w:r>
          </w:p>
        </w:tc>
      </w:tr>
      <w:tr w:rsidR="00C02792" w:rsidRPr="00096D2A" w14:paraId="7035D9F2"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3886E365"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CE739B" w14:textId="292DE3B5" w:rsidR="00C02792" w:rsidRPr="00096D2A" w:rsidRDefault="00E442E6">
            <w:r>
              <w:rPr>
                <w:lang w:val="fr-CD"/>
              </w:rPr>
              <w:t>D</w:t>
            </w:r>
            <w:r w:rsidRPr="004D0D07">
              <w:rPr>
                <w:lang w:val="fr-CD"/>
              </w:rPr>
              <w:t xml:space="preserve">ata </w:t>
            </w:r>
            <w:proofErr w:type="spellStart"/>
            <w:r w:rsidRPr="004D0D07">
              <w:rPr>
                <w:lang w:val="fr-CD"/>
              </w:rPr>
              <w:t>controller</w:t>
            </w:r>
            <w:proofErr w:type="spellEnd"/>
          </w:p>
        </w:tc>
      </w:tr>
    </w:tbl>
    <w:p w14:paraId="7B78BD00" w14:textId="77777777" w:rsidR="002E2981" w:rsidRPr="00096D2A" w:rsidRDefault="002E2981" w:rsidP="005A0AFD"/>
    <w:p w14:paraId="595B52DA" w14:textId="77777777" w:rsidR="00DD0BE6" w:rsidRPr="00096D2A" w:rsidRDefault="00DD0BE6" w:rsidP="005A0AFD"/>
    <w:p w14:paraId="02EB4BE5" w14:textId="6125F098" w:rsidR="00DD0BE6" w:rsidRPr="00096D2A" w:rsidRDefault="00DD0BE6" w:rsidP="00DD0BE6">
      <w:pPr>
        <w:pStyle w:val="ListParagraph"/>
        <w:numPr>
          <w:ilvl w:val="0"/>
          <w:numId w:val="5"/>
        </w:numPr>
        <w:rPr>
          <w:b/>
          <w:bCs/>
        </w:rPr>
      </w:pPr>
      <w:r w:rsidRPr="00096D2A">
        <w:rPr>
          <w:b/>
          <w:bCs/>
        </w:rPr>
        <w:t>Lawful bases: Non-special Category Personal Data</w:t>
      </w:r>
    </w:p>
    <w:p w14:paraId="4AD8A908" w14:textId="77777777" w:rsidR="00DD0BE6" w:rsidRPr="00096D2A" w:rsidRDefault="00DD0BE6" w:rsidP="00DD0BE6"/>
    <w:p w14:paraId="094B98F1" w14:textId="1CFEAF5D" w:rsidR="00DD0BE6" w:rsidRPr="00096D2A" w:rsidRDefault="00DD0BE6" w:rsidP="00DD0BE6">
      <w:r w:rsidRPr="00096D2A">
        <w:t xml:space="preserve">5.1. Lawful Processing </w:t>
      </w:r>
    </w:p>
    <w:p w14:paraId="7A0F633D" w14:textId="77777777" w:rsidR="00DD0BE6" w:rsidRPr="00096D2A" w:rsidRDefault="00DD0BE6" w:rsidP="00DD0BE6"/>
    <w:p w14:paraId="32DBE27F" w14:textId="2707A3D4" w:rsidR="00DD0BE6" w:rsidRPr="00096D2A" w:rsidRDefault="00DD0BE6" w:rsidP="43A8F02C">
      <w:pPr>
        <w:pStyle w:val="ListParagraph"/>
        <w:numPr>
          <w:ilvl w:val="0"/>
          <w:numId w:val="6"/>
        </w:numPr>
        <w:rPr>
          <w:i/>
          <w:iCs/>
        </w:rPr>
      </w:pPr>
      <w:r w:rsidRPr="43A8F02C">
        <w:rPr>
          <w:i/>
          <w:iCs/>
        </w:rPr>
        <w:t>Is a lawful bases required for the processing of non-special category personal data? (If no, please confirm the approach to data processing within the applicable jurisdiction e.g</w:t>
      </w:r>
      <w:r w:rsidR="00330164" w:rsidRPr="43A8F02C">
        <w:rPr>
          <w:i/>
          <w:iCs/>
        </w:rPr>
        <w:t>.</w:t>
      </w:r>
      <w:r w:rsidRPr="43A8F02C">
        <w:rPr>
          <w:i/>
          <w:iCs/>
        </w:rPr>
        <w:t xml:space="preserve">, appropriate notice, appropriate purposes) </w:t>
      </w:r>
    </w:p>
    <w:p w14:paraId="5C0F7BA2"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4DFD301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CF7148B"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9755840" w14:textId="758AB073" w:rsidR="007F2EF1" w:rsidRDefault="00C02792" w:rsidP="007F2EF1">
            <w:r w:rsidRPr="00096D2A">
              <w:t> </w:t>
            </w:r>
            <w:r w:rsidR="007F2EF1">
              <w:t xml:space="preserve">Yes, according to the </w:t>
            </w:r>
            <w:del w:id="375" w:author="Bahar Toto" w:date="2025-11-04T12:58:00Z" w16du:dateUtc="2025-11-04T12:58:00Z">
              <w:r w:rsidR="007F2EF1" w:rsidDel="004E75DD">
                <w:delText xml:space="preserve">Congolese </w:delText>
              </w:r>
            </w:del>
            <w:r w:rsidR="007F2EF1">
              <w:t>Digital Code, the processing of non-specific personal data must be based on a legal basis. The</w:t>
            </w:r>
            <w:ins w:id="376" w:author="Bahar Toto" w:date="2025-11-04T12:58:00Z" w16du:dateUtc="2025-11-04T12:58:00Z">
              <w:r w:rsidR="004E75DD">
                <w:t xml:space="preserve"> Digital</w:t>
              </w:r>
            </w:ins>
            <w:r w:rsidR="007F2EF1">
              <w:t xml:space="preserve"> Code establishes several fundamental principles that govern the lawful processing of personal data:</w:t>
            </w:r>
          </w:p>
          <w:p w14:paraId="25C794C6" w14:textId="77777777" w:rsidR="007F2EF1" w:rsidRDefault="007F2EF1" w:rsidP="007F2EF1"/>
          <w:p w14:paraId="74A33DA1" w14:textId="6269142F" w:rsidR="007F2EF1" w:rsidRDefault="007F2EF1" w:rsidP="007F2EF1">
            <w:r>
              <w:t xml:space="preserve">1. </w:t>
            </w:r>
            <w:ins w:id="377" w:author="Bahar Toto" w:date="2025-11-04T12:59:00Z" w16du:dateUtc="2025-11-04T12:59:00Z">
              <w:r w:rsidR="004E75DD">
                <w:t>p</w:t>
              </w:r>
            </w:ins>
            <w:del w:id="378" w:author="Bahar Toto" w:date="2025-11-04T12:59:00Z" w16du:dateUtc="2025-11-04T12:59:00Z">
              <w:r w:rsidDel="004E75DD">
                <w:delText>P</w:delText>
              </w:r>
            </w:del>
            <w:r>
              <w:t xml:space="preserve">rior declaration: </w:t>
            </w:r>
            <w:ins w:id="379" w:author="Bahar Toto" w:date="2025-11-04T12:59:00Z" w16du:dateUtc="2025-11-04T12:59:00Z">
              <w:r w:rsidR="00842D95">
                <w:t>t</w:t>
              </w:r>
            </w:ins>
            <w:del w:id="380" w:author="Bahar Toto" w:date="2025-11-04T12:59:00Z" w16du:dateUtc="2025-11-04T12:59:00Z">
              <w:r w:rsidDel="00842D95">
                <w:delText>T</w:delText>
              </w:r>
            </w:del>
            <w:r>
              <w:t>he processing of personal data requires a prior declaration to the data protection authority (ARPTIC)</w:t>
            </w:r>
            <w:ins w:id="381" w:author="Bahar Toto" w:date="2025-11-04T12:58:00Z" w16du:dateUtc="2025-11-04T12:58:00Z">
              <w:r w:rsidR="004E75DD">
                <w:t>; a</w:t>
              </w:r>
            </w:ins>
            <w:ins w:id="382" w:author="Bahar Toto" w:date="2025-11-04T12:59:00Z" w16du:dateUtc="2025-11-04T12:59:00Z">
              <w:r w:rsidR="004E75DD">
                <w:t>nd</w:t>
              </w:r>
            </w:ins>
            <w:del w:id="383" w:author="Bahar Toto" w:date="2025-11-04T12:58:00Z" w16du:dateUtc="2025-11-04T12:58:00Z">
              <w:r w:rsidDel="004E75DD">
                <w:delText>.</w:delText>
              </w:r>
            </w:del>
          </w:p>
          <w:p w14:paraId="35803131" w14:textId="77777777" w:rsidR="007F2EF1" w:rsidRDefault="007F2EF1" w:rsidP="007F2EF1"/>
          <w:p w14:paraId="11EBE744" w14:textId="60BA89B4" w:rsidR="007F2EF1" w:rsidRDefault="007F2EF1" w:rsidP="007F2EF1">
            <w:r>
              <w:t xml:space="preserve">2. </w:t>
            </w:r>
            <w:ins w:id="384" w:author="Bahar Toto" w:date="2025-11-04T12:59:00Z" w16du:dateUtc="2025-11-04T12:59:00Z">
              <w:r w:rsidR="00842D95">
                <w:t>l</w:t>
              </w:r>
            </w:ins>
            <w:del w:id="385" w:author="Bahar Toto" w:date="2025-11-04T12:59:00Z" w16du:dateUtc="2025-11-04T12:59:00Z">
              <w:r w:rsidDel="00842D95">
                <w:delText>L</w:delText>
              </w:r>
            </w:del>
            <w:r>
              <w:t xml:space="preserve">oyalty and lawfulness of data: </w:t>
            </w:r>
            <w:ins w:id="386" w:author="Bahar Toto" w:date="2025-11-04T12:59:00Z" w16du:dateUtc="2025-11-04T12:59:00Z">
              <w:r w:rsidR="00842D95">
                <w:t>p</w:t>
              </w:r>
            </w:ins>
            <w:del w:id="387" w:author="Bahar Toto" w:date="2025-11-04T12:59:00Z" w16du:dateUtc="2025-11-04T12:59:00Z">
              <w:r w:rsidDel="00842D95">
                <w:delText>P</w:delText>
              </w:r>
            </w:del>
            <w:r>
              <w:t>rocessing is considered lawful and loyal when:</w:t>
            </w:r>
          </w:p>
          <w:p w14:paraId="2213D39A" w14:textId="424ED998" w:rsidR="007F2EF1" w:rsidRDefault="007F2EF1" w:rsidP="007F2EF1">
            <w:r>
              <w:t xml:space="preserve">   - </w:t>
            </w:r>
            <w:ins w:id="388" w:author="Bahar Toto" w:date="2025-11-04T12:59:00Z" w16du:dateUtc="2025-11-04T12:59:00Z">
              <w:r w:rsidR="00842D95">
                <w:t>t</w:t>
              </w:r>
            </w:ins>
            <w:del w:id="389" w:author="Bahar Toto" w:date="2025-11-04T12:59:00Z" w16du:dateUtc="2025-11-04T12:59:00Z">
              <w:r w:rsidDel="00842D95">
                <w:delText>T</w:delText>
              </w:r>
            </w:del>
            <w:proofErr w:type="gramStart"/>
            <w:r>
              <w:t>he</w:t>
            </w:r>
            <w:proofErr w:type="gramEnd"/>
            <w:r>
              <w:t xml:space="preserve"> data subject has given prior consent</w:t>
            </w:r>
          </w:p>
          <w:p w14:paraId="6DA981C0" w14:textId="7B824D4D" w:rsidR="007F2EF1" w:rsidRDefault="007F2EF1" w:rsidP="007F2EF1">
            <w:r>
              <w:t xml:space="preserve">   - </w:t>
            </w:r>
            <w:del w:id="390" w:author="Bahar Toto" w:date="2025-11-04T12:59:00Z" w16du:dateUtc="2025-11-04T12:59:00Z">
              <w:r w:rsidDel="00842D95">
                <w:delText>D</w:delText>
              </w:r>
            </w:del>
            <w:ins w:id="391" w:author="Bahar Toto" w:date="2025-11-04T12:59:00Z" w16du:dateUtc="2025-11-04T12:59:00Z">
              <w:r w:rsidR="00842D95">
                <w:t>d</w:t>
              </w:r>
            </w:ins>
            <w:r>
              <w:t>ata is collected for a specific, explicit, and legitimate purpose</w:t>
            </w:r>
          </w:p>
          <w:p w14:paraId="1AE3958B" w14:textId="216DD6D9" w:rsidR="007F2EF1" w:rsidRDefault="007F2EF1" w:rsidP="007F2EF1">
            <w:r>
              <w:t xml:space="preserve">   - </w:t>
            </w:r>
            <w:ins w:id="392" w:author="Bahar Toto" w:date="2025-11-04T12:59:00Z" w16du:dateUtc="2025-11-04T12:59:00Z">
              <w:r w:rsidR="00842D95">
                <w:t>p</w:t>
              </w:r>
            </w:ins>
            <w:del w:id="393" w:author="Bahar Toto" w:date="2025-11-04T12:59:00Z" w16du:dateUtc="2025-11-04T12:59:00Z">
              <w:r w:rsidDel="00842D95">
                <w:delText>P</w:delText>
              </w:r>
            </w:del>
            <w:r>
              <w:t>rocessing respects principles of transparency</w:t>
            </w:r>
            <w:ins w:id="394" w:author="Bahar Toto" w:date="2025-11-04T12:58:00Z" w16du:dateUtc="2025-11-04T12:58:00Z">
              <w:r w:rsidR="004E75DD">
                <w:t>; and</w:t>
              </w:r>
            </w:ins>
          </w:p>
          <w:p w14:paraId="0DDC0D76" w14:textId="7AF600EB" w:rsidR="00C02792" w:rsidRPr="00096D2A" w:rsidRDefault="007F2EF1" w:rsidP="007F2EF1">
            <w:r>
              <w:t xml:space="preserve">   - </w:t>
            </w:r>
            <w:ins w:id="395" w:author="Bahar Toto" w:date="2025-11-04T12:59:00Z" w16du:dateUtc="2025-11-04T12:59:00Z">
              <w:r w:rsidR="00842D95">
                <w:t>p</w:t>
              </w:r>
            </w:ins>
            <w:del w:id="396" w:author="Bahar Toto" w:date="2025-11-04T12:59:00Z" w16du:dateUtc="2025-11-04T12:59:00Z">
              <w:r w:rsidDel="00842D95">
                <w:delText>P</w:delText>
              </w:r>
            </w:del>
            <w:r>
              <w:t>rocessing respects human dignity, privacy, and public freedoms</w:t>
            </w:r>
            <w:ins w:id="397" w:author="Bahar Toto" w:date="2025-11-04T12:59:00Z" w16du:dateUtc="2025-11-04T12:59:00Z">
              <w:r w:rsidR="004E75DD">
                <w:t>.</w:t>
              </w:r>
            </w:ins>
          </w:p>
        </w:tc>
      </w:tr>
      <w:tr w:rsidR="00C02792" w:rsidRPr="00096D2A" w14:paraId="54964C7C"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52B0CD2"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F9790AE" w14:textId="1E68344E" w:rsidR="00C02792" w:rsidRPr="00096D2A" w:rsidRDefault="00C02792">
            <w:del w:id="398" w:author="Bahar Toto" w:date="2025-11-04T12:58:00Z" w16du:dateUtc="2025-11-04T12:58:00Z">
              <w:r w:rsidRPr="00096D2A" w:rsidDel="004E75DD">
                <w:delText> </w:delText>
              </w:r>
            </w:del>
            <w:r w:rsidR="007F2EF1">
              <w:t>Art</w:t>
            </w:r>
            <w:ins w:id="399" w:author="Bahar Toto" w:date="2025-11-04T12:58:00Z" w16du:dateUtc="2025-11-04T12:58:00Z">
              <w:r w:rsidR="004E75DD">
                <w:t>icle</w:t>
              </w:r>
            </w:ins>
            <w:del w:id="400" w:author="Bahar Toto" w:date="2025-11-04T12:58:00Z" w16du:dateUtc="2025-11-04T12:58:00Z">
              <w:r w:rsidR="007F2EF1" w:rsidDel="004E75DD">
                <w:delText>.</w:delText>
              </w:r>
            </w:del>
            <w:r w:rsidR="007F2EF1">
              <w:t xml:space="preserve"> 186</w:t>
            </w:r>
            <w:ins w:id="401" w:author="Bahar Toto" w:date="2025-11-04T12:58:00Z" w16du:dateUtc="2025-11-04T12:58:00Z">
              <w:r w:rsidR="004E75DD">
                <w:t xml:space="preserve"> of the</w:t>
              </w:r>
            </w:ins>
            <w:r w:rsidR="007F2EF1">
              <w:t xml:space="preserve"> Digital Code</w:t>
            </w:r>
          </w:p>
        </w:tc>
      </w:tr>
      <w:tr w:rsidR="00C02792" w:rsidRPr="00096D2A" w14:paraId="71EE1E9F"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250112C1"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5394A8F" w14:textId="325CCA12" w:rsidR="00C02792" w:rsidRPr="00096D2A" w:rsidRDefault="004F5817">
            <w:r>
              <w:rPr>
                <w:lang w:val="fr-CD"/>
              </w:rPr>
              <w:t>D</w:t>
            </w:r>
            <w:r w:rsidRPr="004D0D07">
              <w:rPr>
                <w:lang w:val="fr-CD"/>
              </w:rPr>
              <w:t xml:space="preserve">ata </w:t>
            </w:r>
            <w:proofErr w:type="spellStart"/>
            <w:r w:rsidRPr="004D0D07">
              <w:rPr>
                <w:lang w:val="fr-CD"/>
              </w:rPr>
              <w:t>controller</w:t>
            </w:r>
            <w:proofErr w:type="spellEnd"/>
          </w:p>
        </w:tc>
      </w:tr>
    </w:tbl>
    <w:p w14:paraId="4261E352" w14:textId="77777777" w:rsidR="00DD0BE6" w:rsidRPr="00096D2A" w:rsidRDefault="00DD0BE6" w:rsidP="00DD0BE6">
      <w:pPr>
        <w:rPr>
          <w:i/>
          <w:iCs/>
        </w:rPr>
      </w:pPr>
    </w:p>
    <w:p w14:paraId="48482BF3" w14:textId="388D02B8" w:rsidR="00DD0BE6" w:rsidRPr="00096D2A" w:rsidRDefault="00DD0BE6" w:rsidP="00E27686">
      <w:pPr>
        <w:pStyle w:val="ListParagraph"/>
        <w:numPr>
          <w:ilvl w:val="0"/>
          <w:numId w:val="6"/>
        </w:numPr>
        <w:rPr>
          <w:i/>
          <w:iCs/>
        </w:rPr>
      </w:pPr>
      <w:r w:rsidRPr="00096D2A">
        <w:rPr>
          <w:i/>
          <w:iCs/>
        </w:rPr>
        <w:t>Is further processing of personal data allowed? (If yes, please outline the applicable instance e.g., compatible purposes)</w:t>
      </w:r>
    </w:p>
    <w:p w14:paraId="69246B52" w14:textId="77777777" w:rsidR="00DD0BE6" w:rsidRPr="00096D2A" w:rsidRDefault="00DD0BE6" w:rsidP="00DD0BE6"/>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E900E3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719AF53"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162FDDB" w14:textId="77777777" w:rsidR="008061C3" w:rsidRDefault="00C02792" w:rsidP="008061C3">
            <w:r w:rsidRPr="00096D2A">
              <w:t> </w:t>
            </w:r>
            <w:r w:rsidR="008061C3">
              <w:t>Yes, further processing of personal data is permitted under specific conditions:</w:t>
            </w:r>
          </w:p>
          <w:p w14:paraId="6DB17274" w14:textId="77777777" w:rsidR="008061C3" w:rsidRDefault="008061C3" w:rsidP="008061C3"/>
          <w:p w14:paraId="4B80B950" w14:textId="06325216" w:rsidR="008061C3" w:rsidRDefault="008061C3" w:rsidP="00842D95">
            <w:pPr>
              <w:pStyle w:val="ListParagraph"/>
              <w:numPr>
                <w:ilvl w:val="0"/>
                <w:numId w:val="6"/>
              </w:numPr>
              <w:pPrChange w:id="402" w:author="Bahar Toto" w:date="2025-11-04T12:59:00Z" w16du:dateUtc="2025-11-04T12:59:00Z">
                <w:pPr/>
              </w:pPrChange>
            </w:pPr>
            <w:del w:id="403" w:author="Bahar Toto" w:date="2025-11-04T12:59:00Z" w16du:dateUtc="2025-11-04T12:59:00Z">
              <w:r w:rsidDel="00842D95">
                <w:delText xml:space="preserve">1. </w:delText>
              </w:r>
            </w:del>
            <w:r>
              <w:t xml:space="preserve">When processing is planned for a purpose different from the original one, the data controller must inform the data subject in advance about </w:t>
            </w:r>
            <w:r>
              <w:lastRenderedPageBreak/>
              <w:t>this new purpose and provide all relevant information.</w:t>
            </w:r>
          </w:p>
          <w:p w14:paraId="2451FE91" w14:textId="77777777" w:rsidR="008061C3" w:rsidRDefault="008061C3" w:rsidP="008061C3"/>
          <w:p w14:paraId="789FC59B" w14:textId="7C1FECB2" w:rsidR="008061C3" w:rsidRDefault="008061C3" w:rsidP="00842D95">
            <w:pPr>
              <w:pStyle w:val="ListParagraph"/>
              <w:numPr>
                <w:ilvl w:val="0"/>
                <w:numId w:val="6"/>
              </w:numPr>
              <w:pPrChange w:id="404" w:author="Bahar Toto" w:date="2025-11-04T12:59:00Z" w16du:dateUtc="2025-11-04T12:59:00Z">
                <w:pPr/>
              </w:pPrChange>
            </w:pPr>
            <w:del w:id="405" w:author="Bahar Toto" w:date="2025-11-04T12:59:00Z" w16du:dateUtc="2025-11-04T12:59:00Z">
              <w:r w:rsidDel="00842D95">
                <w:delText xml:space="preserve">2. </w:delText>
              </w:r>
            </w:del>
            <w:r>
              <w:t>Further processing must not be incompatible with the initial purposes, considering all relevant factors, including the reasonable expectations of the data subject and applicable legal provisions.</w:t>
            </w:r>
          </w:p>
          <w:p w14:paraId="246CCFB5" w14:textId="77777777" w:rsidR="008061C3" w:rsidRDefault="008061C3" w:rsidP="008061C3"/>
          <w:p w14:paraId="0F67DCD8" w14:textId="7D692B17" w:rsidR="00C02792" w:rsidRPr="00096D2A" w:rsidRDefault="008061C3" w:rsidP="00842D95">
            <w:pPr>
              <w:pStyle w:val="ListParagraph"/>
              <w:numPr>
                <w:ilvl w:val="0"/>
                <w:numId w:val="6"/>
              </w:numPr>
              <w:pPrChange w:id="406" w:author="Bahar Toto" w:date="2025-11-04T12:59:00Z" w16du:dateUtc="2025-11-04T12:59:00Z">
                <w:pPr/>
              </w:pPrChange>
            </w:pPr>
            <w:r>
              <w:t>3. Further processing for historical, statistical, or scientific purposes is explicitly allowed, provided it is conducted with anonymized data.</w:t>
            </w:r>
          </w:p>
        </w:tc>
      </w:tr>
      <w:tr w:rsidR="00C02792" w:rsidRPr="00096D2A" w14:paraId="5F883D53"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77DC286"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E9C5C28" w14:textId="2EA90EC5" w:rsidR="00C02792" w:rsidRPr="00096D2A" w:rsidRDefault="008061C3">
            <w:r>
              <w:t>Art</w:t>
            </w:r>
            <w:ins w:id="407" w:author="Bahar Toto" w:date="2025-11-04T12:59:00Z" w16du:dateUtc="2025-11-04T12:59:00Z">
              <w:r w:rsidR="00842D95">
                <w:t>icles</w:t>
              </w:r>
            </w:ins>
            <w:del w:id="408" w:author="Bahar Toto" w:date="2025-11-04T12:59:00Z" w16du:dateUtc="2025-11-04T12:59:00Z">
              <w:r w:rsidDel="00842D95">
                <w:delText>.</w:delText>
              </w:r>
            </w:del>
            <w:r w:rsidR="00C02792" w:rsidRPr="00096D2A">
              <w:t> </w:t>
            </w:r>
            <w:r w:rsidRPr="00842D95">
              <w:rPr>
                <w:rPrChange w:id="409" w:author="Bahar Toto" w:date="2025-11-04T12:59:00Z" w16du:dateUtc="2025-11-04T12:59:00Z">
                  <w:rPr>
                    <w:lang w:val="fr-FR"/>
                  </w:rPr>
                </w:rPrChange>
              </w:rPr>
              <w:t xml:space="preserve">193, 204, </w:t>
            </w:r>
            <w:ins w:id="410" w:author="Bahar Toto" w:date="2025-11-04T12:59:00Z" w16du:dateUtc="2025-11-04T12:59:00Z">
              <w:r w:rsidR="00842D95" w:rsidRPr="00842D95">
                <w:rPr>
                  <w:rPrChange w:id="411" w:author="Bahar Toto" w:date="2025-11-04T12:59:00Z" w16du:dateUtc="2025-11-04T12:59:00Z">
                    <w:rPr>
                      <w:lang w:val="fr-FR"/>
                    </w:rPr>
                  </w:rPrChange>
                </w:rPr>
                <w:t xml:space="preserve">and </w:t>
              </w:r>
            </w:ins>
            <w:r w:rsidRPr="00842D95">
              <w:rPr>
                <w:rPrChange w:id="412" w:author="Bahar Toto" w:date="2025-11-04T12:59:00Z" w16du:dateUtc="2025-11-04T12:59:00Z">
                  <w:rPr>
                    <w:lang w:val="fr-FR"/>
                  </w:rPr>
                </w:rPrChange>
              </w:rPr>
              <w:t>235</w:t>
            </w:r>
            <w:ins w:id="413" w:author="Bahar Toto" w:date="2025-11-04T12:59:00Z" w16du:dateUtc="2025-11-04T12:59:00Z">
              <w:r w:rsidR="00842D95" w:rsidRPr="00842D95">
                <w:rPr>
                  <w:rPrChange w:id="414" w:author="Bahar Toto" w:date="2025-11-04T12:59:00Z" w16du:dateUtc="2025-11-04T12:59:00Z">
                    <w:rPr>
                      <w:lang w:val="fr-FR"/>
                    </w:rPr>
                  </w:rPrChange>
                </w:rPr>
                <w:t xml:space="preserve"> of the</w:t>
              </w:r>
            </w:ins>
            <w:r w:rsidRPr="00842D95">
              <w:rPr>
                <w:rPrChange w:id="415" w:author="Bahar Toto" w:date="2025-11-04T12:59:00Z" w16du:dateUtc="2025-11-04T12:59:00Z">
                  <w:rPr>
                    <w:lang w:val="fr-FR"/>
                  </w:rPr>
                </w:rPrChange>
              </w:rPr>
              <w:t xml:space="preserve"> Digital Code</w:t>
            </w:r>
          </w:p>
        </w:tc>
      </w:tr>
      <w:tr w:rsidR="00C02792" w:rsidRPr="00096D2A" w14:paraId="41885665"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08A58E58"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2527CBE" w14:textId="112A75CF" w:rsidR="00C02792" w:rsidRPr="00096D2A" w:rsidRDefault="008061C3">
            <w:r>
              <w:rPr>
                <w:lang w:val="fr-CD"/>
              </w:rPr>
              <w:t>D</w:t>
            </w:r>
            <w:r w:rsidRPr="004D0D07">
              <w:rPr>
                <w:lang w:val="fr-CD"/>
              </w:rPr>
              <w:t xml:space="preserve">ata </w:t>
            </w:r>
            <w:proofErr w:type="spellStart"/>
            <w:r w:rsidRPr="004D0D07">
              <w:rPr>
                <w:lang w:val="fr-CD"/>
              </w:rPr>
              <w:t>controller</w:t>
            </w:r>
            <w:proofErr w:type="spellEnd"/>
          </w:p>
        </w:tc>
      </w:tr>
    </w:tbl>
    <w:p w14:paraId="4912F153" w14:textId="77777777" w:rsidR="00DD0BE6" w:rsidRPr="00096D2A" w:rsidRDefault="00DD0BE6" w:rsidP="00DD0BE6"/>
    <w:p w14:paraId="2E516E61" w14:textId="4DDD3CE3" w:rsidR="00DD0BE6" w:rsidRPr="00096D2A" w:rsidRDefault="00DD0BE6" w:rsidP="00DD0BE6">
      <w:r w:rsidRPr="00096D2A">
        <w:t xml:space="preserve">5.2. Consent </w:t>
      </w:r>
    </w:p>
    <w:p w14:paraId="2A2A99FF" w14:textId="77777777" w:rsidR="00DD0BE6" w:rsidRPr="00096D2A" w:rsidRDefault="00DD0BE6" w:rsidP="00DD0BE6">
      <w:pPr>
        <w:rPr>
          <w:i/>
          <w:iCs/>
        </w:rPr>
      </w:pPr>
    </w:p>
    <w:p w14:paraId="6E5A4B51" w14:textId="242EBDE7" w:rsidR="00DD0BE6" w:rsidRPr="00096D2A" w:rsidRDefault="00DD0BE6" w:rsidP="43A8F02C">
      <w:pPr>
        <w:pStyle w:val="ListParagraph"/>
        <w:numPr>
          <w:ilvl w:val="0"/>
          <w:numId w:val="6"/>
        </w:numPr>
        <w:rPr>
          <w:i/>
          <w:iCs/>
        </w:rPr>
      </w:pPr>
      <w:r w:rsidRPr="43A8F02C">
        <w:rPr>
          <w:i/>
          <w:iCs/>
        </w:rPr>
        <w:t xml:space="preserve">Can personal data be processed </w:t>
      </w:r>
      <w:proofErr w:type="gramStart"/>
      <w:r w:rsidRPr="43A8F02C">
        <w:rPr>
          <w:i/>
          <w:iCs/>
        </w:rPr>
        <w:t>on the basis of</w:t>
      </w:r>
      <w:proofErr w:type="gramEnd"/>
      <w:r w:rsidRPr="43A8F02C">
        <w:rPr>
          <w:i/>
          <w:iCs/>
        </w:rPr>
        <w:t xml:space="preserve"> consent? </w:t>
      </w:r>
    </w:p>
    <w:p w14:paraId="555115DA"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3F6B570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6674493"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2BE73BF" w14:textId="62378777" w:rsidR="00C02792" w:rsidRPr="00096D2A" w:rsidRDefault="00C02792">
            <w:r w:rsidRPr="00096D2A">
              <w:t> </w:t>
            </w:r>
            <w:r w:rsidR="00867A66">
              <w:t>Yes.</w:t>
            </w:r>
          </w:p>
        </w:tc>
      </w:tr>
      <w:tr w:rsidR="00C02792" w:rsidRPr="00096D2A" w14:paraId="6FE00A5F"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3F59B6E"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0588B2C" w14:textId="50C6B2E6" w:rsidR="00C02792" w:rsidRPr="00096D2A" w:rsidRDefault="00C02792">
            <w:del w:id="416" w:author="Bahar Toto" w:date="2025-11-04T13:00:00Z" w16du:dateUtc="2025-11-04T13:00:00Z">
              <w:r w:rsidRPr="00096D2A" w:rsidDel="00842D95">
                <w:delText> </w:delText>
              </w:r>
            </w:del>
            <w:r w:rsidR="00867A66">
              <w:t>Art</w:t>
            </w:r>
            <w:ins w:id="417" w:author="Bahar Toto" w:date="2025-11-04T13:00:00Z" w16du:dateUtc="2025-11-04T13:00:00Z">
              <w:r w:rsidR="00842D95">
                <w:t>icle</w:t>
              </w:r>
            </w:ins>
            <w:del w:id="418" w:author="Bahar Toto" w:date="2025-11-04T13:00:00Z" w16du:dateUtc="2025-11-04T13:00:00Z">
              <w:r w:rsidR="00867A66" w:rsidDel="00842D95">
                <w:delText>.</w:delText>
              </w:r>
            </w:del>
            <w:r w:rsidR="00867A66">
              <w:t xml:space="preserve"> 193</w:t>
            </w:r>
            <w:ins w:id="419" w:author="Bahar Toto" w:date="2025-11-04T13:00:00Z" w16du:dateUtc="2025-11-04T13:00:00Z">
              <w:r w:rsidR="00842D95">
                <w:t>(1)</w:t>
              </w:r>
            </w:ins>
            <w:del w:id="420" w:author="Bahar Toto" w:date="2025-11-04T13:00:00Z" w16du:dateUtc="2025-11-04T13:00:00Z">
              <w:r w:rsidR="00867A66" w:rsidDel="00842D95">
                <w:delText>, 1</w:delText>
              </w:r>
            </w:del>
            <w:ins w:id="421" w:author="Bahar Toto" w:date="2025-11-04T13:00:00Z" w16du:dateUtc="2025-11-04T13:00:00Z">
              <w:r w:rsidR="00842D95">
                <w:t xml:space="preserve"> of the</w:t>
              </w:r>
            </w:ins>
            <w:r w:rsidR="00867A66">
              <w:t xml:space="preserve"> Digital Code</w:t>
            </w:r>
          </w:p>
        </w:tc>
      </w:tr>
      <w:tr w:rsidR="00C02792" w:rsidRPr="00096D2A" w14:paraId="40447CBD"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00FAD43A"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1AC7656" w14:textId="31FE9099" w:rsidR="00C02792" w:rsidRPr="00096D2A" w:rsidRDefault="006D7BB3">
            <w:r>
              <w:rPr>
                <w:lang w:val="fr-CD"/>
              </w:rPr>
              <w:t>D</w:t>
            </w:r>
            <w:r w:rsidRPr="004D0D07">
              <w:rPr>
                <w:lang w:val="fr-CD"/>
              </w:rPr>
              <w:t xml:space="preserve">ata </w:t>
            </w:r>
            <w:proofErr w:type="spellStart"/>
            <w:r w:rsidRPr="004D0D07">
              <w:rPr>
                <w:lang w:val="fr-CD"/>
              </w:rPr>
              <w:t>controller</w:t>
            </w:r>
            <w:proofErr w:type="spellEnd"/>
          </w:p>
        </w:tc>
      </w:tr>
    </w:tbl>
    <w:p w14:paraId="74F01324" w14:textId="77777777" w:rsidR="00DD0BE6" w:rsidRPr="00096D2A" w:rsidRDefault="00DD0BE6" w:rsidP="00DD0BE6">
      <w:pPr>
        <w:rPr>
          <w:i/>
          <w:iCs/>
        </w:rPr>
      </w:pPr>
    </w:p>
    <w:p w14:paraId="19086507" w14:textId="77777777" w:rsidR="00DD0BE6" w:rsidRPr="00096D2A" w:rsidRDefault="00DD0BE6" w:rsidP="00E27686">
      <w:pPr>
        <w:pStyle w:val="ListParagraph"/>
        <w:numPr>
          <w:ilvl w:val="0"/>
          <w:numId w:val="6"/>
        </w:numPr>
        <w:rPr>
          <w:i/>
          <w:iCs/>
        </w:rPr>
      </w:pPr>
      <w:r w:rsidRPr="00096D2A">
        <w:rPr>
          <w:i/>
          <w:iCs/>
        </w:rPr>
        <w:t xml:space="preserve">How is consent defined? </w:t>
      </w:r>
    </w:p>
    <w:p w14:paraId="315E93C6"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667AB70A"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1E72262E"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C2F87D5" w14:textId="5FB3B5C9" w:rsidR="00C02792" w:rsidRPr="00096D2A" w:rsidRDefault="00C02792">
            <w:r w:rsidRPr="00096D2A">
              <w:t> </w:t>
            </w:r>
            <w:r w:rsidR="00867A66" w:rsidRPr="00867A66">
              <w:t>Consent</w:t>
            </w:r>
            <w:r w:rsidR="006D7BB3">
              <w:t xml:space="preserve"> i</w:t>
            </w:r>
            <w:r w:rsidR="00867A66" w:rsidRPr="00867A66">
              <w:t>s defined as the express and unequivocal manifestation of will by which the data subject accepts that their personal data be processed.</w:t>
            </w:r>
          </w:p>
        </w:tc>
      </w:tr>
      <w:tr w:rsidR="00C02792" w:rsidRPr="00096D2A" w14:paraId="333DC891"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CCCF179"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D586595" w14:textId="10B835AB" w:rsidR="00C02792" w:rsidRPr="00096D2A" w:rsidRDefault="00C02792">
            <w:del w:id="422" w:author="Bahar Toto" w:date="2025-11-04T13:00:00Z" w16du:dateUtc="2025-11-04T13:00:00Z">
              <w:r w:rsidRPr="00096D2A" w:rsidDel="00E53DC7">
                <w:delText> </w:delText>
              </w:r>
            </w:del>
            <w:r w:rsidR="00867A66">
              <w:t>Art</w:t>
            </w:r>
            <w:ins w:id="423" w:author="Bahar Toto" w:date="2025-11-04T13:00:00Z" w16du:dateUtc="2025-11-04T13:00:00Z">
              <w:r w:rsidR="00E53DC7">
                <w:t>icle</w:t>
              </w:r>
            </w:ins>
            <w:del w:id="424" w:author="Bahar Toto" w:date="2025-11-04T13:00:00Z" w16du:dateUtc="2025-11-04T13:00:00Z">
              <w:r w:rsidR="00867A66" w:rsidDel="00E53DC7">
                <w:delText>.</w:delText>
              </w:r>
            </w:del>
            <w:r w:rsidR="00867A66">
              <w:t xml:space="preserve"> 2</w:t>
            </w:r>
            <w:ins w:id="425" w:author="Bahar Toto" w:date="2025-11-04T13:00:00Z" w16du:dateUtc="2025-11-04T13:00:00Z">
              <w:r w:rsidR="00E53DC7">
                <w:t>(18)</w:t>
              </w:r>
            </w:ins>
            <w:del w:id="426" w:author="Bahar Toto" w:date="2025-11-04T13:00:00Z" w16du:dateUtc="2025-11-04T13:00:00Z">
              <w:r w:rsidR="00867A66" w:rsidDel="00E53DC7">
                <w:delText xml:space="preserve">, </w:delText>
              </w:r>
              <w:r w:rsidR="00BA1375" w:rsidDel="00E53DC7">
                <w:delText xml:space="preserve">§ </w:delText>
              </w:r>
              <w:r w:rsidR="00867A66" w:rsidDel="00E53DC7">
                <w:delText>18</w:delText>
              </w:r>
            </w:del>
            <w:ins w:id="427" w:author="Bahar Toto" w:date="2025-11-04T13:00:00Z" w16du:dateUtc="2025-11-04T13:00:00Z">
              <w:r w:rsidR="00E53DC7">
                <w:t xml:space="preserve"> of the</w:t>
              </w:r>
            </w:ins>
            <w:r w:rsidR="00867A66">
              <w:t xml:space="preserve"> Digital Code</w:t>
            </w:r>
          </w:p>
        </w:tc>
      </w:tr>
      <w:tr w:rsidR="00C02792" w:rsidRPr="00096D2A" w14:paraId="38DAA9D1"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6444286F"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5D00849" w14:textId="01C21E5F" w:rsidR="00C02792" w:rsidRPr="00096D2A" w:rsidRDefault="006D7BB3" w:rsidP="014594D8">
            <w:r>
              <w:rPr>
                <w:lang w:val="fr-CD"/>
              </w:rPr>
              <w:t>D</w:t>
            </w:r>
            <w:r w:rsidRPr="004D0D07">
              <w:rPr>
                <w:lang w:val="fr-CD"/>
              </w:rPr>
              <w:t xml:space="preserve">ata </w:t>
            </w:r>
            <w:proofErr w:type="spellStart"/>
            <w:r w:rsidRPr="004D0D07">
              <w:rPr>
                <w:lang w:val="fr-CD"/>
              </w:rPr>
              <w:t>controller</w:t>
            </w:r>
            <w:proofErr w:type="spellEnd"/>
          </w:p>
        </w:tc>
      </w:tr>
    </w:tbl>
    <w:p w14:paraId="6824EC90" w14:textId="77777777" w:rsidR="00DD0BE6" w:rsidRPr="00096D2A" w:rsidRDefault="00DD0BE6" w:rsidP="00DD0BE6">
      <w:pPr>
        <w:rPr>
          <w:i/>
          <w:iCs/>
        </w:rPr>
      </w:pPr>
    </w:p>
    <w:p w14:paraId="58A22CAB" w14:textId="39F888A0" w:rsidR="00DD0BE6" w:rsidRPr="00096D2A" w:rsidRDefault="00DD0BE6" w:rsidP="43A8F02C">
      <w:pPr>
        <w:pStyle w:val="ListParagraph"/>
        <w:numPr>
          <w:ilvl w:val="0"/>
          <w:numId w:val="6"/>
        </w:numPr>
        <w:rPr>
          <w:i/>
          <w:iCs/>
        </w:rPr>
      </w:pPr>
      <w:r w:rsidRPr="43A8F02C">
        <w:rPr>
          <w:i/>
          <w:iCs/>
        </w:rPr>
        <w:t>What types of consent are accepted (express, deemed, implicit, explicit)?</w:t>
      </w:r>
    </w:p>
    <w:p w14:paraId="44D1198F"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27A2E04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7B193D6"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2815B93" w14:textId="09B944CE" w:rsidR="00C02792" w:rsidRPr="001C4773" w:rsidRDefault="006D7BB3">
            <w:pPr>
              <w:rPr>
                <w:lang w:val="fr-CD"/>
              </w:rPr>
            </w:pPr>
            <w:r w:rsidRPr="006D7BB3">
              <w:rPr>
                <w:lang w:val="fr-CD"/>
              </w:rPr>
              <w:t xml:space="preserve">Consent must </w:t>
            </w:r>
            <w:proofErr w:type="spellStart"/>
            <w:r w:rsidRPr="006D7BB3">
              <w:rPr>
                <w:lang w:val="fr-CD"/>
              </w:rPr>
              <w:t>be</w:t>
            </w:r>
            <w:proofErr w:type="spellEnd"/>
            <w:r w:rsidRPr="006D7BB3">
              <w:rPr>
                <w:lang w:val="fr-CD"/>
              </w:rPr>
              <w:t xml:space="preserve"> explicit.</w:t>
            </w:r>
          </w:p>
        </w:tc>
      </w:tr>
      <w:tr w:rsidR="00C02792" w:rsidRPr="00096D2A" w14:paraId="14A7A1A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E8307BE"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3CCD8D7" w14:textId="005E2204" w:rsidR="00C02792" w:rsidRPr="00096D2A" w:rsidRDefault="001F05D9">
            <w:ins w:id="428" w:author="Bahar Toto" w:date="2025-11-04T13:08:00Z" w16du:dateUtc="2025-11-04T13:08:00Z">
              <w:r>
                <w:t xml:space="preserve"> </w:t>
              </w:r>
            </w:ins>
            <w:del w:id="429" w:author="Bahar Toto" w:date="2025-11-04T13:03:00Z" w16du:dateUtc="2025-11-04T13:03:00Z">
              <w:r w:rsidR="00C02792" w:rsidRPr="00096D2A" w:rsidDel="00803B8C">
                <w:delText> </w:delText>
              </w:r>
            </w:del>
            <w:r w:rsidR="00FC5C7F">
              <w:t>Art</w:t>
            </w:r>
            <w:ins w:id="430" w:author="Bahar Toto" w:date="2025-11-04T13:03:00Z" w16du:dateUtc="2025-11-04T13:03:00Z">
              <w:r w:rsidR="00803B8C">
                <w:t>icle</w:t>
              </w:r>
            </w:ins>
            <w:del w:id="431" w:author="Bahar Toto" w:date="2025-11-04T13:03:00Z" w16du:dateUtc="2025-11-04T13:03:00Z">
              <w:r w:rsidR="00FC5C7F" w:rsidDel="00803B8C">
                <w:delText>.</w:delText>
              </w:r>
            </w:del>
            <w:r w:rsidR="00FC5C7F">
              <w:t xml:space="preserve"> 196</w:t>
            </w:r>
            <w:ins w:id="432" w:author="Bahar Toto" w:date="2025-11-04T13:03:00Z" w16du:dateUtc="2025-11-04T13:03:00Z">
              <w:r w:rsidR="00803B8C">
                <w:t xml:space="preserve"> of the</w:t>
              </w:r>
            </w:ins>
            <w:r w:rsidR="00FC5C7F">
              <w:t xml:space="preserve"> Digital Code</w:t>
            </w:r>
          </w:p>
        </w:tc>
      </w:tr>
      <w:tr w:rsidR="00C02792" w:rsidRPr="00096D2A" w14:paraId="2C27674B"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7DF031CA"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2B31B35" w14:textId="25CB6622" w:rsidR="00C02792" w:rsidRPr="00096D2A" w:rsidRDefault="006D7BB3">
            <w:r>
              <w:rPr>
                <w:lang w:val="fr-CD"/>
              </w:rPr>
              <w:t>D</w:t>
            </w:r>
            <w:r w:rsidRPr="004D0D07">
              <w:rPr>
                <w:lang w:val="fr-CD"/>
              </w:rPr>
              <w:t xml:space="preserve">ata </w:t>
            </w:r>
            <w:proofErr w:type="spellStart"/>
            <w:r w:rsidRPr="004D0D07">
              <w:rPr>
                <w:lang w:val="fr-CD"/>
              </w:rPr>
              <w:t>controller</w:t>
            </w:r>
            <w:proofErr w:type="spellEnd"/>
          </w:p>
        </w:tc>
      </w:tr>
    </w:tbl>
    <w:p w14:paraId="72188818" w14:textId="24CE4BA2" w:rsidR="00DD0BE6" w:rsidRPr="00096D2A" w:rsidRDefault="00DD0BE6" w:rsidP="00DD0BE6">
      <w:pPr>
        <w:rPr>
          <w:i/>
          <w:iCs/>
        </w:rPr>
      </w:pPr>
      <w:r w:rsidRPr="00096D2A">
        <w:rPr>
          <w:i/>
          <w:iCs/>
        </w:rPr>
        <w:t xml:space="preserve"> </w:t>
      </w:r>
    </w:p>
    <w:p w14:paraId="3229F6A8" w14:textId="77777777" w:rsidR="00DD0BE6" w:rsidRPr="00096D2A" w:rsidRDefault="00DD0BE6" w:rsidP="00E27686">
      <w:pPr>
        <w:pStyle w:val="ListParagraph"/>
        <w:numPr>
          <w:ilvl w:val="0"/>
          <w:numId w:val="6"/>
        </w:numPr>
        <w:rPr>
          <w:i/>
          <w:iCs/>
        </w:rPr>
      </w:pPr>
      <w:r w:rsidRPr="00096D2A">
        <w:rPr>
          <w:i/>
          <w:iCs/>
        </w:rPr>
        <w:t>What constitutes valid consent (opt in, opt out, double opt in)?</w:t>
      </w:r>
    </w:p>
    <w:p w14:paraId="2889C172"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0C740CE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EB27413"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F1BE6DA" w14:textId="69314A79" w:rsidR="00C02792" w:rsidRPr="00096D2A" w:rsidRDefault="00C02792">
            <w:r w:rsidRPr="00096D2A">
              <w:t> </w:t>
            </w:r>
            <w:r w:rsidR="00FC5C7F" w:rsidRPr="00FC5C7F">
              <w:t xml:space="preserve">A valid consent requires an </w:t>
            </w:r>
            <w:ins w:id="433" w:author="Bahar Toto" w:date="2025-11-04T13:14:00Z" w16du:dateUtc="2025-11-04T13:14:00Z">
              <w:r w:rsidR="000A71EF">
                <w:t>'</w:t>
              </w:r>
            </w:ins>
            <w:del w:id="434" w:author="Bahar Toto" w:date="2025-11-04T13:14:00Z" w16du:dateUtc="2025-11-04T13:14:00Z">
              <w:r w:rsidR="00FC5C7F" w:rsidRPr="00FC5C7F" w:rsidDel="000A71EF">
                <w:delText>"</w:delText>
              </w:r>
            </w:del>
            <w:r w:rsidR="00FC5C7F" w:rsidRPr="00FC5C7F">
              <w:t>express and unequivocal manifestation of will</w:t>
            </w:r>
            <w:del w:id="435" w:author="Bahar Toto" w:date="2025-11-04T13:15:00Z" w16du:dateUtc="2025-11-04T13:15:00Z">
              <w:r w:rsidR="00FC5C7F" w:rsidRPr="00FC5C7F" w:rsidDel="000A71EF">
                <w:delText>"</w:delText>
              </w:r>
            </w:del>
            <w:ins w:id="436" w:author="Bahar Toto" w:date="2025-11-04T13:15:00Z" w16du:dateUtc="2025-11-04T13:15:00Z">
              <w:r w:rsidR="000A71EF">
                <w:t>'</w:t>
              </w:r>
            </w:ins>
            <w:r w:rsidR="00FC5C7F" w:rsidRPr="00FC5C7F">
              <w:t xml:space="preserve"> from the data subject. This definition points toward </w:t>
            </w:r>
            <w:r w:rsidR="00FC5C7F" w:rsidRPr="00FC5C7F">
              <w:lastRenderedPageBreak/>
              <w:t>an opt-in mechanism, where the person must take a positive action to give their consent.</w:t>
            </w:r>
          </w:p>
        </w:tc>
      </w:tr>
      <w:tr w:rsidR="00C02792" w:rsidRPr="00096D2A" w14:paraId="5149F22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B1F5C8B"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D2E38E8" w14:textId="3F5F5FC2" w:rsidR="00C02792" w:rsidRPr="00096D2A" w:rsidRDefault="00C02792">
            <w:del w:id="437" w:author="Bahar Toto" w:date="2025-11-04T13:15:00Z" w16du:dateUtc="2025-11-04T13:15:00Z">
              <w:r w:rsidRPr="00096D2A" w:rsidDel="00E859E9">
                <w:delText> </w:delText>
              </w:r>
            </w:del>
            <w:r w:rsidR="00FC5C7F">
              <w:t>Art</w:t>
            </w:r>
            <w:ins w:id="438" w:author="Bahar Toto" w:date="2025-11-04T13:15:00Z" w16du:dateUtc="2025-11-04T13:15:00Z">
              <w:r w:rsidR="00E859E9">
                <w:t>icle 2(18)</w:t>
              </w:r>
            </w:ins>
            <w:del w:id="439" w:author="Bahar Toto" w:date="2025-11-04T13:15:00Z" w16du:dateUtc="2025-11-04T13:15:00Z">
              <w:r w:rsidR="00FC5C7F" w:rsidDel="00E859E9">
                <w:delText xml:space="preserve">. 2, </w:delText>
              </w:r>
              <w:r w:rsidR="00BA1375" w:rsidDel="00E859E9">
                <w:delText xml:space="preserve">§ </w:delText>
              </w:r>
              <w:r w:rsidR="00FC5C7F" w:rsidDel="00E859E9">
                <w:delText>18</w:delText>
              </w:r>
            </w:del>
            <w:r w:rsidR="00FC5C7F">
              <w:t xml:space="preserve"> </w:t>
            </w:r>
            <w:ins w:id="440" w:author="Bahar Toto" w:date="2025-11-04T13:15:00Z" w16du:dateUtc="2025-11-04T13:15:00Z">
              <w:r w:rsidR="00E859E9">
                <w:t xml:space="preserve">of the </w:t>
              </w:r>
            </w:ins>
            <w:r w:rsidR="00FC5C7F">
              <w:t>Digital Code</w:t>
            </w:r>
          </w:p>
        </w:tc>
      </w:tr>
      <w:tr w:rsidR="00C02792" w:rsidRPr="00096D2A" w14:paraId="55A7A775"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1CDB7BCA"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B28C203" w14:textId="3172F6FF" w:rsidR="00C02792" w:rsidRPr="00096D2A" w:rsidRDefault="00BA1375">
            <w:r>
              <w:t>D</w:t>
            </w:r>
            <w:r w:rsidRPr="00FC5C7F">
              <w:t xml:space="preserve">ata </w:t>
            </w:r>
            <w:del w:id="441" w:author="Bahar Toto" w:date="2025-11-04T13:15:00Z" w16du:dateUtc="2025-11-04T13:15:00Z">
              <w:r w:rsidRPr="00FC5C7F" w:rsidDel="00E859E9">
                <w:delText>subject</w:delText>
              </w:r>
            </w:del>
            <w:ins w:id="442" w:author="Bahar Toto" w:date="2025-11-04T13:15:00Z" w16du:dateUtc="2025-11-04T13:15:00Z">
              <w:r w:rsidR="00E859E9">
                <w:t>controller</w:t>
              </w:r>
            </w:ins>
          </w:p>
        </w:tc>
      </w:tr>
    </w:tbl>
    <w:p w14:paraId="4A67C51D" w14:textId="77777777" w:rsidR="00DD0BE6" w:rsidRPr="00096D2A" w:rsidRDefault="00DD0BE6" w:rsidP="00DD0BE6">
      <w:pPr>
        <w:rPr>
          <w:i/>
          <w:iCs/>
        </w:rPr>
      </w:pPr>
    </w:p>
    <w:p w14:paraId="42233CA7" w14:textId="0EE86121" w:rsidR="00DD0BE6" w:rsidRPr="00096D2A" w:rsidRDefault="00DD0BE6" w:rsidP="00E27686">
      <w:pPr>
        <w:pStyle w:val="ListParagraph"/>
        <w:numPr>
          <w:ilvl w:val="0"/>
          <w:numId w:val="6"/>
        </w:numPr>
        <w:rPr>
          <w:i/>
          <w:iCs/>
        </w:rPr>
      </w:pPr>
      <w:r w:rsidRPr="00096D2A">
        <w:rPr>
          <w:i/>
          <w:iCs/>
        </w:rPr>
        <w:t>How long is consent valid for?</w:t>
      </w:r>
    </w:p>
    <w:p w14:paraId="6A12B548" w14:textId="77777777" w:rsidR="00DD0BE6" w:rsidRPr="00096D2A" w:rsidRDefault="00DD0BE6" w:rsidP="00DD0BE6">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4AD47916" w14:textId="77777777" w:rsidTr="00825322">
        <w:trPr>
          <w:trHeight w:val="300"/>
        </w:trPr>
        <w:tc>
          <w:tcPr>
            <w:tcW w:w="4500" w:type="dxa"/>
            <w:tcBorders>
              <w:top w:val="single" w:sz="6" w:space="0" w:color="auto"/>
              <w:left w:val="single" w:sz="6" w:space="0" w:color="auto"/>
              <w:bottom w:val="single" w:sz="6" w:space="0" w:color="auto"/>
              <w:right w:val="single" w:sz="6" w:space="0" w:color="auto"/>
            </w:tcBorders>
            <w:hideMark/>
          </w:tcPr>
          <w:p w14:paraId="1BD02074"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A79B9AA" w14:textId="303DA9D8" w:rsidR="00C02792" w:rsidRPr="00096D2A" w:rsidRDefault="00C02792">
            <w:r w:rsidRPr="00096D2A">
              <w:t> </w:t>
            </w:r>
            <w:r w:rsidR="00A531B9" w:rsidRPr="00A531B9">
              <w:t xml:space="preserve">Consent remains valid for the duration required to </w:t>
            </w:r>
            <w:proofErr w:type="spellStart"/>
            <w:r w:rsidR="00A531B9" w:rsidRPr="00A531B9">
              <w:t>fulfill</w:t>
            </w:r>
            <w:proofErr w:type="spellEnd"/>
            <w:r w:rsidR="00A531B9" w:rsidRPr="00A531B9">
              <w:t xml:space="preserve"> the purposes for which data was collected. The data controller must inform the data subject of the planned retention period. If processing purposes change or the initial retention period expires, new consent is required, except for specific cases (public archiving, scientific/historical research, statistics).</w:t>
            </w:r>
          </w:p>
        </w:tc>
      </w:tr>
      <w:tr w:rsidR="00C02792" w:rsidRPr="00096D2A" w14:paraId="6E71949D" w14:textId="77777777" w:rsidTr="00825322">
        <w:trPr>
          <w:trHeight w:val="300"/>
        </w:trPr>
        <w:tc>
          <w:tcPr>
            <w:tcW w:w="4500" w:type="dxa"/>
            <w:tcBorders>
              <w:top w:val="single" w:sz="6" w:space="0" w:color="auto"/>
              <w:left w:val="single" w:sz="6" w:space="0" w:color="auto"/>
              <w:bottom w:val="single" w:sz="6" w:space="0" w:color="auto"/>
              <w:right w:val="single" w:sz="6" w:space="0" w:color="auto"/>
            </w:tcBorders>
            <w:hideMark/>
          </w:tcPr>
          <w:p w14:paraId="54362206"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BC422A3" w14:textId="6A158E3D" w:rsidR="00C02792" w:rsidRPr="00096D2A" w:rsidRDefault="00C02792">
            <w:del w:id="443" w:author="Bahar Toto" w:date="2025-11-04T13:35:00Z" w16du:dateUtc="2025-11-04T13:35:00Z">
              <w:r w:rsidRPr="00096D2A" w:rsidDel="00825322">
                <w:delText> </w:delText>
              </w:r>
            </w:del>
            <w:r w:rsidR="00AE4474">
              <w:t>Art</w:t>
            </w:r>
            <w:ins w:id="444" w:author="Bahar Toto" w:date="2025-11-04T13:35:00Z" w16du:dateUtc="2025-11-04T13:35:00Z">
              <w:r w:rsidR="00825322">
                <w:t>icle</w:t>
              </w:r>
            </w:ins>
            <w:del w:id="445" w:author="Bahar Toto" w:date="2025-11-04T13:35:00Z" w16du:dateUtc="2025-11-04T13:35:00Z">
              <w:r w:rsidR="00AE4474" w:rsidDel="00825322">
                <w:delText>.</w:delText>
              </w:r>
            </w:del>
            <w:r w:rsidR="00AE4474">
              <w:t xml:space="preserve"> 193, 220,</w:t>
            </w:r>
            <w:ins w:id="446" w:author="Bahar Toto" w:date="2025-11-04T13:35:00Z" w16du:dateUtc="2025-11-04T13:35:00Z">
              <w:r w:rsidR="00825322">
                <w:t xml:space="preserve"> and</w:t>
              </w:r>
            </w:ins>
            <w:r w:rsidR="00AE4474">
              <w:t xml:space="preserve"> 235</w:t>
            </w:r>
            <w:ins w:id="447" w:author="Bahar Toto" w:date="2025-11-04T13:15:00Z" w16du:dateUtc="2025-11-04T13:15:00Z">
              <w:r w:rsidR="00E859E9">
                <w:t xml:space="preserve"> </w:t>
              </w:r>
              <w:r w:rsidR="00E859E9">
                <w:t>of the Digital Code</w:t>
              </w:r>
            </w:ins>
          </w:p>
        </w:tc>
      </w:tr>
      <w:tr w:rsidR="00825322" w:rsidRPr="00096D2A" w14:paraId="07464F38" w14:textId="77777777" w:rsidTr="00825322">
        <w:trPr>
          <w:trHeight w:val="300"/>
        </w:trPr>
        <w:tc>
          <w:tcPr>
            <w:tcW w:w="4500" w:type="dxa"/>
            <w:tcBorders>
              <w:top w:val="single" w:sz="6" w:space="0" w:color="auto"/>
              <w:left w:val="single" w:sz="6" w:space="0" w:color="auto"/>
              <w:bottom w:val="single" w:sz="6" w:space="0" w:color="auto"/>
              <w:right w:val="single" w:sz="6" w:space="0" w:color="auto"/>
            </w:tcBorders>
          </w:tcPr>
          <w:p w14:paraId="165F3D3B" w14:textId="77777777" w:rsidR="00825322" w:rsidRPr="00096D2A" w:rsidRDefault="00825322" w:rsidP="0082532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EBCAD04" w14:textId="2E01CC94" w:rsidR="00825322" w:rsidRPr="00096D2A" w:rsidRDefault="00825322" w:rsidP="00825322">
            <w:ins w:id="448" w:author="Bahar Toto" w:date="2025-11-04T13:36:00Z" w16du:dateUtc="2025-11-04T13:36:00Z">
              <w:r>
                <w:t>D</w:t>
              </w:r>
              <w:r w:rsidRPr="00FC5C7F">
                <w:t xml:space="preserve">ata </w:t>
              </w:r>
              <w:r>
                <w:t>controller</w:t>
              </w:r>
            </w:ins>
            <w:del w:id="449" w:author="Bahar Toto" w:date="2025-11-04T13:36:00Z" w16du:dateUtc="2025-11-04T13:36:00Z">
              <w:r w:rsidDel="00215549">
                <w:delText xml:space="preserve"> D</w:delText>
              </w:r>
              <w:r w:rsidRPr="00FC5C7F" w:rsidDel="00215549">
                <w:delText>ata subject</w:delText>
              </w:r>
            </w:del>
          </w:p>
        </w:tc>
      </w:tr>
    </w:tbl>
    <w:p w14:paraId="34F5C12C" w14:textId="77777777" w:rsidR="00DD0BE6" w:rsidRPr="00096D2A" w:rsidRDefault="00DD0BE6" w:rsidP="00DD0BE6">
      <w:pPr>
        <w:rPr>
          <w:i/>
          <w:iCs/>
        </w:rPr>
      </w:pPr>
    </w:p>
    <w:p w14:paraId="2B75AB1F" w14:textId="750FD461" w:rsidR="00DD0BE6" w:rsidRPr="00096D2A" w:rsidRDefault="00DD0BE6" w:rsidP="00DD0BE6">
      <w:r w:rsidRPr="00096D2A">
        <w:t>5.3. Performance of the contract with the data subject</w:t>
      </w:r>
    </w:p>
    <w:p w14:paraId="59D60475" w14:textId="77777777" w:rsidR="00DD0BE6" w:rsidRPr="00096D2A" w:rsidRDefault="00DD0BE6" w:rsidP="00DD0BE6"/>
    <w:p w14:paraId="7824D1CC" w14:textId="77777777" w:rsidR="00DD0BE6" w:rsidRPr="00096D2A" w:rsidRDefault="00DD0BE6" w:rsidP="00E27686">
      <w:pPr>
        <w:pStyle w:val="ListParagraph"/>
        <w:numPr>
          <w:ilvl w:val="0"/>
          <w:numId w:val="6"/>
        </w:numPr>
        <w:rPr>
          <w:i/>
          <w:iCs/>
        </w:rPr>
      </w:pPr>
      <w:r w:rsidRPr="00096D2A">
        <w:rPr>
          <w:i/>
          <w:iCs/>
        </w:rPr>
        <w:t xml:space="preserve">Can personal data be processed on the bases of performance of the contract with the data subject? </w:t>
      </w:r>
    </w:p>
    <w:p w14:paraId="7ACD86F8" w14:textId="77777777" w:rsidR="00DD0BE6" w:rsidRPr="00096D2A" w:rsidRDefault="00DD0BE6" w:rsidP="00DD0BE6">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4C9888F9" w14:textId="77777777" w:rsidTr="00825322">
        <w:trPr>
          <w:trHeight w:val="300"/>
        </w:trPr>
        <w:tc>
          <w:tcPr>
            <w:tcW w:w="4500" w:type="dxa"/>
            <w:tcBorders>
              <w:top w:val="single" w:sz="6" w:space="0" w:color="auto"/>
              <w:left w:val="single" w:sz="6" w:space="0" w:color="auto"/>
              <w:bottom w:val="single" w:sz="6" w:space="0" w:color="auto"/>
              <w:right w:val="single" w:sz="6" w:space="0" w:color="auto"/>
            </w:tcBorders>
            <w:hideMark/>
          </w:tcPr>
          <w:p w14:paraId="2F59C5E0"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208F480" w14:textId="7B3610E9" w:rsidR="00C02792" w:rsidRPr="00096D2A" w:rsidRDefault="00C02792">
            <w:r w:rsidRPr="00096D2A">
              <w:t> </w:t>
            </w:r>
            <w:r w:rsidR="005A53B4">
              <w:t>Yes.</w:t>
            </w:r>
          </w:p>
        </w:tc>
      </w:tr>
      <w:tr w:rsidR="00C02792" w:rsidRPr="00096D2A" w14:paraId="26CDB198" w14:textId="77777777" w:rsidTr="00825322">
        <w:trPr>
          <w:trHeight w:val="300"/>
        </w:trPr>
        <w:tc>
          <w:tcPr>
            <w:tcW w:w="4500" w:type="dxa"/>
            <w:tcBorders>
              <w:top w:val="single" w:sz="6" w:space="0" w:color="auto"/>
              <w:left w:val="single" w:sz="6" w:space="0" w:color="auto"/>
              <w:bottom w:val="single" w:sz="6" w:space="0" w:color="auto"/>
              <w:right w:val="single" w:sz="6" w:space="0" w:color="auto"/>
            </w:tcBorders>
            <w:hideMark/>
          </w:tcPr>
          <w:p w14:paraId="12CB9452"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705DBCB" w14:textId="6AFE4F4C" w:rsidR="00C02792" w:rsidRPr="00096D2A" w:rsidRDefault="00C02792">
            <w:del w:id="450" w:author="Bahar Toto" w:date="2025-11-04T13:36:00Z" w16du:dateUtc="2025-11-04T13:36:00Z">
              <w:r w:rsidRPr="00096D2A" w:rsidDel="00825322">
                <w:delText> </w:delText>
              </w:r>
            </w:del>
            <w:r w:rsidR="005A53B4">
              <w:t>Art</w:t>
            </w:r>
            <w:ins w:id="451" w:author="Bahar Toto" w:date="2025-11-04T13:36:00Z" w16du:dateUtc="2025-11-04T13:36:00Z">
              <w:r w:rsidR="00825322">
                <w:t>icle</w:t>
              </w:r>
            </w:ins>
            <w:del w:id="452" w:author="Bahar Toto" w:date="2025-11-04T13:36:00Z" w16du:dateUtc="2025-11-04T13:36:00Z">
              <w:r w:rsidR="005A53B4" w:rsidDel="00825322">
                <w:delText>.</w:delText>
              </w:r>
            </w:del>
            <w:r w:rsidR="005A53B4">
              <w:t xml:space="preserve"> 195</w:t>
            </w:r>
            <w:ins w:id="453" w:author="Bahar Toto" w:date="2025-11-04T13:36:00Z" w16du:dateUtc="2025-11-04T13:36:00Z">
              <w:r w:rsidR="00825322">
                <w:t>(1</w:t>
              </w:r>
            </w:ins>
            <w:ins w:id="454" w:author="Bahar Toto" w:date="2025-11-04T21:31:00Z" w16du:dateUtc="2025-11-04T21:31:00Z">
              <w:r w:rsidR="00B655C3">
                <w:t>0</w:t>
              </w:r>
            </w:ins>
            <w:ins w:id="455" w:author="Bahar Toto" w:date="2025-11-04T13:36:00Z" w16du:dateUtc="2025-11-04T13:36:00Z">
              <w:r w:rsidR="00825322">
                <w:t>)</w:t>
              </w:r>
            </w:ins>
            <w:del w:id="456" w:author="Bahar Toto" w:date="2025-11-04T13:36:00Z" w16du:dateUtc="2025-11-04T13:36:00Z">
              <w:r w:rsidR="005A53B4" w:rsidDel="00825322">
                <w:delText xml:space="preserve">, </w:delText>
              </w:r>
              <w:r w:rsidR="00BA1375" w:rsidDel="00825322">
                <w:delText>§</w:delText>
              </w:r>
              <w:r w:rsidR="005A53B4" w:rsidDel="00825322">
                <w:delText>10</w:delText>
              </w:r>
            </w:del>
            <w:ins w:id="457" w:author="Bahar Toto" w:date="2025-11-04T13:15:00Z" w16du:dateUtc="2025-11-04T13:15:00Z">
              <w:r w:rsidR="00E859E9">
                <w:t xml:space="preserve"> </w:t>
              </w:r>
              <w:r w:rsidR="00E859E9">
                <w:t>of the Digital Code</w:t>
              </w:r>
            </w:ins>
            <w:del w:id="458" w:author="Bahar Toto" w:date="2025-11-04T13:15:00Z" w16du:dateUtc="2025-11-04T13:15:00Z">
              <w:r w:rsidR="005A53B4" w:rsidDel="00E859E9">
                <w:delText xml:space="preserve">.  </w:delText>
              </w:r>
            </w:del>
          </w:p>
        </w:tc>
      </w:tr>
      <w:tr w:rsidR="00825322" w:rsidRPr="00096D2A" w14:paraId="21B343D7" w14:textId="77777777" w:rsidTr="00825322">
        <w:trPr>
          <w:trHeight w:val="300"/>
        </w:trPr>
        <w:tc>
          <w:tcPr>
            <w:tcW w:w="4500" w:type="dxa"/>
            <w:tcBorders>
              <w:top w:val="single" w:sz="6" w:space="0" w:color="auto"/>
              <w:left w:val="single" w:sz="6" w:space="0" w:color="auto"/>
              <w:bottom w:val="single" w:sz="6" w:space="0" w:color="auto"/>
              <w:right w:val="single" w:sz="6" w:space="0" w:color="auto"/>
            </w:tcBorders>
          </w:tcPr>
          <w:p w14:paraId="3C22EC8F" w14:textId="77777777" w:rsidR="00825322" w:rsidRPr="00096D2A" w:rsidRDefault="00825322" w:rsidP="0082532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2DA09B6" w14:textId="12DB75DE" w:rsidR="00825322" w:rsidRPr="00096D2A" w:rsidRDefault="00825322" w:rsidP="00825322">
            <w:ins w:id="459" w:author="Bahar Toto" w:date="2025-11-04T13:36:00Z" w16du:dateUtc="2025-11-04T13:36:00Z">
              <w:r>
                <w:t>D</w:t>
              </w:r>
              <w:r w:rsidRPr="00FC5C7F">
                <w:t xml:space="preserve">ata </w:t>
              </w:r>
              <w:r>
                <w:t>controller</w:t>
              </w:r>
            </w:ins>
            <w:del w:id="460" w:author="Bahar Toto" w:date="2025-11-04T13:36:00Z" w16du:dateUtc="2025-11-04T13:36:00Z">
              <w:r w:rsidDel="005979AB">
                <w:delText>D</w:delText>
              </w:r>
              <w:r w:rsidRPr="00FC5C7F" w:rsidDel="005979AB">
                <w:delText>ata subject</w:delText>
              </w:r>
            </w:del>
          </w:p>
        </w:tc>
      </w:tr>
    </w:tbl>
    <w:p w14:paraId="2B84AA62" w14:textId="77777777" w:rsidR="00DD0BE6" w:rsidRPr="00096D2A" w:rsidRDefault="00DD0BE6" w:rsidP="00DD0BE6">
      <w:pPr>
        <w:rPr>
          <w:i/>
          <w:iCs/>
        </w:rPr>
      </w:pPr>
    </w:p>
    <w:p w14:paraId="31F219CF" w14:textId="379169CF" w:rsidR="00DD0BE6" w:rsidRPr="00096D2A" w:rsidRDefault="00DD0BE6" w:rsidP="00E27686">
      <w:pPr>
        <w:pStyle w:val="ListParagraph"/>
        <w:numPr>
          <w:ilvl w:val="0"/>
          <w:numId w:val="6"/>
        </w:numPr>
        <w:rPr>
          <w:i/>
          <w:iCs/>
        </w:rPr>
      </w:pPr>
      <w:r w:rsidRPr="00096D2A">
        <w:rPr>
          <w:i/>
          <w:iCs/>
        </w:rPr>
        <w:t>Which specific conditions must be fulfilled to rely on this lawful basis?</w:t>
      </w:r>
    </w:p>
    <w:p w14:paraId="510EE681" w14:textId="77777777" w:rsidR="00DD0BE6" w:rsidRPr="00096D2A" w:rsidRDefault="00DD0BE6" w:rsidP="00DD0BE6">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25BA22D7"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753E55D6"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031D902" w14:textId="77777777" w:rsidR="002D2091" w:rsidDel="00825322" w:rsidRDefault="00C02792" w:rsidP="002D2091">
            <w:pPr>
              <w:rPr>
                <w:del w:id="461" w:author="Bahar Toto" w:date="2025-11-04T13:36:00Z" w16du:dateUtc="2025-11-04T13:36:00Z"/>
              </w:rPr>
            </w:pPr>
            <w:r w:rsidRPr="00096D2A">
              <w:t> </w:t>
            </w:r>
            <w:r w:rsidR="002D2091">
              <w:t>To use contract execution as a legal basis for processing:</w:t>
            </w:r>
          </w:p>
          <w:p w14:paraId="735F0288" w14:textId="77777777" w:rsidR="002D2091" w:rsidRDefault="002D2091" w:rsidP="002D2091"/>
          <w:p w14:paraId="1EF10F53" w14:textId="60FAD428" w:rsidR="002D2091" w:rsidRDefault="002D2091" w:rsidP="00825322">
            <w:pPr>
              <w:pStyle w:val="ListParagraph"/>
              <w:numPr>
                <w:ilvl w:val="0"/>
                <w:numId w:val="6"/>
              </w:numPr>
              <w:pPrChange w:id="462" w:author="Bahar Toto" w:date="2025-11-04T13:36:00Z" w16du:dateUtc="2025-11-04T13:36:00Z">
                <w:pPr/>
              </w:pPrChange>
            </w:pPr>
            <w:del w:id="463" w:author="Bahar Toto" w:date="2025-11-04T13:36:00Z" w16du:dateUtc="2025-11-04T13:36:00Z">
              <w:r w:rsidDel="00825322">
                <w:delText xml:space="preserve">1. </w:delText>
              </w:r>
            </w:del>
            <w:ins w:id="464" w:author="Bahar Toto" w:date="2025-11-04T13:36:00Z" w16du:dateUtc="2025-11-04T13:36:00Z">
              <w:r w:rsidR="00825322">
                <w:t>a</w:t>
              </w:r>
            </w:ins>
            <w:del w:id="465" w:author="Bahar Toto" w:date="2025-11-04T13:36:00Z" w16du:dateUtc="2025-11-04T13:36:00Z">
              <w:r w:rsidDel="00825322">
                <w:delText>A</w:delText>
              </w:r>
            </w:del>
            <w:r>
              <w:t xml:space="preserve"> valid contract must exist between the </w:t>
            </w:r>
            <w:proofErr w:type="gramStart"/>
            <w:r>
              <w:t>parties</w:t>
            </w:r>
            <w:ins w:id="466" w:author="Bahar Toto" w:date="2025-11-04T13:36:00Z" w16du:dateUtc="2025-11-04T13:36:00Z">
              <w:r w:rsidR="00825322">
                <w:t>;</w:t>
              </w:r>
            </w:ins>
            <w:proofErr w:type="gramEnd"/>
          </w:p>
          <w:p w14:paraId="20E596A1" w14:textId="01625BF1" w:rsidR="002D2091" w:rsidRDefault="002D2091" w:rsidP="00825322">
            <w:pPr>
              <w:pStyle w:val="ListParagraph"/>
              <w:numPr>
                <w:ilvl w:val="0"/>
                <w:numId w:val="6"/>
              </w:numPr>
              <w:pPrChange w:id="467" w:author="Bahar Toto" w:date="2025-11-04T13:36:00Z" w16du:dateUtc="2025-11-04T13:36:00Z">
                <w:pPr/>
              </w:pPrChange>
            </w:pPr>
            <w:del w:id="468" w:author="Bahar Toto" w:date="2025-11-04T13:36:00Z" w16du:dateUtc="2025-11-04T13:36:00Z">
              <w:r w:rsidDel="00825322">
                <w:delText xml:space="preserve">2. </w:delText>
              </w:r>
            </w:del>
            <w:ins w:id="469" w:author="Bahar Toto" w:date="2025-11-04T13:36:00Z" w16du:dateUtc="2025-11-04T13:36:00Z">
              <w:r w:rsidR="00825322">
                <w:t>t</w:t>
              </w:r>
            </w:ins>
            <w:del w:id="470" w:author="Bahar Toto" w:date="2025-11-04T13:36:00Z" w16du:dateUtc="2025-11-04T13:36:00Z">
              <w:r w:rsidDel="00825322">
                <w:delText>T</w:delText>
              </w:r>
            </w:del>
            <w:r>
              <w:t xml:space="preserve">he processing must be strictly necessary for the execution of the </w:t>
            </w:r>
            <w:proofErr w:type="gramStart"/>
            <w:r>
              <w:t>contract</w:t>
            </w:r>
            <w:ins w:id="471" w:author="Bahar Toto" w:date="2025-11-04T13:36:00Z" w16du:dateUtc="2025-11-04T13:36:00Z">
              <w:r w:rsidR="00825322">
                <w:t>;</w:t>
              </w:r>
            </w:ins>
            <w:proofErr w:type="gramEnd"/>
          </w:p>
          <w:p w14:paraId="22D0702A" w14:textId="2A978019" w:rsidR="002D2091" w:rsidRDefault="002D2091" w:rsidP="00825322">
            <w:pPr>
              <w:pStyle w:val="ListParagraph"/>
              <w:numPr>
                <w:ilvl w:val="0"/>
                <w:numId w:val="6"/>
              </w:numPr>
              <w:pPrChange w:id="472" w:author="Bahar Toto" w:date="2025-11-04T13:36:00Z" w16du:dateUtc="2025-11-04T13:36:00Z">
                <w:pPr/>
              </w:pPrChange>
            </w:pPr>
            <w:del w:id="473" w:author="Bahar Toto" w:date="2025-11-04T13:36:00Z" w16du:dateUtc="2025-11-04T13:36:00Z">
              <w:r w:rsidDel="00825322">
                <w:delText xml:space="preserve">3. </w:delText>
              </w:r>
            </w:del>
            <w:ins w:id="474" w:author="Bahar Toto" w:date="2025-11-04T13:36:00Z" w16du:dateUtc="2025-11-04T13:36:00Z">
              <w:r w:rsidR="00825322">
                <w:t>t</w:t>
              </w:r>
            </w:ins>
            <w:del w:id="475" w:author="Bahar Toto" w:date="2025-11-04T13:36:00Z" w16du:dateUtc="2025-11-04T13:36:00Z">
              <w:r w:rsidDel="00825322">
                <w:delText>T</w:delText>
              </w:r>
            </w:del>
            <w:r>
              <w:t xml:space="preserve">he processed data must have a direct link to the purpose of the </w:t>
            </w:r>
            <w:proofErr w:type="gramStart"/>
            <w:r>
              <w:t>contract</w:t>
            </w:r>
            <w:ins w:id="476" w:author="Bahar Toto" w:date="2025-11-04T13:36:00Z" w16du:dateUtc="2025-11-04T13:36:00Z">
              <w:r w:rsidR="00825322">
                <w:t>;</w:t>
              </w:r>
            </w:ins>
            <w:proofErr w:type="gramEnd"/>
          </w:p>
          <w:p w14:paraId="316BAE49" w14:textId="0510F44E" w:rsidR="002D2091" w:rsidRDefault="002D2091" w:rsidP="00825322">
            <w:pPr>
              <w:pStyle w:val="ListParagraph"/>
              <w:numPr>
                <w:ilvl w:val="0"/>
                <w:numId w:val="6"/>
              </w:numPr>
              <w:pPrChange w:id="477" w:author="Bahar Toto" w:date="2025-11-04T13:36:00Z" w16du:dateUtc="2025-11-04T13:36:00Z">
                <w:pPr/>
              </w:pPrChange>
            </w:pPr>
            <w:del w:id="478" w:author="Bahar Toto" w:date="2025-11-04T13:36:00Z" w16du:dateUtc="2025-11-04T13:36:00Z">
              <w:r w:rsidDel="00825322">
                <w:delText xml:space="preserve">4. </w:delText>
              </w:r>
              <w:r w:rsidDel="00825322">
                <w:delText>O</w:delText>
              </w:r>
            </w:del>
            <w:ins w:id="479" w:author="Bahar Toto" w:date="2025-11-04T13:36:00Z" w16du:dateUtc="2025-11-04T13:36:00Z">
              <w:r w:rsidR="00825322">
                <w:t>o</w:t>
              </w:r>
            </w:ins>
            <w:r>
              <w:t xml:space="preserve">nly relevant and necessary data may be </w:t>
            </w:r>
            <w:proofErr w:type="gramStart"/>
            <w:r>
              <w:t>processed</w:t>
            </w:r>
            <w:ins w:id="480" w:author="Bahar Toto" w:date="2025-11-04T13:36:00Z" w16du:dateUtc="2025-11-04T13:36:00Z">
              <w:r w:rsidR="00825322">
                <w:t>;</w:t>
              </w:r>
            </w:ins>
            <w:proofErr w:type="gramEnd"/>
          </w:p>
          <w:p w14:paraId="0B09F4C0" w14:textId="52D35134" w:rsidR="002D2091" w:rsidRDefault="002D2091" w:rsidP="00825322">
            <w:pPr>
              <w:pStyle w:val="ListParagraph"/>
              <w:numPr>
                <w:ilvl w:val="0"/>
                <w:numId w:val="6"/>
              </w:numPr>
              <w:pPrChange w:id="481" w:author="Bahar Toto" w:date="2025-11-04T13:36:00Z" w16du:dateUtc="2025-11-04T13:36:00Z">
                <w:pPr/>
              </w:pPrChange>
            </w:pPr>
            <w:del w:id="482" w:author="Bahar Toto" w:date="2025-11-04T13:36:00Z" w16du:dateUtc="2025-11-04T13:36:00Z">
              <w:r w:rsidDel="00825322">
                <w:lastRenderedPageBreak/>
                <w:delText xml:space="preserve">5. </w:delText>
              </w:r>
            </w:del>
            <w:ins w:id="483" w:author="Bahar Toto" w:date="2025-11-04T13:36:00Z" w16du:dateUtc="2025-11-04T13:36:00Z">
              <w:r w:rsidR="00825322">
                <w:t>g</w:t>
              </w:r>
            </w:ins>
            <w:del w:id="484" w:author="Bahar Toto" w:date="2025-11-04T13:36:00Z" w16du:dateUtc="2025-11-04T13:36:00Z">
              <w:r w:rsidDel="00825322">
                <w:delText>G</w:delText>
              </w:r>
            </w:del>
            <w:r>
              <w:t>eneral data protection principles remain applicable</w:t>
            </w:r>
            <w:ins w:id="485" w:author="Bahar Toto" w:date="2025-11-04T13:36:00Z" w16du:dateUtc="2025-11-04T13:36:00Z">
              <w:r w:rsidR="00825322">
                <w:t>; and</w:t>
              </w:r>
            </w:ins>
          </w:p>
          <w:p w14:paraId="736FDE90" w14:textId="7299EBA1" w:rsidR="00C02792" w:rsidRPr="00096D2A" w:rsidRDefault="002D2091" w:rsidP="00825322">
            <w:pPr>
              <w:pStyle w:val="ListParagraph"/>
              <w:numPr>
                <w:ilvl w:val="0"/>
                <w:numId w:val="6"/>
              </w:numPr>
              <w:pPrChange w:id="486" w:author="Bahar Toto" w:date="2025-11-04T13:36:00Z" w16du:dateUtc="2025-11-04T13:36:00Z">
                <w:pPr/>
              </w:pPrChange>
            </w:pPr>
            <w:del w:id="487" w:author="Bahar Toto" w:date="2025-11-04T13:36:00Z" w16du:dateUtc="2025-11-04T13:36:00Z">
              <w:r w:rsidDel="00825322">
                <w:delText xml:space="preserve">6. </w:delText>
              </w:r>
            </w:del>
            <w:ins w:id="488" w:author="Bahar Toto" w:date="2025-11-04T13:36:00Z" w16du:dateUtc="2025-11-04T13:36:00Z">
              <w:r w:rsidR="00825322">
                <w:t>t</w:t>
              </w:r>
            </w:ins>
            <w:del w:id="489" w:author="Bahar Toto" w:date="2025-11-04T13:36:00Z" w16du:dateUtc="2025-11-04T13:36:00Z">
              <w:r w:rsidDel="00825322">
                <w:delText>T</w:delText>
              </w:r>
            </w:del>
            <w:proofErr w:type="gramStart"/>
            <w:r>
              <w:t>he</w:t>
            </w:r>
            <w:proofErr w:type="gramEnd"/>
            <w:r>
              <w:t xml:space="preserve"> data subject must be informed about the processing</w:t>
            </w:r>
            <w:ins w:id="490" w:author="Bahar Toto" w:date="2025-11-04T13:36:00Z" w16du:dateUtc="2025-11-04T13:36:00Z">
              <w:r w:rsidR="00825322">
                <w:t>.</w:t>
              </w:r>
            </w:ins>
          </w:p>
        </w:tc>
      </w:tr>
      <w:tr w:rsidR="00A9642F" w:rsidRPr="00096D2A" w14:paraId="5766E9FE"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70D75490" w14:textId="77777777" w:rsidR="00A9642F" w:rsidRPr="00096D2A" w:rsidRDefault="00A9642F" w:rsidP="00A9642F">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FD41CF0" w14:textId="1A7BA92A" w:rsidR="00A9642F" w:rsidRPr="00096D2A" w:rsidRDefault="00A9642F" w:rsidP="00A9642F">
            <w:ins w:id="491" w:author="Bahar Toto" w:date="2025-11-04T12:50:00Z" w16du:dateUtc="2025-11-04T12:50:00Z">
              <w:r>
                <w:t>Not applicable.</w:t>
              </w:r>
            </w:ins>
            <w:del w:id="492" w:author="Bahar Toto" w:date="2025-11-04T12:50:00Z" w16du:dateUtc="2025-11-04T12:50:00Z">
              <w:r w:rsidRPr="00096D2A" w:rsidDel="00192E16">
                <w:delText> </w:delText>
              </w:r>
              <w:r w:rsidDel="00192E16">
                <w:delText>Not applicable.</w:delText>
              </w:r>
            </w:del>
          </w:p>
        </w:tc>
      </w:tr>
      <w:tr w:rsidR="00825322" w:rsidRPr="00096D2A" w14:paraId="1BEB113D"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tcPr>
          <w:p w14:paraId="222BA811" w14:textId="77777777" w:rsidR="00825322" w:rsidRPr="00096D2A" w:rsidRDefault="00825322" w:rsidP="0082532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FDB5223" w14:textId="1647DDEA" w:rsidR="00825322" w:rsidRPr="00096D2A" w:rsidRDefault="00825322" w:rsidP="00825322">
            <w:ins w:id="493" w:author="Bahar Toto" w:date="2025-11-04T13:37:00Z" w16du:dateUtc="2025-11-04T13:37:00Z">
              <w:r>
                <w:t>D</w:t>
              </w:r>
              <w:r w:rsidRPr="00FC5C7F">
                <w:t xml:space="preserve">ata </w:t>
              </w:r>
              <w:r>
                <w:t>controller</w:t>
              </w:r>
            </w:ins>
            <w:del w:id="494" w:author="Bahar Toto" w:date="2025-11-04T13:37:00Z" w16du:dateUtc="2025-11-04T13:37:00Z">
              <w:r w:rsidDel="00A65A7D">
                <w:delText>D</w:delText>
              </w:r>
              <w:r w:rsidRPr="00FC5C7F" w:rsidDel="00A65A7D">
                <w:delText>ata subject</w:delText>
              </w:r>
              <w:r w:rsidDel="00A65A7D">
                <w:delText xml:space="preserve"> and D</w:delText>
              </w:r>
              <w:r w:rsidRPr="00A531B9" w:rsidDel="00A65A7D">
                <w:delText>ata controller</w:delText>
              </w:r>
              <w:r w:rsidDel="00A65A7D">
                <w:delText>.</w:delText>
              </w:r>
            </w:del>
          </w:p>
        </w:tc>
      </w:tr>
    </w:tbl>
    <w:p w14:paraId="5C3286F3" w14:textId="77777777" w:rsidR="00DD0BE6" w:rsidRPr="00096D2A" w:rsidRDefault="00DD0BE6" w:rsidP="00DD0BE6"/>
    <w:p w14:paraId="196FF095" w14:textId="2910097F" w:rsidR="00DD0BE6" w:rsidRPr="00096D2A" w:rsidRDefault="00DD0BE6" w:rsidP="00DD0BE6">
      <w:r w:rsidRPr="00096D2A">
        <w:t xml:space="preserve">5.4. Legal obligations </w:t>
      </w:r>
    </w:p>
    <w:p w14:paraId="7EA411C0" w14:textId="77777777" w:rsidR="00DD0BE6" w:rsidRPr="00096D2A" w:rsidRDefault="00DD0BE6" w:rsidP="00DD0BE6"/>
    <w:p w14:paraId="0E38E192" w14:textId="77777777" w:rsidR="00DD0BE6" w:rsidRPr="00096D2A" w:rsidRDefault="00DD0BE6" w:rsidP="00E27686">
      <w:pPr>
        <w:pStyle w:val="ListParagraph"/>
        <w:numPr>
          <w:ilvl w:val="0"/>
          <w:numId w:val="7"/>
        </w:numPr>
        <w:rPr>
          <w:i/>
          <w:iCs/>
        </w:rPr>
      </w:pPr>
      <w:r w:rsidRPr="00096D2A">
        <w:rPr>
          <w:i/>
          <w:iCs/>
        </w:rPr>
        <w:t>Can personal data be processed on the bases a legal obligation?</w:t>
      </w:r>
    </w:p>
    <w:p w14:paraId="5F7A6C10" w14:textId="77777777" w:rsidR="00DD0BE6" w:rsidRPr="00096D2A" w:rsidRDefault="00DD0BE6" w:rsidP="00DD0BE6">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4C83C6B2" w14:textId="77777777" w:rsidTr="00825322">
        <w:trPr>
          <w:trHeight w:val="300"/>
        </w:trPr>
        <w:tc>
          <w:tcPr>
            <w:tcW w:w="4500" w:type="dxa"/>
            <w:tcBorders>
              <w:top w:val="single" w:sz="6" w:space="0" w:color="auto"/>
              <w:left w:val="single" w:sz="6" w:space="0" w:color="auto"/>
              <w:bottom w:val="single" w:sz="6" w:space="0" w:color="auto"/>
              <w:right w:val="single" w:sz="6" w:space="0" w:color="auto"/>
            </w:tcBorders>
            <w:hideMark/>
          </w:tcPr>
          <w:p w14:paraId="240102B1"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5D0F640" w14:textId="10C961AD" w:rsidR="00C02792" w:rsidRPr="00096D2A" w:rsidRDefault="00C02792">
            <w:r w:rsidRPr="00096D2A">
              <w:t> </w:t>
            </w:r>
            <w:r w:rsidR="00E87886">
              <w:t>Yes.</w:t>
            </w:r>
          </w:p>
        </w:tc>
      </w:tr>
      <w:tr w:rsidR="00C02792" w:rsidRPr="00096D2A" w14:paraId="211C286B" w14:textId="77777777" w:rsidTr="00825322">
        <w:trPr>
          <w:trHeight w:val="300"/>
        </w:trPr>
        <w:tc>
          <w:tcPr>
            <w:tcW w:w="4500" w:type="dxa"/>
            <w:tcBorders>
              <w:top w:val="single" w:sz="6" w:space="0" w:color="auto"/>
              <w:left w:val="single" w:sz="6" w:space="0" w:color="auto"/>
              <w:bottom w:val="single" w:sz="6" w:space="0" w:color="auto"/>
              <w:right w:val="single" w:sz="6" w:space="0" w:color="auto"/>
            </w:tcBorders>
            <w:hideMark/>
          </w:tcPr>
          <w:p w14:paraId="766A8582"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F90CD2D" w14:textId="4D713EB5" w:rsidR="00C02792" w:rsidRPr="00096D2A" w:rsidRDefault="00C02792">
            <w:del w:id="495" w:author="Bahar Toto" w:date="2025-11-04T13:37:00Z" w16du:dateUtc="2025-11-04T13:37:00Z">
              <w:r w:rsidRPr="00096D2A" w:rsidDel="00825322">
                <w:delText> </w:delText>
              </w:r>
              <w:r w:rsidR="00E87886" w:rsidDel="00825322">
                <w:delText>Art.</w:delText>
              </w:r>
            </w:del>
            <w:ins w:id="496" w:author="Bahar Toto" w:date="2025-11-04T13:37:00Z" w16du:dateUtc="2025-11-04T13:37:00Z">
              <w:r w:rsidR="00825322">
                <w:t xml:space="preserve">Article </w:t>
              </w:r>
            </w:ins>
            <w:r w:rsidR="00E87886">
              <w:t xml:space="preserve">192 </w:t>
            </w:r>
            <w:ins w:id="497" w:author="Bahar Toto" w:date="2025-11-04T13:16:00Z" w16du:dateUtc="2025-11-04T13:16:00Z">
              <w:r w:rsidR="00E859E9">
                <w:t>of the Digital Code</w:t>
              </w:r>
            </w:ins>
            <w:del w:id="498" w:author="Bahar Toto" w:date="2025-11-04T13:16:00Z" w16du:dateUtc="2025-11-04T13:16:00Z">
              <w:r w:rsidR="00E87886" w:rsidDel="00E859E9">
                <w:delText>Digital Code</w:delText>
              </w:r>
            </w:del>
          </w:p>
        </w:tc>
      </w:tr>
      <w:tr w:rsidR="00825322" w:rsidRPr="00096D2A" w14:paraId="40669A49" w14:textId="77777777" w:rsidTr="00825322">
        <w:trPr>
          <w:trHeight w:val="300"/>
        </w:trPr>
        <w:tc>
          <w:tcPr>
            <w:tcW w:w="4500" w:type="dxa"/>
            <w:tcBorders>
              <w:top w:val="single" w:sz="6" w:space="0" w:color="auto"/>
              <w:left w:val="single" w:sz="6" w:space="0" w:color="auto"/>
              <w:bottom w:val="single" w:sz="6" w:space="0" w:color="auto"/>
              <w:right w:val="single" w:sz="6" w:space="0" w:color="auto"/>
            </w:tcBorders>
          </w:tcPr>
          <w:p w14:paraId="50474818" w14:textId="77777777" w:rsidR="00825322" w:rsidRPr="00096D2A" w:rsidRDefault="00825322" w:rsidP="0082532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9A59589" w14:textId="5D2FE268" w:rsidR="00825322" w:rsidRPr="00096D2A" w:rsidRDefault="00825322" w:rsidP="00825322">
            <w:ins w:id="499" w:author="Bahar Toto" w:date="2025-11-04T13:37:00Z" w16du:dateUtc="2025-11-04T13:37:00Z">
              <w:r>
                <w:t>D</w:t>
              </w:r>
              <w:r w:rsidRPr="00FC5C7F">
                <w:t xml:space="preserve">ata </w:t>
              </w:r>
              <w:r>
                <w:t>controller</w:t>
              </w:r>
            </w:ins>
            <w:del w:id="500" w:author="Bahar Toto" w:date="2025-11-04T13:37:00Z" w16du:dateUtc="2025-11-04T13:37:00Z">
              <w:r w:rsidDel="00AE0F47">
                <w:delText>D</w:delText>
              </w:r>
              <w:r w:rsidRPr="00A531B9" w:rsidDel="00AE0F47">
                <w:delText>ata controller</w:delText>
              </w:r>
              <w:r w:rsidDel="00AE0F47">
                <w:delText>.</w:delText>
              </w:r>
            </w:del>
          </w:p>
        </w:tc>
      </w:tr>
    </w:tbl>
    <w:p w14:paraId="61E8C9EC" w14:textId="77777777" w:rsidR="00DD0BE6" w:rsidRPr="00096D2A" w:rsidRDefault="00DD0BE6" w:rsidP="00DD0BE6">
      <w:pPr>
        <w:rPr>
          <w:i/>
          <w:iCs/>
        </w:rPr>
      </w:pPr>
    </w:p>
    <w:p w14:paraId="6BA9A46C" w14:textId="37325650" w:rsidR="00DD0BE6" w:rsidRPr="00096D2A" w:rsidRDefault="00DD0BE6" w:rsidP="00E27686">
      <w:pPr>
        <w:pStyle w:val="ListParagraph"/>
        <w:numPr>
          <w:ilvl w:val="0"/>
          <w:numId w:val="7"/>
        </w:numPr>
        <w:rPr>
          <w:i/>
          <w:iCs/>
        </w:rPr>
      </w:pPr>
      <w:r w:rsidRPr="00096D2A">
        <w:rPr>
          <w:i/>
          <w:iCs/>
        </w:rPr>
        <w:t>Which specific conditions must be fulfilled to rely on this lawful basis? (e.g., derived from national law only)</w:t>
      </w:r>
    </w:p>
    <w:p w14:paraId="766D4D42" w14:textId="77777777" w:rsidR="00DD0BE6" w:rsidRPr="00096D2A" w:rsidRDefault="00DD0BE6" w:rsidP="00DD0BE6"/>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36FEA8B9" w14:textId="77777777" w:rsidTr="00DC010C">
        <w:trPr>
          <w:trHeight w:val="300"/>
        </w:trPr>
        <w:tc>
          <w:tcPr>
            <w:tcW w:w="4500" w:type="dxa"/>
            <w:tcBorders>
              <w:top w:val="single" w:sz="6" w:space="0" w:color="auto"/>
              <w:left w:val="single" w:sz="6" w:space="0" w:color="auto"/>
              <w:bottom w:val="single" w:sz="6" w:space="0" w:color="auto"/>
              <w:right w:val="single" w:sz="6" w:space="0" w:color="auto"/>
            </w:tcBorders>
            <w:hideMark/>
          </w:tcPr>
          <w:p w14:paraId="3B39C37A"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1A6D58C" w14:textId="0A07B8C0" w:rsidR="00094D9B" w:rsidRDefault="00C02792" w:rsidP="00094D9B">
            <w:r w:rsidRPr="00096D2A">
              <w:t> </w:t>
            </w:r>
            <w:r w:rsidR="00094D9B">
              <w:t>To rely on legal obligation as a legal basis for processing personal data</w:t>
            </w:r>
            <w:del w:id="501" w:author="Bahar Toto" w:date="2025-11-04T13:37:00Z" w16du:dateUtc="2025-11-04T13:37:00Z">
              <w:r w:rsidR="00094D9B" w:rsidDel="00825322">
                <w:delText xml:space="preserve"> according</w:delText>
              </w:r>
            </w:del>
            <w:r w:rsidR="00094D9B">
              <w:t>, the following specific conditions must be met:</w:t>
            </w:r>
          </w:p>
          <w:p w14:paraId="785B1314" w14:textId="77777777" w:rsidR="00094D9B" w:rsidRDefault="00094D9B" w:rsidP="00094D9B"/>
          <w:p w14:paraId="58F7E173" w14:textId="010DBC77" w:rsidR="00094D9B" w:rsidRDefault="00094D9B" w:rsidP="00745756">
            <w:pPr>
              <w:pStyle w:val="ListParagraph"/>
              <w:numPr>
                <w:ilvl w:val="0"/>
                <w:numId w:val="7"/>
              </w:numPr>
              <w:pPrChange w:id="502" w:author="Bahar Toto" w:date="2025-11-04T13:48:00Z" w16du:dateUtc="2025-11-04T13:48:00Z">
                <w:pPr/>
              </w:pPrChange>
            </w:pPr>
            <w:del w:id="503" w:author="Bahar Toto" w:date="2025-11-04T13:48:00Z" w16du:dateUtc="2025-11-04T13:48:00Z">
              <w:r w:rsidDel="00745756">
                <w:delText xml:space="preserve">1. </w:delText>
              </w:r>
            </w:del>
            <w:r>
              <w:t>The legal obligation must be derived from Congolese national law (laws, decrees, orders, regulations)</w:t>
            </w:r>
            <w:ins w:id="504" w:author="Bahar Toto" w:date="2025-11-04T13:50:00Z" w16du:dateUtc="2025-11-04T13:50:00Z">
              <w:r w:rsidR="00DC010C">
                <w:t>;</w:t>
              </w:r>
            </w:ins>
            <w:del w:id="505" w:author="Bahar Toto" w:date="2025-11-04T13:50:00Z" w16du:dateUtc="2025-11-04T13:50:00Z">
              <w:r w:rsidDel="00DC010C">
                <w:delText>.</w:delText>
              </w:r>
            </w:del>
          </w:p>
          <w:p w14:paraId="3890CF78" w14:textId="77777777" w:rsidR="00094D9B" w:rsidRDefault="00094D9B" w:rsidP="00094D9B"/>
          <w:p w14:paraId="26740E81" w14:textId="6DA56971" w:rsidR="00094D9B" w:rsidRDefault="00094D9B" w:rsidP="00745756">
            <w:pPr>
              <w:pStyle w:val="ListParagraph"/>
              <w:numPr>
                <w:ilvl w:val="0"/>
                <w:numId w:val="7"/>
              </w:numPr>
              <w:pPrChange w:id="506" w:author="Bahar Toto" w:date="2025-11-04T13:48:00Z" w16du:dateUtc="2025-11-04T13:48:00Z">
                <w:pPr/>
              </w:pPrChange>
            </w:pPr>
            <w:del w:id="507" w:author="Bahar Toto" w:date="2025-11-04T13:48:00Z" w16du:dateUtc="2025-11-04T13:48:00Z">
              <w:r w:rsidDel="00745756">
                <w:delText xml:space="preserve">2. </w:delText>
              </w:r>
            </w:del>
            <w:r>
              <w:t>The data controller must be personally subject to this legal obligation (it must be an obligation directly incumbent upon them)</w:t>
            </w:r>
            <w:ins w:id="508" w:author="Bahar Toto" w:date="2025-11-04T13:50:00Z" w16du:dateUtc="2025-11-04T13:50:00Z">
              <w:r w:rsidR="00DC010C">
                <w:t>;</w:t>
              </w:r>
            </w:ins>
            <w:del w:id="509" w:author="Bahar Toto" w:date="2025-11-04T13:50:00Z" w16du:dateUtc="2025-11-04T13:50:00Z">
              <w:r w:rsidDel="00DC010C">
                <w:delText>.</w:delText>
              </w:r>
            </w:del>
          </w:p>
          <w:p w14:paraId="4D5D3185" w14:textId="77777777" w:rsidR="00094D9B" w:rsidRDefault="00094D9B" w:rsidP="00094D9B"/>
          <w:p w14:paraId="0B41A02C" w14:textId="5564BBA7" w:rsidR="00094D9B" w:rsidRDefault="00094D9B" w:rsidP="00745756">
            <w:pPr>
              <w:pStyle w:val="ListParagraph"/>
              <w:numPr>
                <w:ilvl w:val="0"/>
                <w:numId w:val="7"/>
              </w:numPr>
              <w:pPrChange w:id="510" w:author="Bahar Toto" w:date="2025-11-04T13:48:00Z" w16du:dateUtc="2025-11-04T13:48:00Z">
                <w:pPr/>
              </w:pPrChange>
            </w:pPr>
            <w:del w:id="511" w:author="Bahar Toto" w:date="2025-11-04T13:48:00Z" w16du:dateUtc="2025-11-04T13:48:00Z">
              <w:r w:rsidDel="00745756">
                <w:delText xml:space="preserve">3. </w:delText>
              </w:r>
            </w:del>
            <w:r>
              <w:t>The processing must be strictly necessary to comply with this legal obligation (direct link between the obligation and the processing)</w:t>
            </w:r>
            <w:ins w:id="512" w:author="Bahar Toto" w:date="2025-11-04T13:50:00Z" w16du:dateUtc="2025-11-04T13:50:00Z">
              <w:r w:rsidR="00DC010C">
                <w:t>;</w:t>
              </w:r>
            </w:ins>
            <w:del w:id="513" w:author="Bahar Toto" w:date="2025-11-04T13:50:00Z" w16du:dateUtc="2025-11-04T13:50:00Z">
              <w:r w:rsidDel="00DC010C">
                <w:delText>.</w:delText>
              </w:r>
            </w:del>
          </w:p>
          <w:p w14:paraId="6FAA7E31" w14:textId="77777777" w:rsidR="00094D9B" w:rsidRDefault="00094D9B" w:rsidP="00094D9B"/>
          <w:p w14:paraId="7AB7FF34" w14:textId="6FB823C9" w:rsidR="00094D9B" w:rsidRDefault="00094D9B" w:rsidP="00745756">
            <w:pPr>
              <w:pStyle w:val="ListParagraph"/>
              <w:numPr>
                <w:ilvl w:val="0"/>
                <w:numId w:val="7"/>
              </w:numPr>
              <w:pPrChange w:id="514" w:author="Bahar Toto" w:date="2025-11-04T13:48:00Z" w16du:dateUtc="2025-11-04T13:48:00Z">
                <w:pPr/>
              </w:pPrChange>
            </w:pPr>
            <w:del w:id="515" w:author="Bahar Toto" w:date="2025-11-04T13:48:00Z" w16du:dateUtc="2025-11-04T13:48:00Z">
              <w:r w:rsidDel="00745756">
                <w:delText xml:space="preserve">4. </w:delText>
              </w:r>
            </w:del>
            <w:r>
              <w:t>The processing must respect human dignity, privacy, and public freedoms</w:t>
            </w:r>
            <w:ins w:id="516" w:author="Bahar Toto" w:date="2025-11-04T13:50:00Z" w16du:dateUtc="2025-11-04T13:50:00Z">
              <w:r w:rsidR="00DC010C">
                <w:t>;</w:t>
              </w:r>
            </w:ins>
            <w:del w:id="517" w:author="Bahar Toto" w:date="2025-11-04T13:50:00Z" w16du:dateUtc="2025-11-04T13:50:00Z">
              <w:r w:rsidDel="00DC010C">
                <w:delText>.</w:delText>
              </w:r>
            </w:del>
          </w:p>
          <w:p w14:paraId="7FC6732F" w14:textId="77777777" w:rsidR="00094D9B" w:rsidRDefault="00094D9B" w:rsidP="00094D9B"/>
          <w:p w14:paraId="7B3DD7AB" w14:textId="3A2A97FC" w:rsidR="00094D9B" w:rsidRDefault="00094D9B" w:rsidP="00745756">
            <w:pPr>
              <w:pStyle w:val="ListParagraph"/>
              <w:numPr>
                <w:ilvl w:val="0"/>
                <w:numId w:val="7"/>
              </w:numPr>
              <w:pPrChange w:id="518" w:author="Bahar Toto" w:date="2025-11-04T13:48:00Z" w16du:dateUtc="2025-11-04T13:48:00Z">
                <w:pPr/>
              </w:pPrChange>
            </w:pPr>
            <w:del w:id="519" w:author="Bahar Toto" w:date="2025-11-04T13:48:00Z" w16du:dateUtc="2025-11-04T13:48:00Z">
              <w:r w:rsidDel="00745756">
                <w:delText xml:space="preserve">5. </w:delText>
              </w:r>
            </w:del>
            <w:r>
              <w:t xml:space="preserve">The processing must not infringe on the rights of persons protected by </w:t>
            </w:r>
            <w:r>
              <w:lastRenderedPageBreak/>
              <w:t>the laws and regulations in force</w:t>
            </w:r>
            <w:ins w:id="520" w:author="Bahar Toto" w:date="2025-11-04T13:50:00Z" w16du:dateUtc="2025-11-04T13:50:00Z">
              <w:r w:rsidR="00DC010C">
                <w:t>; and</w:t>
              </w:r>
            </w:ins>
            <w:del w:id="521" w:author="Bahar Toto" w:date="2025-11-04T13:50:00Z" w16du:dateUtc="2025-11-04T13:50:00Z">
              <w:r w:rsidDel="00DC010C">
                <w:delText>.</w:delText>
              </w:r>
            </w:del>
          </w:p>
          <w:p w14:paraId="0E87B63B" w14:textId="77777777" w:rsidR="00094D9B" w:rsidRDefault="00094D9B" w:rsidP="00094D9B"/>
          <w:p w14:paraId="320CFACF" w14:textId="0766B9B2" w:rsidR="00C02792" w:rsidRPr="00096D2A" w:rsidRDefault="00094D9B" w:rsidP="00745756">
            <w:pPr>
              <w:pStyle w:val="ListParagraph"/>
              <w:numPr>
                <w:ilvl w:val="0"/>
                <w:numId w:val="7"/>
              </w:numPr>
              <w:pPrChange w:id="522" w:author="Bahar Toto" w:date="2025-11-04T13:48:00Z" w16du:dateUtc="2025-11-04T13:48:00Z">
                <w:pPr/>
              </w:pPrChange>
            </w:pPr>
            <w:del w:id="523" w:author="Bahar Toto" w:date="2025-11-04T13:50:00Z" w16du:dateUtc="2025-11-04T13:50:00Z">
              <w:r w:rsidDel="00DC010C">
                <w:delText xml:space="preserve">6. </w:delText>
              </w:r>
            </w:del>
            <w:r>
              <w:t>The processing must under no circumstances be used to harm individuals or their reputation.</w:t>
            </w:r>
          </w:p>
        </w:tc>
      </w:tr>
      <w:tr w:rsidR="00C02792" w:rsidRPr="00096D2A" w14:paraId="589DBA4A" w14:textId="77777777" w:rsidTr="00DC010C">
        <w:trPr>
          <w:trHeight w:val="300"/>
        </w:trPr>
        <w:tc>
          <w:tcPr>
            <w:tcW w:w="4500" w:type="dxa"/>
            <w:tcBorders>
              <w:top w:val="single" w:sz="6" w:space="0" w:color="auto"/>
              <w:left w:val="single" w:sz="6" w:space="0" w:color="auto"/>
              <w:bottom w:val="single" w:sz="6" w:space="0" w:color="auto"/>
              <w:right w:val="single" w:sz="6" w:space="0" w:color="auto"/>
            </w:tcBorders>
            <w:hideMark/>
          </w:tcPr>
          <w:p w14:paraId="629B8CA8"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47005DE" w14:textId="08828A43" w:rsidR="00C02792" w:rsidRPr="00096D2A" w:rsidRDefault="00C02792">
            <w:del w:id="524" w:author="Bahar Toto" w:date="2025-11-04T13:50:00Z" w16du:dateUtc="2025-11-04T13:50:00Z">
              <w:r w:rsidRPr="00096D2A" w:rsidDel="00DC010C">
                <w:delText> </w:delText>
              </w:r>
            </w:del>
            <w:r w:rsidR="00094D9B">
              <w:t>Art</w:t>
            </w:r>
            <w:ins w:id="525" w:author="Bahar Toto" w:date="2025-11-04T13:50:00Z" w16du:dateUtc="2025-11-04T13:50:00Z">
              <w:r w:rsidR="00DC010C">
                <w:t>icle</w:t>
              </w:r>
            </w:ins>
            <w:del w:id="526" w:author="Bahar Toto" w:date="2025-11-04T13:50:00Z" w16du:dateUtc="2025-11-04T13:50:00Z">
              <w:r w:rsidR="00094D9B" w:rsidDel="00DC010C">
                <w:delText>.</w:delText>
              </w:r>
            </w:del>
            <w:r w:rsidR="00094D9B">
              <w:t xml:space="preserve">192 </w:t>
            </w:r>
            <w:ins w:id="527" w:author="Bahar Toto" w:date="2025-11-04T13:16:00Z" w16du:dateUtc="2025-11-04T13:16:00Z">
              <w:r w:rsidR="00E859E9">
                <w:t>of the Digital Code</w:t>
              </w:r>
            </w:ins>
            <w:del w:id="528" w:author="Bahar Toto" w:date="2025-11-04T13:16:00Z" w16du:dateUtc="2025-11-04T13:16:00Z">
              <w:r w:rsidR="00094D9B" w:rsidDel="00E859E9">
                <w:delText>Digital Code</w:delText>
              </w:r>
            </w:del>
          </w:p>
        </w:tc>
      </w:tr>
      <w:tr w:rsidR="00DC010C" w:rsidRPr="00096D2A" w14:paraId="0EBD2115" w14:textId="77777777" w:rsidTr="00DC010C">
        <w:trPr>
          <w:trHeight w:val="300"/>
        </w:trPr>
        <w:tc>
          <w:tcPr>
            <w:tcW w:w="4500" w:type="dxa"/>
            <w:tcBorders>
              <w:top w:val="single" w:sz="6" w:space="0" w:color="auto"/>
              <w:left w:val="single" w:sz="6" w:space="0" w:color="auto"/>
              <w:bottom w:val="single" w:sz="6" w:space="0" w:color="auto"/>
              <w:right w:val="single" w:sz="6" w:space="0" w:color="auto"/>
            </w:tcBorders>
          </w:tcPr>
          <w:p w14:paraId="36007BE7" w14:textId="77777777" w:rsidR="00DC010C" w:rsidRPr="00096D2A" w:rsidRDefault="00DC010C" w:rsidP="00DC010C">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B9E30A6" w14:textId="3D48E72B" w:rsidR="00DC010C" w:rsidRPr="00096D2A" w:rsidRDefault="00DC010C" w:rsidP="00DC010C">
            <w:ins w:id="529" w:author="Bahar Toto" w:date="2025-11-04T13:50:00Z" w16du:dateUtc="2025-11-04T13:50:00Z">
              <w:r>
                <w:t>D</w:t>
              </w:r>
              <w:r w:rsidRPr="00FC5C7F">
                <w:t xml:space="preserve">ata </w:t>
              </w:r>
              <w:r>
                <w:t>controller</w:t>
              </w:r>
            </w:ins>
            <w:del w:id="530" w:author="Bahar Toto" w:date="2025-11-04T13:50:00Z" w16du:dateUtc="2025-11-04T13:50:00Z">
              <w:r w:rsidDel="00C97F2C">
                <w:delText>D</w:delText>
              </w:r>
              <w:r w:rsidRPr="00FC5C7F" w:rsidDel="00C97F2C">
                <w:delText>ata subject</w:delText>
              </w:r>
              <w:r w:rsidDel="00C97F2C">
                <w:delText xml:space="preserve"> and </w:delText>
              </w:r>
              <w:r w:rsidRPr="00A531B9" w:rsidDel="00C97F2C">
                <w:delText>data controller</w:delText>
              </w:r>
              <w:r w:rsidDel="00C97F2C">
                <w:delText>.</w:delText>
              </w:r>
            </w:del>
          </w:p>
        </w:tc>
      </w:tr>
    </w:tbl>
    <w:p w14:paraId="4D7003D0" w14:textId="77777777" w:rsidR="00DD0BE6" w:rsidRPr="00096D2A" w:rsidRDefault="00DD0BE6" w:rsidP="00DD0BE6"/>
    <w:p w14:paraId="624C8269" w14:textId="76DD3E02" w:rsidR="00DD0BE6" w:rsidRPr="00096D2A" w:rsidRDefault="00DD0BE6" w:rsidP="00DD0BE6">
      <w:r w:rsidRPr="00FA5029">
        <w:t>5.5. Interest of the data subject</w:t>
      </w:r>
      <w:r w:rsidRPr="00096D2A">
        <w:t xml:space="preserve"> </w:t>
      </w:r>
    </w:p>
    <w:p w14:paraId="5D56CA58" w14:textId="77777777" w:rsidR="00DD0BE6" w:rsidRPr="00096D2A" w:rsidRDefault="00DD0BE6" w:rsidP="00DD0BE6"/>
    <w:p w14:paraId="1BC1AE7C" w14:textId="77777777" w:rsidR="00DD0BE6" w:rsidRPr="00096D2A" w:rsidRDefault="00DD0BE6" w:rsidP="00E27686">
      <w:pPr>
        <w:pStyle w:val="ListParagraph"/>
        <w:numPr>
          <w:ilvl w:val="0"/>
          <w:numId w:val="8"/>
        </w:numPr>
        <w:rPr>
          <w:i/>
          <w:iCs/>
        </w:rPr>
      </w:pPr>
      <w:r w:rsidRPr="00096D2A">
        <w:rPr>
          <w:i/>
          <w:iCs/>
        </w:rPr>
        <w:t>Can personal data be processed on the bases of the interest of the data subject?</w:t>
      </w:r>
    </w:p>
    <w:p w14:paraId="4F5E1DF0" w14:textId="77777777" w:rsidR="00DD0BE6" w:rsidRPr="00096D2A" w:rsidRDefault="00DD0BE6" w:rsidP="00DD0BE6">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52390DCA" w14:textId="77777777" w:rsidTr="00622B70">
        <w:trPr>
          <w:trHeight w:val="300"/>
        </w:trPr>
        <w:tc>
          <w:tcPr>
            <w:tcW w:w="4500" w:type="dxa"/>
            <w:tcBorders>
              <w:top w:val="single" w:sz="6" w:space="0" w:color="auto"/>
              <w:left w:val="single" w:sz="6" w:space="0" w:color="auto"/>
              <w:bottom w:val="single" w:sz="6" w:space="0" w:color="auto"/>
              <w:right w:val="single" w:sz="6" w:space="0" w:color="auto"/>
            </w:tcBorders>
            <w:hideMark/>
          </w:tcPr>
          <w:p w14:paraId="08AACEC4"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BCAE828" w14:textId="054B8DE5" w:rsidR="00C02792" w:rsidRPr="00096D2A" w:rsidRDefault="00C02792" w:rsidP="00C46DC0">
            <w:r w:rsidRPr="00096D2A">
              <w:t> </w:t>
            </w:r>
            <w:r w:rsidR="00C46DC0">
              <w:t>Yes.</w:t>
            </w:r>
          </w:p>
        </w:tc>
      </w:tr>
      <w:tr w:rsidR="00C02792" w:rsidRPr="00096D2A" w14:paraId="02F46340" w14:textId="77777777" w:rsidTr="00622B70">
        <w:trPr>
          <w:trHeight w:val="300"/>
        </w:trPr>
        <w:tc>
          <w:tcPr>
            <w:tcW w:w="4500" w:type="dxa"/>
            <w:tcBorders>
              <w:top w:val="single" w:sz="6" w:space="0" w:color="auto"/>
              <w:left w:val="single" w:sz="6" w:space="0" w:color="auto"/>
              <w:bottom w:val="single" w:sz="6" w:space="0" w:color="auto"/>
              <w:right w:val="single" w:sz="6" w:space="0" w:color="auto"/>
            </w:tcBorders>
            <w:hideMark/>
          </w:tcPr>
          <w:p w14:paraId="71D2CE41"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F3F8594" w14:textId="7FFE81EF" w:rsidR="00C02792" w:rsidRPr="00096D2A" w:rsidRDefault="00C02792">
            <w:del w:id="531" w:author="Bahar Toto" w:date="2025-11-04T13:50:00Z" w16du:dateUtc="2025-11-04T13:50:00Z">
              <w:r w:rsidRPr="00096D2A" w:rsidDel="00DC010C">
                <w:delText> </w:delText>
              </w:r>
              <w:r w:rsidR="00C46DC0" w:rsidDel="00DC010C">
                <w:delText>Art.</w:delText>
              </w:r>
            </w:del>
            <w:ins w:id="532" w:author="Bahar Toto" w:date="2025-11-04T13:55:00Z" w16du:dateUtc="2025-11-04T13:55:00Z">
              <w:r w:rsidR="00401D50">
                <w:t>Articles</w:t>
              </w:r>
            </w:ins>
            <w:r w:rsidR="00C46DC0">
              <w:t xml:space="preserve"> 195</w:t>
            </w:r>
            <w:del w:id="533" w:author="Bahar Toto" w:date="2025-11-04T13:55:00Z" w16du:dateUtc="2025-11-04T13:55:00Z">
              <w:r w:rsidR="00C46DC0" w:rsidDel="00401D50">
                <w:delText xml:space="preserve">, </w:delText>
              </w:r>
            </w:del>
            <w:ins w:id="534" w:author="Bahar Toto" w:date="2025-11-04T13:55:00Z" w16du:dateUtc="2025-11-04T13:55:00Z">
              <w:r w:rsidR="00401D50">
                <w:t>(</w:t>
              </w:r>
            </w:ins>
            <w:r w:rsidR="00C46DC0">
              <w:t>3</w:t>
            </w:r>
            <w:ins w:id="535" w:author="Bahar Toto" w:date="2025-11-04T13:55:00Z" w16du:dateUtc="2025-11-04T13:55:00Z">
              <w:r w:rsidR="00401D50">
                <w:t>)</w:t>
              </w:r>
            </w:ins>
            <w:r w:rsidR="00C46DC0">
              <w:t xml:space="preserve"> and </w:t>
            </w:r>
            <w:ins w:id="536" w:author="Bahar Toto" w:date="2025-11-04T13:55:00Z" w16du:dateUtc="2025-11-04T13:55:00Z">
              <w:r w:rsidR="00401D50">
                <w:t>195(</w:t>
              </w:r>
            </w:ins>
            <w:r w:rsidR="00C46DC0">
              <w:t>7</w:t>
            </w:r>
            <w:ins w:id="537" w:author="Bahar Toto" w:date="2025-11-04T13:55:00Z" w16du:dateUtc="2025-11-04T13:55:00Z">
              <w:r w:rsidR="00401D50">
                <w:t>)</w:t>
              </w:r>
            </w:ins>
            <w:ins w:id="538" w:author="Bahar Toto" w:date="2025-11-04T13:16:00Z" w16du:dateUtc="2025-11-04T13:16:00Z">
              <w:r w:rsidR="00E859E9">
                <w:t xml:space="preserve"> </w:t>
              </w:r>
              <w:r w:rsidR="00E859E9">
                <w:t>of the Digital Code</w:t>
              </w:r>
            </w:ins>
          </w:p>
        </w:tc>
      </w:tr>
      <w:tr w:rsidR="00622B70" w:rsidRPr="00096D2A" w14:paraId="6A41A26C" w14:textId="77777777" w:rsidTr="00622B70">
        <w:trPr>
          <w:trHeight w:val="300"/>
        </w:trPr>
        <w:tc>
          <w:tcPr>
            <w:tcW w:w="4500" w:type="dxa"/>
            <w:tcBorders>
              <w:top w:val="single" w:sz="6" w:space="0" w:color="auto"/>
              <w:left w:val="single" w:sz="6" w:space="0" w:color="auto"/>
              <w:bottom w:val="single" w:sz="6" w:space="0" w:color="auto"/>
              <w:right w:val="single" w:sz="6" w:space="0" w:color="auto"/>
            </w:tcBorders>
          </w:tcPr>
          <w:p w14:paraId="7490319D" w14:textId="77777777" w:rsidR="00622B70" w:rsidRPr="00096D2A" w:rsidRDefault="00622B70" w:rsidP="00622B70">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ACC4A0C" w14:textId="7226FECB" w:rsidR="00622B70" w:rsidRPr="00C46DC0" w:rsidRDefault="00622B70" w:rsidP="00622B70">
            <w:ins w:id="539" w:author="Bahar Toto" w:date="2025-11-04T13:51:00Z" w16du:dateUtc="2025-11-04T13:51:00Z">
              <w:r>
                <w:t>D</w:t>
              </w:r>
              <w:r w:rsidRPr="00FC5C7F">
                <w:t xml:space="preserve">ata </w:t>
              </w:r>
              <w:r>
                <w:t>controller</w:t>
              </w:r>
            </w:ins>
            <w:del w:id="540" w:author="Bahar Toto" w:date="2025-11-04T13:51:00Z" w16du:dateUtc="2025-11-04T13:51:00Z">
              <w:r w:rsidDel="00BA13C6">
                <w:delText>D</w:delText>
              </w:r>
              <w:r w:rsidRPr="001C4773" w:rsidDel="00BA13C6">
                <w:delText>ata subject</w:delText>
              </w:r>
            </w:del>
          </w:p>
        </w:tc>
      </w:tr>
    </w:tbl>
    <w:p w14:paraId="571D5198" w14:textId="77777777" w:rsidR="00DD0BE6" w:rsidRPr="00096D2A" w:rsidRDefault="00DD0BE6" w:rsidP="00DD0BE6">
      <w:pPr>
        <w:rPr>
          <w:i/>
          <w:iCs/>
        </w:rPr>
      </w:pPr>
    </w:p>
    <w:p w14:paraId="643D8A5C" w14:textId="704F8317" w:rsidR="00DD0BE6" w:rsidRPr="00096D2A" w:rsidRDefault="00DD0BE6" w:rsidP="00E27686">
      <w:pPr>
        <w:pStyle w:val="ListParagraph"/>
        <w:numPr>
          <w:ilvl w:val="0"/>
          <w:numId w:val="8"/>
        </w:numPr>
        <w:rPr>
          <w:i/>
          <w:iCs/>
        </w:rPr>
      </w:pPr>
      <w:r w:rsidRPr="00096D2A">
        <w:rPr>
          <w:i/>
          <w:iCs/>
        </w:rPr>
        <w:t>Which specific conditions must be fulfilled to rely on this lawful basis? (e.g., the data subject is unable to consent)</w:t>
      </w:r>
    </w:p>
    <w:p w14:paraId="7B99A6DE" w14:textId="77777777" w:rsidR="00DD0BE6" w:rsidRPr="00096D2A" w:rsidRDefault="00DD0BE6" w:rsidP="00DD0BE6">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443B63A4" w14:textId="77777777" w:rsidTr="00B76A36">
        <w:trPr>
          <w:trHeight w:val="300"/>
        </w:trPr>
        <w:tc>
          <w:tcPr>
            <w:tcW w:w="4500" w:type="dxa"/>
            <w:tcBorders>
              <w:top w:val="single" w:sz="6" w:space="0" w:color="auto"/>
              <w:left w:val="single" w:sz="6" w:space="0" w:color="auto"/>
              <w:bottom w:val="single" w:sz="6" w:space="0" w:color="auto"/>
              <w:right w:val="single" w:sz="6" w:space="0" w:color="auto"/>
            </w:tcBorders>
            <w:hideMark/>
          </w:tcPr>
          <w:p w14:paraId="7300F0EF"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BED4233" w14:textId="08E35245" w:rsidR="00C46DC0" w:rsidRDefault="00C02792" w:rsidP="00C46DC0">
            <w:r w:rsidRPr="00096D2A">
              <w:t> </w:t>
            </w:r>
            <w:r w:rsidR="00C46DC0">
              <w:t>Personal data can be processed based on the interest of the data subject in two specific cases:</w:t>
            </w:r>
          </w:p>
          <w:p w14:paraId="18116483" w14:textId="77777777" w:rsidR="00C46DC0" w:rsidRDefault="00C46DC0" w:rsidP="00C46DC0"/>
          <w:p w14:paraId="6E49C217" w14:textId="4C344DE1" w:rsidR="00C46DC0" w:rsidRDefault="00C46DC0" w:rsidP="00667743">
            <w:pPr>
              <w:pStyle w:val="ListParagraph"/>
              <w:numPr>
                <w:ilvl w:val="0"/>
                <w:numId w:val="8"/>
              </w:numPr>
              <w:pPrChange w:id="541" w:author="Bahar Toto" w:date="2025-11-04T13:56:00Z" w16du:dateUtc="2025-11-04T13:56:00Z">
                <w:pPr/>
              </w:pPrChange>
            </w:pPr>
            <w:del w:id="542" w:author="Bahar Toto" w:date="2025-11-04T13:56:00Z" w16du:dateUtc="2025-11-04T13:56:00Z">
              <w:r w:rsidDel="00667743">
                <w:delText xml:space="preserve">1. </w:delText>
              </w:r>
            </w:del>
            <w:r>
              <w:t>For the protection of vital interests when the person is unable to give consent (for example, in medical emergency situations).</w:t>
            </w:r>
          </w:p>
          <w:p w14:paraId="1EA7D7A8" w14:textId="77777777" w:rsidR="00C46DC0" w:rsidRDefault="00C46DC0" w:rsidP="00C46DC0"/>
          <w:p w14:paraId="2808FFB4" w14:textId="30A98CFF" w:rsidR="00C46DC0" w:rsidRDefault="00C46DC0" w:rsidP="00667743">
            <w:pPr>
              <w:pStyle w:val="ListParagraph"/>
              <w:numPr>
                <w:ilvl w:val="0"/>
                <w:numId w:val="8"/>
              </w:numPr>
              <w:pPrChange w:id="543" w:author="Bahar Toto" w:date="2025-11-04T13:56:00Z" w16du:dateUtc="2025-11-04T13:56:00Z">
                <w:pPr/>
              </w:pPrChange>
            </w:pPr>
            <w:del w:id="544" w:author="Bahar Toto" w:date="2025-11-04T13:56:00Z" w16du:dateUtc="2025-11-04T13:56:00Z">
              <w:r w:rsidDel="00667743">
                <w:delText xml:space="preserve">2. </w:delText>
              </w:r>
            </w:del>
            <w:r>
              <w:t>For medical purposes (preventive medicine, diagnostics, care) under the supervision of a healthcare professional.</w:t>
            </w:r>
          </w:p>
          <w:p w14:paraId="7C4674A7" w14:textId="77777777" w:rsidR="00C46DC0" w:rsidRDefault="00C46DC0" w:rsidP="00C46DC0"/>
          <w:p w14:paraId="0627E9A7" w14:textId="35F629D2" w:rsidR="00C02792" w:rsidRPr="00096D2A" w:rsidRDefault="00C46DC0" w:rsidP="00C46DC0">
            <w:r>
              <w:t>These provisions allow for the processing of data without explicit consent when it is essential to the health or safety of the person.</w:t>
            </w:r>
          </w:p>
        </w:tc>
      </w:tr>
      <w:tr w:rsidR="00C02792" w:rsidRPr="00096D2A" w14:paraId="7B0CCB7C" w14:textId="77777777" w:rsidTr="00B76A36">
        <w:trPr>
          <w:trHeight w:val="300"/>
        </w:trPr>
        <w:tc>
          <w:tcPr>
            <w:tcW w:w="4500" w:type="dxa"/>
            <w:tcBorders>
              <w:top w:val="single" w:sz="6" w:space="0" w:color="auto"/>
              <w:left w:val="single" w:sz="6" w:space="0" w:color="auto"/>
              <w:bottom w:val="single" w:sz="6" w:space="0" w:color="auto"/>
              <w:right w:val="single" w:sz="6" w:space="0" w:color="auto"/>
            </w:tcBorders>
            <w:hideMark/>
          </w:tcPr>
          <w:p w14:paraId="356A585B"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BCC635D" w14:textId="0EF5423C" w:rsidR="00C02792" w:rsidRPr="00096D2A" w:rsidRDefault="00C02792">
            <w:del w:id="545" w:author="Bahar Toto" w:date="2025-11-04T14:25:00Z" w16du:dateUtc="2025-11-04T14:25:00Z">
              <w:r w:rsidRPr="00096D2A" w:rsidDel="00B76A36">
                <w:delText> </w:delText>
              </w:r>
            </w:del>
            <w:r w:rsidR="00C46DC0">
              <w:t>Art</w:t>
            </w:r>
            <w:ins w:id="546" w:author="Bahar Toto" w:date="2025-11-04T14:25:00Z" w16du:dateUtc="2025-11-04T14:25:00Z">
              <w:r w:rsidR="00B76A36">
                <w:t>icles</w:t>
              </w:r>
            </w:ins>
            <w:del w:id="547" w:author="Bahar Toto" w:date="2025-11-04T14:25:00Z" w16du:dateUtc="2025-11-04T14:25:00Z">
              <w:r w:rsidR="00C46DC0" w:rsidDel="00B76A36">
                <w:delText>.</w:delText>
              </w:r>
            </w:del>
            <w:r w:rsidR="00C46DC0">
              <w:t xml:space="preserve"> 195</w:t>
            </w:r>
            <w:del w:id="548" w:author="Bahar Toto" w:date="2025-11-04T14:25:00Z" w16du:dateUtc="2025-11-04T14:25:00Z">
              <w:r w:rsidR="00C46DC0" w:rsidDel="00B76A36">
                <w:delText xml:space="preserve">, </w:delText>
              </w:r>
              <w:r w:rsidR="00E54B8C" w:rsidDel="00B76A36">
                <w:delText xml:space="preserve">§ </w:delText>
              </w:r>
            </w:del>
            <w:ins w:id="549" w:author="Bahar Toto" w:date="2025-11-04T14:25:00Z" w16du:dateUtc="2025-11-04T14:25:00Z">
              <w:r w:rsidR="00B76A36">
                <w:t>(</w:t>
              </w:r>
            </w:ins>
            <w:r w:rsidR="00C46DC0">
              <w:t>3</w:t>
            </w:r>
            <w:ins w:id="550" w:author="Bahar Toto" w:date="2025-11-04T14:25:00Z" w16du:dateUtc="2025-11-04T14:25:00Z">
              <w:r w:rsidR="00B76A36">
                <w:t>)</w:t>
              </w:r>
            </w:ins>
            <w:r w:rsidR="00C46DC0">
              <w:t xml:space="preserve"> and </w:t>
            </w:r>
            <w:ins w:id="551" w:author="Bahar Toto" w:date="2025-11-04T14:25:00Z" w16du:dateUtc="2025-11-04T14:25:00Z">
              <w:r w:rsidR="00B76A36">
                <w:t>195(</w:t>
              </w:r>
            </w:ins>
            <w:r w:rsidR="00C46DC0">
              <w:t>7</w:t>
            </w:r>
            <w:ins w:id="552" w:author="Bahar Toto" w:date="2025-11-04T14:25:00Z" w16du:dateUtc="2025-11-04T14:25:00Z">
              <w:r w:rsidR="00B76A36">
                <w:t>)</w:t>
              </w:r>
            </w:ins>
            <w:ins w:id="553" w:author="Bahar Toto" w:date="2025-11-04T13:16:00Z" w16du:dateUtc="2025-11-04T13:16:00Z">
              <w:r w:rsidR="00E859E9">
                <w:t xml:space="preserve"> </w:t>
              </w:r>
              <w:r w:rsidR="00E859E9">
                <w:t>of the Digital Code</w:t>
              </w:r>
            </w:ins>
          </w:p>
        </w:tc>
      </w:tr>
      <w:tr w:rsidR="00B76A36" w:rsidRPr="00096D2A" w14:paraId="56064BFF" w14:textId="77777777" w:rsidTr="00B76A36">
        <w:trPr>
          <w:trHeight w:val="300"/>
        </w:trPr>
        <w:tc>
          <w:tcPr>
            <w:tcW w:w="4500" w:type="dxa"/>
            <w:tcBorders>
              <w:top w:val="single" w:sz="6" w:space="0" w:color="auto"/>
              <w:left w:val="single" w:sz="6" w:space="0" w:color="auto"/>
              <w:bottom w:val="single" w:sz="6" w:space="0" w:color="auto"/>
              <w:right w:val="single" w:sz="6" w:space="0" w:color="auto"/>
            </w:tcBorders>
          </w:tcPr>
          <w:p w14:paraId="34E7590C" w14:textId="77777777" w:rsidR="00B76A36" w:rsidRPr="00096D2A" w:rsidRDefault="00B76A36" w:rsidP="00B76A3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A4FE4B9" w14:textId="0CF04843" w:rsidR="00B76A36" w:rsidRPr="00096D2A" w:rsidRDefault="00B76A36" w:rsidP="00B76A36">
            <w:ins w:id="554" w:author="Bahar Toto" w:date="2025-11-04T14:25:00Z" w16du:dateUtc="2025-11-04T14:25:00Z">
              <w:r>
                <w:t>D</w:t>
              </w:r>
              <w:r w:rsidRPr="00FC5C7F">
                <w:t xml:space="preserve">ata </w:t>
              </w:r>
              <w:r>
                <w:t>controller</w:t>
              </w:r>
            </w:ins>
            <w:del w:id="555" w:author="Bahar Toto" w:date="2025-11-04T14:25:00Z" w16du:dateUtc="2025-11-04T14:25:00Z">
              <w:r w:rsidDel="00A56D8E">
                <w:delText>D</w:delText>
              </w:r>
              <w:r w:rsidRPr="00652F80" w:rsidDel="00A56D8E">
                <w:delText>ata subject</w:delText>
              </w:r>
            </w:del>
          </w:p>
        </w:tc>
      </w:tr>
    </w:tbl>
    <w:p w14:paraId="74C52F0C" w14:textId="77777777" w:rsidR="00DD0BE6" w:rsidRPr="00096D2A" w:rsidRDefault="00DD0BE6" w:rsidP="00DD0BE6"/>
    <w:p w14:paraId="4BAAD419" w14:textId="77901B4F" w:rsidR="00DD0BE6" w:rsidRPr="00096D2A" w:rsidRDefault="00DD0BE6" w:rsidP="00DD0BE6">
      <w:r w:rsidRPr="00096D2A">
        <w:t xml:space="preserve">5.6. Public interest </w:t>
      </w:r>
    </w:p>
    <w:p w14:paraId="520E458F" w14:textId="77777777" w:rsidR="00DD0BE6" w:rsidRPr="00096D2A" w:rsidRDefault="00DD0BE6" w:rsidP="00DD0BE6"/>
    <w:p w14:paraId="7DF0E2A9" w14:textId="77777777" w:rsidR="00DD0BE6" w:rsidRPr="00096D2A" w:rsidRDefault="00DD0BE6" w:rsidP="00E27686">
      <w:pPr>
        <w:pStyle w:val="ListParagraph"/>
        <w:numPr>
          <w:ilvl w:val="0"/>
          <w:numId w:val="9"/>
        </w:numPr>
        <w:rPr>
          <w:i/>
          <w:iCs/>
        </w:rPr>
      </w:pPr>
      <w:r w:rsidRPr="00096D2A">
        <w:rPr>
          <w:i/>
          <w:iCs/>
        </w:rPr>
        <w:lastRenderedPageBreak/>
        <w:t>Can personal data be processed on the bases of public interest?</w:t>
      </w:r>
    </w:p>
    <w:p w14:paraId="1A3E78C3" w14:textId="77777777" w:rsidR="00DD0BE6" w:rsidRPr="00096D2A" w:rsidRDefault="00DD0BE6" w:rsidP="00DD0BE6">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5D1585A2" w14:textId="77777777" w:rsidTr="00AF5741">
        <w:trPr>
          <w:trHeight w:val="300"/>
        </w:trPr>
        <w:tc>
          <w:tcPr>
            <w:tcW w:w="4500" w:type="dxa"/>
            <w:tcBorders>
              <w:top w:val="single" w:sz="6" w:space="0" w:color="auto"/>
              <w:left w:val="single" w:sz="6" w:space="0" w:color="auto"/>
              <w:bottom w:val="single" w:sz="6" w:space="0" w:color="auto"/>
              <w:right w:val="single" w:sz="6" w:space="0" w:color="auto"/>
            </w:tcBorders>
            <w:hideMark/>
          </w:tcPr>
          <w:p w14:paraId="4A9E57B8"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797FEC4" w14:textId="7CF36306" w:rsidR="00C02792" w:rsidRPr="00096D2A" w:rsidRDefault="00C02792">
            <w:r w:rsidRPr="00096D2A">
              <w:t> </w:t>
            </w:r>
            <w:r w:rsidR="00097E5C">
              <w:t>Yes</w:t>
            </w:r>
            <w:ins w:id="556" w:author="Bahar Toto" w:date="2025-11-04T14:25:00Z" w16du:dateUtc="2025-11-04T14:25:00Z">
              <w:r w:rsidR="00A10859">
                <w:t>.</w:t>
              </w:r>
            </w:ins>
          </w:p>
        </w:tc>
      </w:tr>
      <w:tr w:rsidR="00C02792" w:rsidRPr="00096D2A" w14:paraId="4F25E0A8" w14:textId="77777777" w:rsidTr="00AF5741">
        <w:trPr>
          <w:trHeight w:val="300"/>
        </w:trPr>
        <w:tc>
          <w:tcPr>
            <w:tcW w:w="4500" w:type="dxa"/>
            <w:tcBorders>
              <w:top w:val="single" w:sz="6" w:space="0" w:color="auto"/>
              <w:left w:val="single" w:sz="6" w:space="0" w:color="auto"/>
              <w:bottom w:val="single" w:sz="6" w:space="0" w:color="auto"/>
              <w:right w:val="single" w:sz="6" w:space="0" w:color="auto"/>
            </w:tcBorders>
            <w:hideMark/>
          </w:tcPr>
          <w:p w14:paraId="1DB48F4A"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2E9D1E4" w14:textId="57975342" w:rsidR="00C02792" w:rsidRPr="00096D2A" w:rsidRDefault="00B76A36">
            <w:ins w:id="557" w:author="Bahar Toto" w:date="2025-11-04T14:25:00Z" w16du:dateUtc="2025-11-04T14:25:00Z">
              <w:r>
                <w:t>Article 195(</w:t>
              </w:r>
              <w:r w:rsidR="00A10859">
                <w:t>4), 195(5), and 195(8)</w:t>
              </w:r>
            </w:ins>
            <w:del w:id="558" w:author="Bahar Toto" w:date="2025-11-04T14:25:00Z" w16du:dateUtc="2025-11-04T14:25:00Z">
              <w:r w:rsidR="00C02792" w:rsidRPr="00096D2A" w:rsidDel="00B76A36">
                <w:delText> </w:delText>
              </w:r>
              <w:r w:rsidR="00FA5029" w:rsidDel="00B76A36">
                <w:delText xml:space="preserve">Art. 195, </w:delText>
              </w:r>
              <w:r w:rsidR="007E5C97" w:rsidDel="00B76A36">
                <w:delText xml:space="preserve">§ </w:delText>
              </w:r>
              <w:r w:rsidR="00FA5029" w:rsidDel="00B76A36">
                <w:delText>4,5 and 8</w:delText>
              </w:r>
            </w:del>
            <w:ins w:id="559" w:author="Bahar Toto" w:date="2025-11-04T13:16:00Z" w16du:dateUtc="2025-11-04T13:16:00Z">
              <w:r w:rsidR="00E859E9">
                <w:t>of the Digital Code</w:t>
              </w:r>
            </w:ins>
          </w:p>
        </w:tc>
      </w:tr>
      <w:tr w:rsidR="00B76A36" w:rsidRPr="00096D2A" w14:paraId="4DFE6DE9" w14:textId="77777777" w:rsidTr="00AF5741">
        <w:trPr>
          <w:trHeight w:val="300"/>
        </w:trPr>
        <w:tc>
          <w:tcPr>
            <w:tcW w:w="4500" w:type="dxa"/>
            <w:tcBorders>
              <w:top w:val="single" w:sz="6" w:space="0" w:color="auto"/>
              <w:left w:val="single" w:sz="6" w:space="0" w:color="auto"/>
              <w:bottom w:val="single" w:sz="6" w:space="0" w:color="auto"/>
              <w:right w:val="single" w:sz="6" w:space="0" w:color="auto"/>
            </w:tcBorders>
          </w:tcPr>
          <w:p w14:paraId="7B287C26" w14:textId="77777777" w:rsidR="00B76A36" w:rsidRPr="00096D2A" w:rsidRDefault="00B76A36" w:rsidP="00B76A3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B2FA5F4" w14:textId="1CDBEB4A" w:rsidR="00B76A36" w:rsidRPr="00096D2A" w:rsidRDefault="00B76A36" w:rsidP="00B76A36">
            <w:ins w:id="560" w:author="Bahar Toto" w:date="2025-11-04T14:25:00Z" w16du:dateUtc="2025-11-04T14:25:00Z">
              <w:r>
                <w:t>D</w:t>
              </w:r>
              <w:r w:rsidRPr="00FC5C7F">
                <w:t xml:space="preserve">ata </w:t>
              </w:r>
              <w:r>
                <w:t>controller</w:t>
              </w:r>
            </w:ins>
            <w:del w:id="561" w:author="Bahar Toto" w:date="2025-11-04T14:25:00Z" w16du:dateUtc="2025-11-04T14:25:00Z">
              <w:r w:rsidDel="00EF3BB9">
                <w:delText>D</w:delText>
              </w:r>
              <w:r w:rsidRPr="00652F80" w:rsidDel="00EF3BB9">
                <w:delText>ata subject</w:delText>
              </w:r>
            </w:del>
          </w:p>
        </w:tc>
      </w:tr>
    </w:tbl>
    <w:p w14:paraId="37BAF672" w14:textId="77777777" w:rsidR="00DD0BE6" w:rsidRPr="00096D2A" w:rsidRDefault="00DD0BE6" w:rsidP="00DD0BE6">
      <w:pPr>
        <w:rPr>
          <w:i/>
          <w:iCs/>
        </w:rPr>
      </w:pPr>
    </w:p>
    <w:p w14:paraId="7ED528F9" w14:textId="1D345D31" w:rsidR="00DD0BE6" w:rsidRPr="00096D2A" w:rsidRDefault="00DD0BE6" w:rsidP="00E27686">
      <w:pPr>
        <w:pStyle w:val="ListParagraph"/>
        <w:numPr>
          <w:ilvl w:val="0"/>
          <w:numId w:val="9"/>
        </w:numPr>
        <w:rPr>
          <w:i/>
          <w:iCs/>
        </w:rPr>
      </w:pPr>
      <w:r w:rsidRPr="00096D2A">
        <w:rPr>
          <w:i/>
          <w:iCs/>
        </w:rPr>
        <w:t>Which specific conditions must be fulfilled to rely on this lawful basis? (e.g., must be based on legal provision)</w:t>
      </w:r>
    </w:p>
    <w:p w14:paraId="29BCC38D" w14:textId="77777777" w:rsidR="00DD0BE6" w:rsidRPr="00096D2A" w:rsidRDefault="00DD0BE6" w:rsidP="00DD0BE6">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69532EE1" w14:textId="77777777" w:rsidTr="00A10859">
        <w:trPr>
          <w:trHeight w:val="300"/>
        </w:trPr>
        <w:tc>
          <w:tcPr>
            <w:tcW w:w="4500" w:type="dxa"/>
            <w:tcBorders>
              <w:top w:val="single" w:sz="6" w:space="0" w:color="auto"/>
              <w:left w:val="single" w:sz="6" w:space="0" w:color="auto"/>
              <w:bottom w:val="single" w:sz="6" w:space="0" w:color="auto"/>
              <w:right w:val="single" w:sz="6" w:space="0" w:color="auto"/>
            </w:tcBorders>
            <w:hideMark/>
          </w:tcPr>
          <w:p w14:paraId="34CB6F8B"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02D18D7" w14:textId="239145F0" w:rsidR="006055E2" w:rsidRDefault="006055E2" w:rsidP="006055E2">
            <w:r>
              <w:t>Personal data can be processed based on public interest in three main cases:</w:t>
            </w:r>
          </w:p>
          <w:p w14:paraId="0D1EEA9E" w14:textId="77777777" w:rsidR="006055E2" w:rsidRDefault="006055E2" w:rsidP="006055E2"/>
          <w:p w14:paraId="761B6246" w14:textId="77777777" w:rsidR="006055E2" w:rsidRDefault="006055E2" w:rsidP="006055E2">
            <w:r>
              <w:t>1. For public interest reasons in the field of public health (protection against health threats, ensuring quality of healthcare and medicines).</w:t>
            </w:r>
          </w:p>
          <w:p w14:paraId="1395FE16" w14:textId="77777777" w:rsidR="006055E2" w:rsidRDefault="006055E2" w:rsidP="006055E2"/>
          <w:p w14:paraId="7C413F9F" w14:textId="77777777" w:rsidR="006055E2" w:rsidRDefault="006055E2" w:rsidP="006055E2">
            <w:r>
              <w:t xml:space="preserve">2. When processing is necessary for </w:t>
            </w:r>
            <w:proofErr w:type="gramStart"/>
            <w:r>
              <w:t>general public</w:t>
            </w:r>
            <w:proofErr w:type="gramEnd"/>
            <w:r>
              <w:t xml:space="preserve"> interest reasons.</w:t>
            </w:r>
          </w:p>
          <w:p w14:paraId="6E32A85A" w14:textId="77777777" w:rsidR="006055E2" w:rsidRDefault="006055E2" w:rsidP="006055E2"/>
          <w:p w14:paraId="28716C9F" w14:textId="77777777" w:rsidR="006055E2" w:rsidRDefault="006055E2" w:rsidP="006055E2">
            <w:r>
              <w:t>3. For the performance of a task carried out in the public interest or by a public authority or assigned by a public authority.</w:t>
            </w:r>
          </w:p>
          <w:p w14:paraId="2260E735" w14:textId="77777777" w:rsidR="006055E2" w:rsidRDefault="006055E2" w:rsidP="006055E2"/>
          <w:p w14:paraId="7B82F08C" w14:textId="7A928EC1" w:rsidR="00C02792" w:rsidRPr="00096D2A" w:rsidRDefault="006055E2" w:rsidP="006055E2">
            <w:r>
              <w:t xml:space="preserve">These provisions allow processing without explicit </w:t>
            </w:r>
            <w:proofErr w:type="gramStart"/>
            <w:r>
              <w:t>consent, but</w:t>
            </w:r>
            <w:proofErr w:type="gramEnd"/>
            <w:r>
              <w:t xml:space="preserve"> require appropriate safeguards to protect the rights of individuals.</w:t>
            </w:r>
          </w:p>
        </w:tc>
      </w:tr>
      <w:tr w:rsidR="00A10859" w:rsidRPr="00096D2A" w14:paraId="44D58D41" w14:textId="77777777" w:rsidTr="00A10859">
        <w:trPr>
          <w:trHeight w:val="300"/>
        </w:trPr>
        <w:tc>
          <w:tcPr>
            <w:tcW w:w="4500" w:type="dxa"/>
            <w:tcBorders>
              <w:top w:val="single" w:sz="6" w:space="0" w:color="auto"/>
              <w:left w:val="single" w:sz="6" w:space="0" w:color="auto"/>
              <w:bottom w:val="single" w:sz="6" w:space="0" w:color="auto"/>
              <w:right w:val="single" w:sz="6" w:space="0" w:color="auto"/>
            </w:tcBorders>
            <w:hideMark/>
          </w:tcPr>
          <w:p w14:paraId="373A6FE4" w14:textId="77777777" w:rsidR="00A10859" w:rsidRPr="00096D2A" w:rsidRDefault="00A10859" w:rsidP="00A10859">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7E344DC" w14:textId="6999CB9A" w:rsidR="00A10859" w:rsidRPr="00096D2A" w:rsidRDefault="00A10859" w:rsidP="00A10859">
            <w:ins w:id="562" w:author="Bahar Toto" w:date="2025-11-04T14:25:00Z" w16du:dateUtc="2025-11-04T14:25:00Z">
              <w:r>
                <w:t>Article 195(4), 195(5), and 195(</w:t>
              </w:r>
              <w:proofErr w:type="gramStart"/>
              <w:r>
                <w:t>8)of</w:t>
              </w:r>
              <w:proofErr w:type="gramEnd"/>
              <w:r>
                <w:t xml:space="preserve"> the Digital Code</w:t>
              </w:r>
            </w:ins>
            <w:del w:id="563" w:author="Bahar Toto" w:date="2025-11-04T14:25:00Z" w16du:dateUtc="2025-11-04T14:25:00Z">
              <w:r w:rsidRPr="00096D2A" w:rsidDel="00187E5C">
                <w:delText> </w:delText>
              </w:r>
              <w:r w:rsidDel="00187E5C">
                <w:delText>Art. 195, § 4,5 and 8</w:delText>
              </w:r>
            </w:del>
          </w:p>
        </w:tc>
      </w:tr>
      <w:tr w:rsidR="00A10859" w:rsidRPr="00096D2A" w14:paraId="2C6184B0" w14:textId="77777777" w:rsidTr="00A10859">
        <w:trPr>
          <w:trHeight w:val="300"/>
        </w:trPr>
        <w:tc>
          <w:tcPr>
            <w:tcW w:w="4500" w:type="dxa"/>
            <w:tcBorders>
              <w:top w:val="single" w:sz="6" w:space="0" w:color="auto"/>
              <w:left w:val="single" w:sz="6" w:space="0" w:color="auto"/>
              <w:bottom w:val="single" w:sz="6" w:space="0" w:color="auto"/>
              <w:right w:val="single" w:sz="6" w:space="0" w:color="auto"/>
            </w:tcBorders>
          </w:tcPr>
          <w:p w14:paraId="4F98CE94" w14:textId="77777777" w:rsidR="00A10859" w:rsidRPr="00096D2A" w:rsidRDefault="00A10859" w:rsidP="00A10859">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439E70C" w14:textId="3A0D5E44" w:rsidR="00A10859" w:rsidRPr="00096D2A" w:rsidRDefault="00A10859" w:rsidP="00A10859">
            <w:ins w:id="564" w:author="Bahar Toto" w:date="2025-11-04T14:25:00Z" w16du:dateUtc="2025-11-04T14:25:00Z">
              <w:r>
                <w:t>D</w:t>
              </w:r>
              <w:r w:rsidRPr="00FC5C7F">
                <w:t xml:space="preserve">ata </w:t>
              </w:r>
              <w:r>
                <w:t>controller</w:t>
              </w:r>
            </w:ins>
            <w:del w:id="565" w:author="Bahar Toto" w:date="2025-11-04T14:25:00Z" w16du:dateUtc="2025-11-04T14:25:00Z">
              <w:r w:rsidDel="00187E5C">
                <w:delText>Data processor</w:delText>
              </w:r>
            </w:del>
          </w:p>
        </w:tc>
      </w:tr>
    </w:tbl>
    <w:p w14:paraId="73979CC5" w14:textId="77777777" w:rsidR="00DD0BE6" w:rsidRPr="00096D2A" w:rsidRDefault="00DD0BE6" w:rsidP="00DD0BE6">
      <w:pPr>
        <w:rPr>
          <w:i/>
          <w:iCs/>
        </w:rPr>
      </w:pPr>
    </w:p>
    <w:p w14:paraId="1A661BAB" w14:textId="2BD37E96" w:rsidR="00DD0BE6" w:rsidRPr="00096D2A" w:rsidRDefault="00DD0BE6" w:rsidP="00DD0BE6">
      <w:r w:rsidRPr="00096D2A">
        <w:t>5.7. Legitimate Interest</w:t>
      </w:r>
    </w:p>
    <w:p w14:paraId="20F04CFE" w14:textId="77777777" w:rsidR="00DD0BE6" w:rsidRPr="00096D2A" w:rsidRDefault="00DD0BE6" w:rsidP="00DD0BE6"/>
    <w:p w14:paraId="748766BD" w14:textId="77777777" w:rsidR="00DD0BE6" w:rsidRPr="00096D2A" w:rsidRDefault="00DD0BE6" w:rsidP="00E27686">
      <w:pPr>
        <w:pStyle w:val="ListParagraph"/>
        <w:numPr>
          <w:ilvl w:val="0"/>
          <w:numId w:val="10"/>
        </w:numPr>
        <w:rPr>
          <w:i/>
          <w:iCs/>
        </w:rPr>
      </w:pPr>
      <w:r w:rsidRPr="00096D2A">
        <w:rPr>
          <w:i/>
          <w:iCs/>
        </w:rPr>
        <w:t>Can personal data be processed on the bases of legitimate interest?</w:t>
      </w:r>
    </w:p>
    <w:p w14:paraId="2DC0866F" w14:textId="77777777" w:rsidR="00DD0BE6" w:rsidRPr="00096D2A" w:rsidRDefault="00DD0BE6" w:rsidP="00DD0BE6">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57C597BC"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342C18CC"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AC0212E" w14:textId="7A433842" w:rsidR="00C02792" w:rsidRPr="00096D2A" w:rsidRDefault="00C02792">
            <w:r w:rsidRPr="00096D2A">
              <w:t> </w:t>
            </w:r>
            <w:r w:rsidR="003A0FDD">
              <w:t>No</w:t>
            </w:r>
            <w:ins w:id="566" w:author="Bahar Toto" w:date="2025-11-04T14:26:00Z" w16du:dateUtc="2025-11-04T14:26:00Z">
              <w:r w:rsidR="00A10859">
                <w:t>.</w:t>
              </w:r>
            </w:ins>
          </w:p>
        </w:tc>
      </w:tr>
      <w:tr w:rsidR="00A9642F" w:rsidRPr="00096D2A" w14:paraId="10494C6F"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525ADFB6" w14:textId="77777777" w:rsidR="00A9642F" w:rsidRPr="00096D2A" w:rsidRDefault="00A9642F" w:rsidP="00A9642F">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3452FD9" w14:textId="0EC123BE" w:rsidR="00A9642F" w:rsidRPr="00096D2A" w:rsidRDefault="00A9642F" w:rsidP="00A9642F">
            <w:ins w:id="567" w:author="Bahar Toto" w:date="2025-11-04T12:50:00Z" w16du:dateUtc="2025-11-04T12:50:00Z">
              <w:r>
                <w:t>Not applicable.</w:t>
              </w:r>
            </w:ins>
            <w:del w:id="568" w:author="Bahar Toto" w:date="2025-11-04T12:50:00Z" w16du:dateUtc="2025-11-04T12:50:00Z">
              <w:r w:rsidRPr="00096D2A" w:rsidDel="00291080">
                <w:delText> </w:delText>
              </w:r>
              <w:r w:rsidDel="00291080">
                <w:delText>Not applicable</w:delText>
              </w:r>
            </w:del>
          </w:p>
        </w:tc>
      </w:tr>
      <w:tr w:rsidR="00A9642F" w:rsidRPr="00096D2A" w14:paraId="6579977B"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tcPr>
          <w:p w14:paraId="6706056E" w14:textId="77777777" w:rsidR="00A9642F" w:rsidRPr="00096D2A" w:rsidRDefault="00A9642F" w:rsidP="00A9642F">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D0B4C43" w14:textId="628AEF78" w:rsidR="00A9642F" w:rsidRPr="00096D2A" w:rsidRDefault="00A9642F" w:rsidP="00A9642F">
            <w:ins w:id="569" w:author="Bahar Toto" w:date="2025-11-04T12:50:00Z" w16du:dateUtc="2025-11-04T12:50:00Z">
              <w:r>
                <w:t>Not applicable.</w:t>
              </w:r>
            </w:ins>
            <w:del w:id="570" w:author="Bahar Toto" w:date="2025-11-04T12:50:00Z" w16du:dateUtc="2025-11-04T12:50:00Z">
              <w:r w:rsidDel="00291080">
                <w:delText>Not applicable</w:delText>
              </w:r>
            </w:del>
          </w:p>
        </w:tc>
      </w:tr>
    </w:tbl>
    <w:p w14:paraId="1D81A0D8" w14:textId="77777777" w:rsidR="00DD0BE6" w:rsidRPr="00096D2A" w:rsidRDefault="00DD0BE6" w:rsidP="00DD0BE6">
      <w:pPr>
        <w:rPr>
          <w:i/>
          <w:iCs/>
        </w:rPr>
      </w:pPr>
    </w:p>
    <w:p w14:paraId="02730AF7" w14:textId="0269AD5B" w:rsidR="00DD0BE6" w:rsidRPr="00096D2A" w:rsidRDefault="00DD0BE6" w:rsidP="43A8F02C">
      <w:pPr>
        <w:pStyle w:val="ListParagraph"/>
        <w:numPr>
          <w:ilvl w:val="0"/>
          <w:numId w:val="10"/>
        </w:numPr>
        <w:rPr>
          <w:i/>
          <w:iCs/>
        </w:rPr>
      </w:pPr>
      <w:r w:rsidRPr="43A8F02C">
        <w:rPr>
          <w:i/>
          <w:iCs/>
        </w:rPr>
        <w:t>Which specific conditions must be fulfilled to rely on this lawful basis?  (e.g., Legitimate Interest Assessment)</w:t>
      </w:r>
    </w:p>
    <w:p w14:paraId="433DDB51" w14:textId="77777777" w:rsidR="00DD0BE6" w:rsidRPr="00096D2A" w:rsidRDefault="00DD0BE6" w:rsidP="00DD0BE6">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A9642F" w:rsidRPr="00096D2A" w14:paraId="0D501B90"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04B52E2B" w14:textId="77777777" w:rsidR="00A9642F" w:rsidRPr="00096D2A" w:rsidRDefault="00A9642F" w:rsidP="00A9642F">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5B8CAFD" w14:textId="21A86222" w:rsidR="00A9642F" w:rsidRPr="00096D2A" w:rsidRDefault="00A9642F" w:rsidP="00A9642F">
            <w:ins w:id="571" w:author="Bahar Toto" w:date="2025-11-04T12:50:00Z" w16du:dateUtc="2025-11-04T12:50:00Z">
              <w:r>
                <w:t>Not applicable.</w:t>
              </w:r>
            </w:ins>
            <w:del w:id="572" w:author="Bahar Toto" w:date="2025-11-04T12:50:00Z" w16du:dateUtc="2025-11-04T12:50:00Z">
              <w:r w:rsidRPr="00096D2A" w:rsidDel="00B95A9C">
                <w:delText> </w:delText>
              </w:r>
              <w:r w:rsidDel="00B95A9C">
                <w:delText>Not applicable</w:delText>
              </w:r>
            </w:del>
          </w:p>
        </w:tc>
      </w:tr>
      <w:tr w:rsidR="00A9642F" w:rsidRPr="00096D2A" w14:paraId="12F15CC7"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553E1A02" w14:textId="77777777" w:rsidR="00A9642F" w:rsidRPr="00096D2A" w:rsidRDefault="00A9642F" w:rsidP="00A9642F">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A78AF7E" w14:textId="3EDCEF5D" w:rsidR="00A9642F" w:rsidRPr="00096D2A" w:rsidRDefault="00A9642F" w:rsidP="00A9642F">
            <w:ins w:id="573" w:author="Bahar Toto" w:date="2025-11-04T12:50:00Z" w16du:dateUtc="2025-11-04T12:50:00Z">
              <w:r>
                <w:t>Not applicable.</w:t>
              </w:r>
            </w:ins>
            <w:del w:id="574" w:author="Bahar Toto" w:date="2025-11-04T12:50:00Z" w16du:dateUtc="2025-11-04T12:50:00Z">
              <w:r w:rsidRPr="00096D2A" w:rsidDel="00B95A9C">
                <w:delText> </w:delText>
              </w:r>
              <w:r w:rsidDel="00B95A9C">
                <w:delText>Not applicable</w:delText>
              </w:r>
            </w:del>
          </w:p>
        </w:tc>
      </w:tr>
      <w:tr w:rsidR="00A9642F" w:rsidRPr="00096D2A" w14:paraId="510CA2FD"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tcPr>
          <w:p w14:paraId="5080F644" w14:textId="77777777" w:rsidR="00A9642F" w:rsidRPr="00096D2A" w:rsidRDefault="00A9642F" w:rsidP="00A9642F">
            <w:pPr>
              <w:rPr>
                <w:i/>
                <w:iCs/>
              </w:rPr>
            </w:pPr>
            <w:r w:rsidRPr="00096D2A">
              <w:rPr>
                <w:i/>
                <w:iCs/>
              </w:rPr>
              <w:lastRenderedPageBreak/>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E745C7A" w14:textId="33C098E8" w:rsidR="00A9642F" w:rsidRPr="00096D2A" w:rsidRDefault="00A9642F" w:rsidP="00A9642F">
            <w:ins w:id="575" w:author="Bahar Toto" w:date="2025-11-04T12:50:00Z" w16du:dateUtc="2025-11-04T12:50:00Z">
              <w:r>
                <w:t>Not applicable.</w:t>
              </w:r>
            </w:ins>
            <w:del w:id="576" w:author="Bahar Toto" w:date="2025-11-04T12:50:00Z" w16du:dateUtc="2025-11-04T12:50:00Z">
              <w:r w:rsidDel="00B95A9C">
                <w:delText>Not applicable</w:delText>
              </w:r>
            </w:del>
          </w:p>
        </w:tc>
      </w:tr>
    </w:tbl>
    <w:p w14:paraId="5A402A63" w14:textId="77777777" w:rsidR="00DD0BE6" w:rsidRPr="00096D2A" w:rsidRDefault="00DD0BE6" w:rsidP="00DD0BE6"/>
    <w:p w14:paraId="6AA70BCD" w14:textId="70B82901" w:rsidR="00DD0BE6" w:rsidRPr="00096D2A" w:rsidRDefault="00DD0BE6" w:rsidP="00DD0BE6">
      <w:r w:rsidRPr="00096D2A">
        <w:t xml:space="preserve">5.8. Research </w:t>
      </w:r>
    </w:p>
    <w:p w14:paraId="4A268BCC" w14:textId="77777777" w:rsidR="00DD0BE6" w:rsidRPr="00096D2A" w:rsidRDefault="00DD0BE6" w:rsidP="00DD0BE6"/>
    <w:p w14:paraId="05553243" w14:textId="77777777" w:rsidR="00DD0BE6" w:rsidRPr="00096D2A" w:rsidRDefault="00DD0BE6" w:rsidP="00E27686">
      <w:pPr>
        <w:pStyle w:val="ListParagraph"/>
        <w:numPr>
          <w:ilvl w:val="0"/>
          <w:numId w:val="11"/>
        </w:numPr>
        <w:rPr>
          <w:i/>
          <w:iCs/>
        </w:rPr>
      </w:pPr>
      <w:r w:rsidRPr="00096D2A">
        <w:rPr>
          <w:i/>
          <w:iCs/>
        </w:rPr>
        <w:t>Can personal data be processed for research purposes?</w:t>
      </w:r>
    </w:p>
    <w:p w14:paraId="3877DD74" w14:textId="77777777" w:rsidR="00DD0BE6" w:rsidRPr="00096D2A" w:rsidRDefault="00DD0BE6" w:rsidP="00DD0BE6">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556C8CA9" w14:textId="77777777" w:rsidTr="0011194F">
        <w:trPr>
          <w:trHeight w:val="300"/>
        </w:trPr>
        <w:tc>
          <w:tcPr>
            <w:tcW w:w="4500" w:type="dxa"/>
            <w:tcBorders>
              <w:top w:val="single" w:sz="6" w:space="0" w:color="auto"/>
              <w:left w:val="single" w:sz="6" w:space="0" w:color="auto"/>
              <w:bottom w:val="single" w:sz="6" w:space="0" w:color="auto"/>
              <w:right w:val="single" w:sz="6" w:space="0" w:color="auto"/>
            </w:tcBorders>
            <w:hideMark/>
          </w:tcPr>
          <w:p w14:paraId="6CD5A8B0"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BB54D8A" w14:textId="31C615F5" w:rsidR="00C02792" w:rsidRPr="00096D2A" w:rsidRDefault="0011194F">
            <w:ins w:id="577" w:author="Bahar Toto" w:date="2025-11-04T14:26:00Z" w16du:dateUtc="2025-11-04T14:26:00Z">
              <w:r>
                <w:t>Y</w:t>
              </w:r>
            </w:ins>
            <w:del w:id="578" w:author="Bahar Toto" w:date="2025-11-04T14:26:00Z" w16du:dateUtc="2025-11-04T14:26:00Z">
              <w:r w:rsidR="00C02792" w:rsidRPr="00096D2A" w:rsidDel="0011194F">
                <w:delText> </w:delText>
              </w:r>
              <w:r w:rsidR="003A0FDD" w:rsidDel="0011194F">
                <w:delText>y</w:delText>
              </w:r>
            </w:del>
            <w:r w:rsidR="003A0FDD">
              <w:t>es</w:t>
            </w:r>
            <w:ins w:id="579" w:author="Bahar Toto" w:date="2025-11-04T14:26:00Z" w16du:dateUtc="2025-11-04T14:26:00Z">
              <w:r>
                <w:t>.</w:t>
              </w:r>
            </w:ins>
          </w:p>
        </w:tc>
      </w:tr>
      <w:tr w:rsidR="00C02792" w:rsidRPr="00096D2A" w14:paraId="41CA2818" w14:textId="77777777" w:rsidTr="0011194F">
        <w:trPr>
          <w:trHeight w:val="300"/>
        </w:trPr>
        <w:tc>
          <w:tcPr>
            <w:tcW w:w="4500" w:type="dxa"/>
            <w:tcBorders>
              <w:top w:val="single" w:sz="6" w:space="0" w:color="auto"/>
              <w:left w:val="single" w:sz="6" w:space="0" w:color="auto"/>
              <w:bottom w:val="single" w:sz="6" w:space="0" w:color="auto"/>
              <w:right w:val="single" w:sz="6" w:space="0" w:color="auto"/>
            </w:tcBorders>
            <w:hideMark/>
          </w:tcPr>
          <w:p w14:paraId="405D0DF4"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CED2C52" w14:textId="7A681DDE" w:rsidR="00C02792" w:rsidRPr="00096D2A" w:rsidRDefault="0011194F">
            <w:ins w:id="580" w:author="Bahar Toto" w:date="2025-11-04T14:26:00Z" w16du:dateUtc="2025-11-04T14:26:00Z">
              <w:r>
                <w:t xml:space="preserve">Article 187(1) </w:t>
              </w:r>
            </w:ins>
            <w:del w:id="581" w:author="Bahar Toto" w:date="2025-11-04T14:26:00Z" w16du:dateUtc="2025-11-04T14:26:00Z">
              <w:r w:rsidR="00C02792" w:rsidRPr="00096D2A" w:rsidDel="0011194F">
                <w:delText> </w:delText>
              </w:r>
              <w:r w:rsidR="003A0FDD" w:rsidDel="0011194F">
                <w:delText>Art.</w:delText>
              </w:r>
              <w:r w:rsidR="00CE02A9" w:rsidDel="0011194F">
                <w:delText xml:space="preserve">187, </w:delText>
              </w:r>
              <w:r w:rsidR="007E5C97" w:rsidDel="0011194F">
                <w:delText>§</w:delText>
              </w:r>
              <w:r w:rsidR="00CE02A9" w:rsidDel="0011194F">
                <w:delText>1</w:delText>
              </w:r>
            </w:del>
            <w:ins w:id="582" w:author="Bahar Toto" w:date="2025-11-04T13:16:00Z" w16du:dateUtc="2025-11-04T13:16:00Z">
              <w:r w:rsidR="00E859E9">
                <w:t>of the Digital Code</w:t>
              </w:r>
            </w:ins>
          </w:p>
        </w:tc>
      </w:tr>
      <w:tr w:rsidR="0011194F" w:rsidRPr="00096D2A" w14:paraId="1A3808A9" w14:textId="77777777" w:rsidTr="0011194F">
        <w:trPr>
          <w:trHeight w:val="300"/>
        </w:trPr>
        <w:tc>
          <w:tcPr>
            <w:tcW w:w="4500" w:type="dxa"/>
            <w:tcBorders>
              <w:top w:val="single" w:sz="6" w:space="0" w:color="auto"/>
              <w:left w:val="single" w:sz="6" w:space="0" w:color="auto"/>
              <w:bottom w:val="single" w:sz="6" w:space="0" w:color="auto"/>
              <w:right w:val="single" w:sz="6" w:space="0" w:color="auto"/>
            </w:tcBorders>
          </w:tcPr>
          <w:p w14:paraId="0371068D" w14:textId="77777777" w:rsidR="0011194F" w:rsidRPr="00096D2A" w:rsidRDefault="0011194F" w:rsidP="0011194F">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214FCEE" w14:textId="6278FF5A" w:rsidR="0011194F" w:rsidRPr="00096D2A" w:rsidRDefault="0011194F" w:rsidP="0011194F">
            <w:ins w:id="583" w:author="Bahar Toto" w:date="2025-11-04T14:26:00Z" w16du:dateUtc="2025-11-04T14:26:00Z">
              <w:r>
                <w:t>D</w:t>
              </w:r>
              <w:r w:rsidRPr="00FC5C7F">
                <w:t xml:space="preserve">ata </w:t>
              </w:r>
              <w:r>
                <w:t>controller</w:t>
              </w:r>
            </w:ins>
            <w:del w:id="584" w:author="Bahar Toto" w:date="2025-11-04T14:26:00Z" w16du:dateUtc="2025-11-04T14:26:00Z">
              <w:r w:rsidRPr="00CE02A9" w:rsidDel="009E6B79">
                <w:delText>Data Protection Authority.</w:delText>
              </w:r>
            </w:del>
          </w:p>
        </w:tc>
      </w:tr>
    </w:tbl>
    <w:p w14:paraId="3A1B0908" w14:textId="77777777" w:rsidR="00DD0BE6" w:rsidRPr="00096D2A" w:rsidRDefault="00DD0BE6" w:rsidP="00DD0BE6">
      <w:pPr>
        <w:rPr>
          <w:i/>
          <w:iCs/>
        </w:rPr>
      </w:pPr>
    </w:p>
    <w:p w14:paraId="4D176552" w14:textId="3075F634" w:rsidR="00DD0BE6" w:rsidRPr="00096D2A" w:rsidRDefault="00DD0BE6" w:rsidP="00E27686">
      <w:pPr>
        <w:pStyle w:val="ListParagraph"/>
        <w:numPr>
          <w:ilvl w:val="0"/>
          <w:numId w:val="11"/>
        </w:numPr>
        <w:rPr>
          <w:i/>
          <w:iCs/>
        </w:rPr>
      </w:pPr>
      <w:r w:rsidRPr="00096D2A">
        <w:rPr>
          <w:i/>
          <w:iCs/>
        </w:rPr>
        <w:t>Which specific conditions must be fulfilled to rely on this lawful basis?</w:t>
      </w:r>
    </w:p>
    <w:p w14:paraId="64A42794" w14:textId="77777777" w:rsidR="00DD0BE6" w:rsidRPr="00096D2A" w:rsidRDefault="00DD0BE6" w:rsidP="00DD0BE6">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6110C07F" w14:textId="77777777" w:rsidTr="0011194F">
        <w:trPr>
          <w:trHeight w:val="300"/>
        </w:trPr>
        <w:tc>
          <w:tcPr>
            <w:tcW w:w="4500" w:type="dxa"/>
            <w:tcBorders>
              <w:top w:val="single" w:sz="6" w:space="0" w:color="auto"/>
              <w:left w:val="single" w:sz="6" w:space="0" w:color="auto"/>
              <w:bottom w:val="single" w:sz="6" w:space="0" w:color="auto"/>
              <w:right w:val="single" w:sz="6" w:space="0" w:color="auto"/>
            </w:tcBorders>
            <w:hideMark/>
          </w:tcPr>
          <w:p w14:paraId="72B0F8D5"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A47017D" w14:textId="58FBF96A" w:rsidR="00C02792" w:rsidRPr="00096D2A" w:rsidRDefault="00C02792">
            <w:r w:rsidRPr="00096D2A">
              <w:t> </w:t>
            </w:r>
            <w:r w:rsidR="00CE02A9" w:rsidRPr="00CE02A9">
              <w:t xml:space="preserve">The processing of personal data concerning </w:t>
            </w:r>
            <w:ins w:id="585" w:author="Bahar Toto" w:date="2025-11-04T14:26:00Z" w16du:dateUtc="2025-11-04T14:26:00Z">
              <w:r w:rsidR="0011194F">
                <w:t>'</w:t>
              </w:r>
            </w:ins>
            <w:del w:id="586" w:author="Bahar Toto" w:date="2025-11-04T14:26:00Z" w16du:dateUtc="2025-11-04T14:26:00Z">
              <w:r w:rsidR="00CE02A9" w:rsidRPr="00CE02A9" w:rsidDel="0011194F">
                <w:delText>"</w:delText>
              </w:r>
            </w:del>
            <w:r w:rsidR="00CE02A9" w:rsidRPr="00CE02A9">
              <w:t>genetic and medical data, and scientific research in these fields</w:t>
            </w:r>
            <w:del w:id="587" w:author="Bahar Toto" w:date="2025-11-04T14:26:00Z" w16du:dateUtc="2025-11-04T14:26:00Z">
              <w:r w:rsidR="00CE02A9" w:rsidRPr="00CE02A9" w:rsidDel="0011194F">
                <w:delText>"</w:delText>
              </w:r>
            </w:del>
            <w:ins w:id="588" w:author="Bahar Toto" w:date="2025-11-04T14:26:00Z" w16du:dateUtc="2025-11-04T14:26:00Z">
              <w:r w:rsidR="0011194F">
                <w:t>'</w:t>
              </w:r>
            </w:ins>
            <w:r w:rsidR="00CE02A9" w:rsidRPr="00CE02A9">
              <w:t xml:space="preserve"> requires prior authorization from the </w:t>
            </w:r>
            <w:ins w:id="589" w:author="Bahar Toto" w:date="2025-11-04T14:34:00Z" w16du:dateUtc="2025-11-04T14:34:00Z">
              <w:r w:rsidR="00EB7BB6" w:rsidRPr="009F2A7A">
                <w:rPr>
                  <w:lang w:val="en-US"/>
                </w:rPr>
                <w:t>PDPA</w:t>
              </w:r>
            </w:ins>
            <w:del w:id="590" w:author="Bahar Toto" w:date="2025-11-04T14:34:00Z" w16du:dateUtc="2025-11-04T14:34:00Z">
              <w:r w:rsidR="00CE02A9" w:rsidRPr="00CE02A9" w:rsidDel="00EB7BB6">
                <w:delText>Data Protection Authority</w:delText>
              </w:r>
            </w:del>
            <w:r w:rsidR="00CE02A9" w:rsidRPr="00CE02A9">
              <w:t>.</w:t>
            </w:r>
          </w:p>
        </w:tc>
      </w:tr>
      <w:tr w:rsidR="00D71125" w:rsidRPr="00096D2A" w14:paraId="1593F037" w14:textId="77777777" w:rsidTr="0011194F">
        <w:trPr>
          <w:trHeight w:val="300"/>
        </w:trPr>
        <w:tc>
          <w:tcPr>
            <w:tcW w:w="4500" w:type="dxa"/>
            <w:tcBorders>
              <w:top w:val="single" w:sz="6" w:space="0" w:color="auto"/>
              <w:left w:val="single" w:sz="6" w:space="0" w:color="auto"/>
              <w:bottom w:val="single" w:sz="6" w:space="0" w:color="auto"/>
              <w:right w:val="single" w:sz="6" w:space="0" w:color="auto"/>
            </w:tcBorders>
            <w:hideMark/>
          </w:tcPr>
          <w:p w14:paraId="5AB5A8CB" w14:textId="77777777" w:rsidR="00D71125" w:rsidRPr="00096D2A" w:rsidRDefault="00D71125" w:rsidP="00D71125">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61959BA" w14:textId="0D0FA154" w:rsidR="00D71125" w:rsidRPr="00096D2A" w:rsidRDefault="00D71125" w:rsidP="00D71125">
            <w:ins w:id="591" w:author="Bahar Toto" w:date="2025-11-04T14:29:00Z" w16du:dateUtc="2025-11-04T14:29:00Z">
              <w:r>
                <w:t>Article 187(1) of the Digital Code</w:t>
              </w:r>
            </w:ins>
            <w:del w:id="592" w:author="Bahar Toto" w:date="2025-11-04T14:29:00Z" w16du:dateUtc="2025-11-04T14:29:00Z">
              <w:r w:rsidRPr="00096D2A" w:rsidDel="00AE7017">
                <w:delText> </w:delText>
              </w:r>
              <w:r w:rsidDel="00AE7017">
                <w:delText>Art.187, §1</w:delText>
              </w:r>
            </w:del>
          </w:p>
        </w:tc>
      </w:tr>
      <w:tr w:rsidR="00D71125" w:rsidRPr="00096D2A" w14:paraId="08BC49F1" w14:textId="77777777" w:rsidTr="0011194F">
        <w:trPr>
          <w:trHeight w:val="300"/>
        </w:trPr>
        <w:tc>
          <w:tcPr>
            <w:tcW w:w="4500" w:type="dxa"/>
            <w:tcBorders>
              <w:top w:val="single" w:sz="6" w:space="0" w:color="auto"/>
              <w:left w:val="single" w:sz="6" w:space="0" w:color="auto"/>
              <w:bottom w:val="single" w:sz="6" w:space="0" w:color="auto"/>
              <w:right w:val="single" w:sz="6" w:space="0" w:color="auto"/>
            </w:tcBorders>
          </w:tcPr>
          <w:p w14:paraId="677337EF" w14:textId="77777777" w:rsidR="00D71125" w:rsidRPr="00096D2A" w:rsidRDefault="00D71125" w:rsidP="00D71125">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A35B061" w14:textId="135F4446" w:rsidR="00D71125" w:rsidRPr="00096D2A" w:rsidRDefault="00D71125" w:rsidP="00D71125">
            <w:ins w:id="593" w:author="Bahar Toto" w:date="2025-11-04T14:26:00Z" w16du:dateUtc="2025-11-04T14:26:00Z">
              <w:r>
                <w:t>D</w:t>
              </w:r>
              <w:r w:rsidRPr="00FC5C7F">
                <w:t xml:space="preserve">ata </w:t>
              </w:r>
              <w:r>
                <w:t>controller</w:t>
              </w:r>
            </w:ins>
            <w:del w:id="594" w:author="Bahar Toto" w:date="2025-11-04T14:26:00Z" w16du:dateUtc="2025-11-04T14:26:00Z">
              <w:r w:rsidRPr="00CE02A9" w:rsidDel="001B231B">
                <w:delText>Data Protection Authority.</w:delText>
              </w:r>
            </w:del>
          </w:p>
        </w:tc>
      </w:tr>
    </w:tbl>
    <w:p w14:paraId="6EE64D92" w14:textId="77777777" w:rsidR="00DD0BE6" w:rsidRPr="00096D2A" w:rsidRDefault="00DD0BE6" w:rsidP="00DD0BE6">
      <w:pPr>
        <w:rPr>
          <w:i/>
          <w:iCs/>
        </w:rPr>
      </w:pPr>
    </w:p>
    <w:p w14:paraId="257CB0A2" w14:textId="77777777" w:rsidR="00DD0BE6" w:rsidRPr="00096D2A" w:rsidRDefault="00DD0BE6" w:rsidP="00DD0BE6">
      <w:pPr>
        <w:rPr>
          <w:i/>
          <w:iCs/>
        </w:rPr>
      </w:pPr>
    </w:p>
    <w:p w14:paraId="64D06CD7" w14:textId="629EC527" w:rsidR="00DD0BE6" w:rsidRPr="00096D2A" w:rsidRDefault="00DD0BE6" w:rsidP="00DD0BE6">
      <w:r w:rsidRPr="00096D2A">
        <w:t>5.9. Other lawful bases</w:t>
      </w:r>
    </w:p>
    <w:p w14:paraId="4D77791F" w14:textId="77777777" w:rsidR="00DD0BE6" w:rsidRPr="00096D2A" w:rsidRDefault="00DD0BE6" w:rsidP="00DD0BE6"/>
    <w:p w14:paraId="7BEF7C08" w14:textId="6DA13184" w:rsidR="00DD0BE6" w:rsidRPr="00096D2A" w:rsidRDefault="00DD0BE6" w:rsidP="43A8F02C">
      <w:pPr>
        <w:pStyle w:val="ListParagraph"/>
        <w:numPr>
          <w:ilvl w:val="0"/>
          <w:numId w:val="12"/>
        </w:numPr>
        <w:rPr>
          <w:rFonts w:eastAsia="Times New Roman" w:cs="Calibri"/>
          <w:i/>
          <w:iCs/>
          <w:color w:val="000000"/>
          <w:kern w:val="0"/>
          <w:lang w:eastAsia="en-GB"/>
          <w14:ligatures w14:val="none"/>
        </w:rPr>
      </w:pPr>
      <w:r w:rsidRPr="43A8F02C">
        <w:rPr>
          <w:rFonts w:eastAsia="Times New Roman" w:cs="Calibri"/>
          <w:i/>
          <w:iCs/>
          <w:color w:val="000000"/>
          <w:kern w:val="0"/>
          <w:lang w:eastAsia="en-GB"/>
          <w14:ligatures w14:val="none"/>
        </w:rPr>
        <w:t xml:space="preserve">Are there any additional legal bases available for data processing? </w:t>
      </w:r>
    </w:p>
    <w:p w14:paraId="05E335E0" w14:textId="77777777" w:rsidR="00DD0BE6" w:rsidRPr="00096D2A" w:rsidRDefault="00DD0BE6" w:rsidP="00DD0BE6">
      <w:pPr>
        <w:rPr>
          <w:rFonts w:eastAsia="Times New Roman" w:cs="Calibri"/>
          <w:i/>
          <w:iCs/>
          <w:color w:val="000000"/>
          <w:kern w:val="0"/>
          <w:lang w:eastAsia="en-GB"/>
          <w14:ligatures w14:val="none"/>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79E04240"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3A6D47B7"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D6514EB" w14:textId="1238D2D4" w:rsidR="00C02792" w:rsidRPr="00096D2A" w:rsidRDefault="00C02792">
            <w:r w:rsidRPr="00096D2A">
              <w:t> </w:t>
            </w:r>
            <w:r w:rsidR="00731C32">
              <w:t>No</w:t>
            </w:r>
            <w:ins w:id="595" w:author="Bahar Toto" w:date="2025-11-04T14:27:00Z" w16du:dateUtc="2025-11-04T14:27:00Z">
              <w:r w:rsidR="0011194F">
                <w:t>.</w:t>
              </w:r>
            </w:ins>
          </w:p>
        </w:tc>
      </w:tr>
      <w:tr w:rsidR="00A9642F" w:rsidRPr="00096D2A" w14:paraId="7B3AB239"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2B5A8B03" w14:textId="77777777" w:rsidR="00A9642F" w:rsidRPr="00096D2A" w:rsidRDefault="00A9642F" w:rsidP="00A9642F">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B93AC02" w14:textId="0BE7239A" w:rsidR="00A9642F" w:rsidRPr="00096D2A" w:rsidRDefault="00A9642F" w:rsidP="00A9642F">
            <w:ins w:id="596" w:author="Bahar Toto" w:date="2025-11-04T12:50:00Z" w16du:dateUtc="2025-11-04T12:50:00Z">
              <w:r>
                <w:t>Not applicable.</w:t>
              </w:r>
            </w:ins>
            <w:del w:id="597" w:author="Bahar Toto" w:date="2025-11-04T12:50:00Z" w16du:dateUtc="2025-11-04T12:50:00Z">
              <w:r w:rsidRPr="00096D2A" w:rsidDel="00EA5605">
                <w:delText> </w:delText>
              </w:r>
              <w:r w:rsidDel="00EA5605">
                <w:delText>Not applicable</w:delText>
              </w:r>
            </w:del>
          </w:p>
        </w:tc>
      </w:tr>
      <w:tr w:rsidR="00A9642F" w:rsidRPr="00096D2A" w14:paraId="08270AAF"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tcPr>
          <w:p w14:paraId="15D42B52" w14:textId="77777777" w:rsidR="00A9642F" w:rsidRPr="00096D2A" w:rsidRDefault="00A9642F" w:rsidP="00A9642F">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78EB0F3" w14:textId="6056CE26" w:rsidR="00A9642F" w:rsidRPr="00096D2A" w:rsidRDefault="00A9642F" w:rsidP="00A9642F">
            <w:ins w:id="598" w:author="Bahar Toto" w:date="2025-11-04T12:50:00Z" w16du:dateUtc="2025-11-04T12:50:00Z">
              <w:r>
                <w:t>Not applicable.</w:t>
              </w:r>
            </w:ins>
            <w:del w:id="599" w:author="Bahar Toto" w:date="2025-11-04T12:50:00Z" w16du:dateUtc="2025-11-04T12:50:00Z">
              <w:r w:rsidDel="00EA5605">
                <w:delText>Not applicable</w:delText>
              </w:r>
            </w:del>
          </w:p>
        </w:tc>
      </w:tr>
    </w:tbl>
    <w:p w14:paraId="467D1F63" w14:textId="77777777" w:rsidR="00DD0BE6" w:rsidRPr="00096D2A" w:rsidRDefault="00DD0BE6" w:rsidP="00DD0BE6">
      <w:pPr>
        <w:rPr>
          <w:rFonts w:eastAsia="Times New Roman" w:cs="Calibri"/>
          <w:i/>
          <w:iCs/>
          <w:color w:val="000000"/>
          <w:kern w:val="0"/>
          <w:lang w:eastAsia="en-GB"/>
          <w14:ligatures w14:val="none"/>
        </w:rPr>
      </w:pPr>
    </w:p>
    <w:p w14:paraId="7EC43968" w14:textId="77777777" w:rsidR="00DD0BE6" w:rsidRPr="00096D2A" w:rsidRDefault="00DD0BE6" w:rsidP="00DD0BE6">
      <w:pPr>
        <w:rPr>
          <w:rFonts w:eastAsia="Times New Roman" w:cs="Calibri"/>
          <w:b/>
          <w:bCs/>
          <w:i/>
          <w:iCs/>
          <w:color w:val="000000"/>
          <w:kern w:val="0"/>
          <w:lang w:eastAsia="en-GB"/>
          <w14:ligatures w14:val="none"/>
        </w:rPr>
      </w:pPr>
    </w:p>
    <w:p w14:paraId="1DBC0F9C" w14:textId="0E1B709F" w:rsidR="00DD0BE6" w:rsidRPr="00096D2A" w:rsidRDefault="00DD0BE6" w:rsidP="00DD0BE6">
      <w:pPr>
        <w:pStyle w:val="ListParagraph"/>
        <w:numPr>
          <w:ilvl w:val="0"/>
          <w:numId w:val="5"/>
        </w:numPr>
        <w:rPr>
          <w:rFonts w:eastAsia="Times New Roman" w:cs="Calibri"/>
          <w:b/>
          <w:bCs/>
          <w:color w:val="000000"/>
          <w:kern w:val="0"/>
          <w:lang w:eastAsia="en-GB"/>
          <w14:ligatures w14:val="none"/>
        </w:rPr>
      </w:pPr>
      <w:r w:rsidRPr="00096D2A">
        <w:rPr>
          <w:rFonts w:eastAsia="Times New Roman" w:cs="Calibri"/>
          <w:b/>
          <w:bCs/>
          <w:color w:val="000000"/>
          <w:kern w:val="0"/>
          <w:lang w:eastAsia="en-GB"/>
          <w14:ligatures w14:val="none"/>
        </w:rPr>
        <w:t>Lawful bases: Special Category Personal Data</w:t>
      </w:r>
    </w:p>
    <w:p w14:paraId="7A11C76C" w14:textId="77777777" w:rsidR="00DD0BE6" w:rsidRPr="00096D2A" w:rsidRDefault="00DD0BE6" w:rsidP="00DD0BE6">
      <w:pPr>
        <w:rPr>
          <w:rFonts w:eastAsia="Times New Roman" w:cs="Calibri"/>
          <w:color w:val="000000"/>
          <w:kern w:val="0"/>
          <w:lang w:eastAsia="en-GB"/>
          <w14:ligatures w14:val="none"/>
        </w:rPr>
      </w:pPr>
    </w:p>
    <w:p w14:paraId="66023DA5" w14:textId="096CA565" w:rsidR="00DD0BE6" w:rsidRPr="00096D2A" w:rsidRDefault="00DD0BE6" w:rsidP="00DD0BE6">
      <w:pPr>
        <w:rPr>
          <w:rFonts w:eastAsia="Times New Roman" w:cs="Calibri"/>
          <w:color w:val="000000"/>
          <w:kern w:val="0"/>
          <w:lang w:eastAsia="en-GB"/>
          <w14:ligatures w14:val="none"/>
        </w:rPr>
      </w:pPr>
      <w:r w:rsidRPr="00096D2A">
        <w:rPr>
          <w:rFonts w:eastAsia="Times New Roman" w:cs="Calibri"/>
          <w:color w:val="000000"/>
          <w:kern w:val="0"/>
          <w:lang w:eastAsia="en-GB"/>
          <w14:ligatures w14:val="none"/>
        </w:rPr>
        <w:t>6.1. Sensitive data</w:t>
      </w:r>
    </w:p>
    <w:p w14:paraId="56BC62E0" w14:textId="77777777" w:rsidR="00DD0BE6" w:rsidRPr="00096D2A" w:rsidRDefault="00DD0BE6" w:rsidP="00DD0BE6"/>
    <w:p w14:paraId="595F05D0" w14:textId="77777777" w:rsidR="00DD0BE6" w:rsidRPr="00096D2A" w:rsidRDefault="00DD0BE6" w:rsidP="00E27686">
      <w:pPr>
        <w:pStyle w:val="ListParagraph"/>
        <w:numPr>
          <w:ilvl w:val="0"/>
          <w:numId w:val="12"/>
        </w:numPr>
        <w:rPr>
          <w:i/>
          <w:iCs/>
        </w:rPr>
      </w:pPr>
      <w:r w:rsidRPr="00096D2A">
        <w:rPr>
          <w:i/>
          <w:iCs/>
        </w:rPr>
        <w:t xml:space="preserve">Is it permissible to process sensitive data? </w:t>
      </w:r>
    </w:p>
    <w:p w14:paraId="178D22C3" w14:textId="77777777" w:rsidR="00DD0BE6" w:rsidRPr="00096D2A" w:rsidRDefault="00DD0BE6" w:rsidP="00DD0BE6">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5C89700E" w14:textId="77777777" w:rsidTr="00F03056">
        <w:trPr>
          <w:trHeight w:val="300"/>
        </w:trPr>
        <w:tc>
          <w:tcPr>
            <w:tcW w:w="4500" w:type="dxa"/>
            <w:tcBorders>
              <w:top w:val="single" w:sz="6" w:space="0" w:color="auto"/>
              <w:left w:val="single" w:sz="6" w:space="0" w:color="auto"/>
              <w:bottom w:val="single" w:sz="6" w:space="0" w:color="auto"/>
              <w:right w:val="single" w:sz="6" w:space="0" w:color="auto"/>
            </w:tcBorders>
            <w:hideMark/>
          </w:tcPr>
          <w:p w14:paraId="5CD19C16"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05DE0E4" w14:textId="07245533" w:rsidR="00C02792" w:rsidRPr="00096D2A" w:rsidRDefault="00C02792">
            <w:r w:rsidRPr="00096D2A">
              <w:t> </w:t>
            </w:r>
            <w:r w:rsidR="00731C32">
              <w:t>Yes.</w:t>
            </w:r>
          </w:p>
        </w:tc>
      </w:tr>
      <w:tr w:rsidR="00C02792" w:rsidRPr="00096D2A" w14:paraId="5C08D3A6" w14:textId="77777777" w:rsidTr="00F03056">
        <w:trPr>
          <w:trHeight w:val="300"/>
        </w:trPr>
        <w:tc>
          <w:tcPr>
            <w:tcW w:w="4500" w:type="dxa"/>
            <w:tcBorders>
              <w:top w:val="single" w:sz="6" w:space="0" w:color="auto"/>
              <w:left w:val="single" w:sz="6" w:space="0" w:color="auto"/>
              <w:bottom w:val="single" w:sz="6" w:space="0" w:color="auto"/>
              <w:right w:val="single" w:sz="6" w:space="0" w:color="auto"/>
            </w:tcBorders>
            <w:hideMark/>
          </w:tcPr>
          <w:p w14:paraId="1F9CB236"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96D9563" w14:textId="00A34CEB" w:rsidR="00C02792" w:rsidRPr="00096D2A" w:rsidRDefault="00731C32">
            <w:r>
              <w:t>Art</w:t>
            </w:r>
            <w:ins w:id="600" w:author="Bahar Toto" w:date="2025-11-04T14:27:00Z" w16du:dateUtc="2025-11-04T14:27:00Z">
              <w:r w:rsidR="0011194F">
                <w:t xml:space="preserve">icles </w:t>
              </w:r>
            </w:ins>
            <w:del w:id="601" w:author="Bahar Toto" w:date="2025-11-04T14:27:00Z" w16du:dateUtc="2025-11-04T14:27:00Z">
              <w:r w:rsidDel="0011194F">
                <w:delText>.</w:delText>
              </w:r>
              <w:r w:rsidR="001F0BC2" w:rsidDel="00F03056">
                <w:delText xml:space="preserve"> </w:delText>
              </w:r>
            </w:del>
            <w:r w:rsidR="001F0BC2">
              <w:t>245 and 187</w:t>
            </w:r>
            <w:ins w:id="602" w:author="Bahar Toto" w:date="2025-11-04T13:16:00Z" w16du:dateUtc="2025-11-04T13:16:00Z">
              <w:r w:rsidR="00E859E9">
                <w:t xml:space="preserve"> </w:t>
              </w:r>
              <w:r w:rsidR="00E859E9">
                <w:t>of the Digital Code</w:t>
              </w:r>
            </w:ins>
          </w:p>
        </w:tc>
      </w:tr>
      <w:tr w:rsidR="00F03056" w:rsidRPr="00096D2A" w14:paraId="44982754" w14:textId="77777777" w:rsidTr="00F03056">
        <w:trPr>
          <w:trHeight w:val="300"/>
        </w:trPr>
        <w:tc>
          <w:tcPr>
            <w:tcW w:w="4500" w:type="dxa"/>
            <w:tcBorders>
              <w:top w:val="single" w:sz="6" w:space="0" w:color="auto"/>
              <w:left w:val="single" w:sz="6" w:space="0" w:color="auto"/>
              <w:bottom w:val="single" w:sz="6" w:space="0" w:color="auto"/>
              <w:right w:val="single" w:sz="6" w:space="0" w:color="auto"/>
            </w:tcBorders>
          </w:tcPr>
          <w:p w14:paraId="59AC7B98" w14:textId="77777777" w:rsidR="00F03056" w:rsidRPr="00096D2A" w:rsidRDefault="00F03056" w:rsidP="00F0305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90E4C76" w14:textId="4777B580" w:rsidR="00F03056" w:rsidRPr="00096D2A" w:rsidRDefault="00F03056" w:rsidP="00F03056">
            <w:ins w:id="603" w:author="Bahar Toto" w:date="2025-11-04T14:27:00Z" w16du:dateUtc="2025-11-04T14:27:00Z">
              <w:r>
                <w:t>D</w:t>
              </w:r>
              <w:r w:rsidRPr="00FC5C7F">
                <w:t xml:space="preserve">ata </w:t>
              </w:r>
              <w:r>
                <w:t>controller</w:t>
              </w:r>
            </w:ins>
            <w:del w:id="604" w:author="Bahar Toto" w:date="2025-11-04T14:27:00Z" w16du:dateUtc="2025-11-04T14:27:00Z">
              <w:r w:rsidRPr="00CE02A9" w:rsidDel="00686E7B">
                <w:delText>Data Protection Authority</w:delText>
              </w:r>
            </w:del>
          </w:p>
        </w:tc>
      </w:tr>
    </w:tbl>
    <w:p w14:paraId="0A4A061C" w14:textId="77777777" w:rsidR="00DD0BE6" w:rsidRPr="00096D2A" w:rsidRDefault="00DD0BE6" w:rsidP="00DD0BE6">
      <w:pPr>
        <w:rPr>
          <w:i/>
          <w:iCs/>
        </w:rPr>
      </w:pPr>
    </w:p>
    <w:p w14:paraId="2D6EEDB5" w14:textId="37E26C35" w:rsidR="00DD0BE6" w:rsidRPr="00096D2A" w:rsidRDefault="00DD0BE6" w:rsidP="43A8F02C">
      <w:pPr>
        <w:pStyle w:val="ListParagraph"/>
        <w:numPr>
          <w:ilvl w:val="0"/>
          <w:numId w:val="12"/>
        </w:numPr>
        <w:rPr>
          <w:i/>
          <w:iCs/>
        </w:rPr>
      </w:pPr>
      <w:r w:rsidRPr="43A8F02C">
        <w:rPr>
          <w:i/>
          <w:iCs/>
        </w:rPr>
        <w:t xml:space="preserve">Which legal bases are available for the processing of sensitive data? (If none is required, please confirm the approach to data processing within the applicable jurisdiction </w:t>
      </w:r>
      <w:proofErr w:type="spellStart"/>
      <w:r w:rsidRPr="43A8F02C">
        <w:rPr>
          <w:i/>
          <w:iCs/>
        </w:rPr>
        <w:t>e.g</w:t>
      </w:r>
      <w:proofErr w:type="spellEnd"/>
      <w:r w:rsidRPr="43A8F02C">
        <w:rPr>
          <w:i/>
          <w:iCs/>
        </w:rPr>
        <w:t>, appropriate notice, appropriate purposes)</w:t>
      </w:r>
    </w:p>
    <w:p w14:paraId="594E7497" w14:textId="77777777" w:rsidR="00DD0BE6" w:rsidRPr="00096D2A" w:rsidRDefault="00DD0BE6" w:rsidP="00DD0BE6">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3A71523C" w14:textId="77777777" w:rsidTr="00F03056">
        <w:trPr>
          <w:trHeight w:val="300"/>
        </w:trPr>
        <w:tc>
          <w:tcPr>
            <w:tcW w:w="4500" w:type="dxa"/>
            <w:tcBorders>
              <w:top w:val="single" w:sz="6" w:space="0" w:color="auto"/>
              <w:left w:val="single" w:sz="6" w:space="0" w:color="auto"/>
              <w:bottom w:val="single" w:sz="6" w:space="0" w:color="auto"/>
              <w:right w:val="single" w:sz="6" w:space="0" w:color="auto"/>
            </w:tcBorders>
            <w:hideMark/>
          </w:tcPr>
          <w:p w14:paraId="1C29A0E7" w14:textId="77777777" w:rsidR="00C02792" w:rsidRPr="00096D2A" w:rsidRDefault="00C02792">
            <w:r w:rsidRPr="00096D2A">
              <w:rPr>
                <w:i/>
                <w:iCs/>
              </w:rPr>
              <w:lastRenderedPageBreak/>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93C8D62" w14:textId="77777777" w:rsidR="001F0BC2" w:rsidRDefault="00C02792" w:rsidP="001F0BC2">
            <w:r w:rsidRPr="00096D2A">
              <w:t> </w:t>
            </w:r>
            <w:r w:rsidR="001F0BC2">
              <w:t>The processing of sensitive data (biometric, racial, political, religious, union-related, sexual, health, genetic) is governed by two main mechanisms:</w:t>
            </w:r>
          </w:p>
          <w:p w14:paraId="2308E91B" w14:textId="77777777" w:rsidR="001F0BC2" w:rsidRDefault="001F0BC2" w:rsidP="001F0BC2"/>
          <w:p w14:paraId="27E37811" w14:textId="0A8E4BE8" w:rsidR="001F0BC2" w:rsidRDefault="001F0BC2" w:rsidP="001F0BC2">
            <w:r>
              <w:t xml:space="preserve">1. Mandatory prior authorization from the </w:t>
            </w:r>
            <w:ins w:id="605" w:author="Bahar Toto" w:date="2025-11-04T14:34:00Z" w16du:dateUtc="2025-11-04T14:34:00Z">
              <w:r w:rsidR="00EB7BB6" w:rsidRPr="009F2A7A">
                <w:rPr>
                  <w:lang w:val="en-US"/>
                </w:rPr>
                <w:t>PDPA</w:t>
              </w:r>
            </w:ins>
            <w:del w:id="606" w:author="Bahar Toto" w:date="2025-11-04T14:34:00Z" w16du:dateUtc="2025-11-04T14:34:00Z">
              <w:r w:rsidDel="00EB7BB6">
                <w:delText xml:space="preserve">Data Protection Authority </w:delText>
              </w:r>
            </w:del>
            <w:ins w:id="607" w:author="Bahar Toto" w:date="2025-11-04T14:34:00Z" w16du:dateUtc="2025-11-04T14:34:00Z">
              <w:r w:rsidR="00EB7BB6">
                <w:t xml:space="preserve"> </w:t>
              </w:r>
            </w:ins>
            <w:r>
              <w:t>for genetic and medical data, scientific research, and biometric data</w:t>
            </w:r>
            <w:ins w:id="608" w:author="Bahar Toto" w:date="2025-11-04T14:27:00Z" w16du:dateUtc="2025-11-04T14:27:00Z">
              <w:r w:rsidR="00F03056">
                <w:t>.</w:t>
              </w:r>
            </w:ins>
          </w:p>
          <w:p w14:paraId="5C81F40C" w14:textId="77777777" w:rsidR="001F0BC2" w:rsidRDefault="001F0BC2" w:rsidP="001F0BC2"/>
          <w:p w14:paraId="040E7A2A" w14:textId="11EB1148" w:rsidR="00C02792" w:rsidRPr="00096D2A" w:rsidRDefault="001F0BC2" w:rsidP="001F0BC2">
            <w:r>
              <w:t>2. Mandatory impact assessment for large-scale processing of sensitive data</w:t>
            </w:r>
            <w:ins w:id="609" w:author="Bahar Toto" w:date="2025-11-04T14:27:00Z" w16du:dateUtc="2025-11-04T14:27:00Z">
              <w:r w:rsidR="00F03056">
                <w:t>.</w:t>
              </w:r>
            </w:ins>
          </w:p>
        </w:tc>
      </w:tr>
      <w:tr w:rsidR="00C02792" w:rsidRPr="00096D2A" w14:paraId="1E60F354" w14:textId="77777777" w:rsidTr="00F03056">
        <w:trPr>
          <w:trHeight w:val="300"/>
        </w:trPr>
        <w:tc>
          <w:tcPr>
            <w:tcW w:w="4500" w:type="dxa"/>
            <w:tcBorders>
              <w:top w:val="single" w:sz="6" w:space="0" w:color="auto"/>
              <w:left w:val="single" w:sz="6" w:space="0" w:color="auto"/>
              <w:bottom w:val="single" w:sz="6" w:space="0" w:color="auto"/>
              <w:right w:val="single" w:sz="6" w:space="0" w:color="auto"/>
            </w:tcBorders>
            <w:hideMark/>
          </w:tcPr>
          <w:p w14:paraId="286C8B62"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72C024B" w14:textId="5A48749E" w:rsidR="00C02792" w:rsidRPr="00096D2A" w:rsidRDefault="00C02792">
            <w:del w:id="610" w:author="Bahar Toto" w:date="2025-11-04T14:27:00Z" w16du:dateUtc="2025-11-04T14:27:00Z">
              <w:r w:rsidRPr="00096D2A" w:rsidDel="00F03056">
                <w:delText> </w:delText>
              </w:r>
            </w:del>
            <w:r w:rsidR="001F0BC2">
              <w:t>Art</w:t>
            </w:r>
            <w:ins w:id="611" w:author="Bahar Toto" w:date="2025-11-04T14:27:00Z" w16du:dateUtc="2025-11-04T14:27:00Z">
              <w:r w:rsidR="00F03056">
                <w:t>icles</w:t>
              </w:r>
            </w:ins>
            <w:del w:id="612" w:author="Bahar Toto" w:date="2025-11-04T14:27:00Z" w16du:dateUtc="2025-11-04T14:27:00Z">
              <w:r w:rsidR="001F0BC2" w:rsidDel="00F03056">
                <w:delText>.</w:delText>
              </w:r>
            </w:del>
            <w:r w:rsidR="001F0BC2">
              <w:t xml:space="preserve"> 245 and 187</w:t>
            </w:r>
            <w:ins w:id="613" w:author="Bahar Toto" w:date="2025-11-04T13:16:00Z" w16du:dateUtc="2025-11-04T13:16:00Z">
              <w:r w:rsidR="00E859E9">
                <w:t xml:space="preserve"> </w:t>
              </w:r>
              <w:r w:rsidR="00E859E9">
                <w:t>of the Digital Code</w:t>
              </w:r>
            </w:ins>
          </w:p>
        </w:tc>
      </w:tr>
      <w:tr w:rsidR="00F03056" w:rsidRPr="00096D2A" w14:paraId="51C7ADB1" w14:textId="77777777" w:rsidTr="00F03056">
        <w:trPr>
          <w:trHeight w:val="300"/>
        </w:trPr>
        <w:tc>
          <w:tcPr>
            <w:tcW w:w="4500" w:type="dxa"/>
            <w:tcBorders>
              <w:top w:val="single" w:sz="6" w:space="0" w:color="auto"/>
              <w:left w:val="single" w:sz="6" w:space="0" w:color="auto"/>
              <w:bottom w:val="single" w:sz="6" w:space="0" w:color="auto"/>
              <w:right w:val="single" w:sz="6" w:space="0" w:color="auto"/>
            </w:tcBorders>
          </w:tcPr>
          <w:p w14:paraId="0863AF91" w14:textId="77777777" w:rsidR="00F03056" w:rsidRPr="00096D2A" w:rsidRDefault="00F03056" w:rsidP="00F0305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352FD2D" w14:textId="5CADC6BB" w:rsidR="00F03056" w:rsidRPr="00096D2A" w:rsidRDefault="00F03056" w:rsidP="00F03056">
            <w:ins w:id="614" w:author="Bahar Toto" w:date="2025-11-04T14:27:00Z" w16du:dateUtc="2025-11-04T14:27:00Z">
              <w:r>
                <w:t>D</w:t>
              </w:r>
              <w:r w:rsidRPr="00FC5C7F">
                <w:t xml:space="preserve">ata </w:t>
              </w:r>
              <w:r>
                <w:t>controller</w:t>
              </w:r>
            </w:ins>
            <w:del w:id="615" w:author="Bahar Toto" w:date="2025-11-04T14:27:00Z" w16du:dateUtc="2025-11-04T14:27:00Z">
              <w:r w:rsidRPr="00CE02A9" w:rsidDel="00130531">
                <w:delText>Data Protection Authority</w:delText>
              </w:r>
            </w:del>
          </w:p>
        </w:tc>
      </w:tr>
    </w:tbl>
    <w:p w14:paraId="3184B002" w14:textId="77777777" w:rsidR="00DD0BE6" w:rsidRPr="00096D2A" w:rsidRDefault="00DD0BE6" w:rsidP="00DD0BE6">
      <w:pPr>
        <w:rPr>
          <w:i/>
          <w:iCs/>
        </w:rPr>
      </w:pPr>
    </w:p>
    <w:p w14:paraId="4C63362E" w14:textId="13A1F6DF" w:rsidR="00DD0BE6" w:rsidRPr="00096D2A" w:rsidRDefault="00DD0BE6" w:rsidP="00E27686">
      <w:pPr>
        <w:pStyle w:val="ListParagraph"/>
        <w:numPr>
          <w:ilvl w:val="0"/>
          <w:numId w:val="12"/>
        </w:numPr>
        <w:rPr>
          <w:i/>
          <w:iCs/>
        </w:rPr>
      </w:pPr>
      <w:r w:rsidRPr="00096D2A">
        <w:rPr>
          <w:i/>
          <w:iCs/>
        </w:rPr>
        <w:t>What constitutes valid consent for the processing of sensitive data? (e.g., explicit consent)?</w:t>
      </w:r>
    </w:p>
    <w:p w14:paraId="70261091" w14:textId="1325FEDC" w:rsidR="005A0AFD" w:rsidRPr="00096D2A" w:rsidRDefault="005A0AFD" w:rsidP="00DD0BE6">
      <w:pPr>
        <w:ind w:firstLine="40"/>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BE8C3E0" w14:textId="77777777" w:rsidTr="00F03056">
        <w:trPr>
          <w:trHeight w:val="300"/>
        </w:trPr>
        <w:tc>
          <w:tcPr>
            <w:tcW w:w="4500" w:type="dxa"/>
            <w:tcBorders>
              <w:top w:val="single" w:sz="6" w:space="0" w:color="auto"/>
              <w:left w:val="single" w:sz="6" w:space="0" w:color="auto"/>
              <w:bottom w:val="single" w:sz="6" w:space="0" w:color="auto"/>
              <w:right w:val="single" w:sz="6" w:space="0" w:color="auto"/>
            </w:tcBorders>
            <w:hideMark/>
          </w:tcPr>
          <w:p w14:paraId="745F535D"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70F916D" w14:textId="77777777" w:rsidR="00B4056F" w:rsidRDefault="00C02792" w:rsidP="00B4056F">
            <w:r w:rsidRPr="00096D2A">
              <w:t> </w:t>
            </w:r>
            <w:r w:rsidR="00B4056F">
              <w:t>Valid consent for the processing of sensitive data must meet the following criteria:</w:t>
            </w:r>
          </w:p>
          <w:p w14:paraId="6B4AD577" w14:textId="77777777" w:rsidR="00B4056F" w:rsidRDefault="00B4056F" w:rsidP="00B4056F"/>
          <w:p w14:paraId="30EC3263" w14:textId="2C235DC9" w:rsidR="00B4056F" w:rsidRDefault="00B4056F" w:rsidP="00B4056F">
            <w:r>
              <w:t>1. The consent must be explicit</w:t>
            </w:r>
            <w:del w:id="616" w:author="Bahar Toto" w:date="2025-11-04T14:27:00Z" w16du:dateUtc="2025-11-04T14:27:00Z">
              <w:r w:rsidDel="00F03056">
                <w:delText xml:space="preserve"> </w:delText>
              </w:r>
            </w:del>
            <w:r>
              <w:t>: the data subject must clearly and expressly authorize the processing of their sensitive data</w:t>
            </w:r>
            <w:ins w:id="617" w:author="Bahar Toto" w:date="2025-11-04T14:27:00Z" w16du:dateUtc="2025-11-04T14:27:00Z">
              <w:r w:rsidR="00F03056">
                <w:t>.</w:t>
              </w:r>
            </w:ins>
          </w:p>
          <w:p w14:paraId="7055D90D" w14:textId="77777777" w:rsidR="00B4056F" w:rsidRDefault="00B4056F" w:rsidP="00B4056F"/>
          <w:p w14:paraId="2874C6CE" w14:textId="761FF4B0" w:rsidR="00B4056F" w:rsidRDefault="00B4056F" w:rsidP="00B4056F">
            <w:r>
              <w:t>2. It must be given for one or more specific purposes</w:t>
            </w:r>
            <w:del w:id="618" w:author="Bahar Toto" w:date="2025-11-04T14:27:00Z" w16du:dateUtc="2025-11-04T14:27:00Z">
              <w:r w:rsidDel="00F03056">
                <w:delText xml:space="preserve"> </w:delText>
              </w:r>
            </w:del>
            <w:r>
              <w:t xml:space="preserve">: consent cannot be general or </w:t>
            </w:r>
            <w:proofErr w:type="gramStart"/>
            <w:r>
              <w:t>vague, but</w:t>
            </w:r>
            <w:proofErr w:type="gramEnd"/>
            <w:r>
              <w:t xml:space="preserve"> must precisely indicate how the data will be used</w:t>
            </w:r>
            <w:ins w:id="619" w:author="Bahar Toto" w:date="2025-11-04T14:27:00Z" w16du:dateUtc="2025-11-04T14:27:00Z">
              <w:r w:rsidR="00F03056">
                <w:t>.</w:t>
              </w:r>
            </w:ins>
          </w:p>
          <w:p w14:paraId="22FB82B6" w14:textId="77777777" w:rsidR="00B4056F" w:rsidRDefault="00B4056F" w:rsidP="00B4056F"/>
          <w:p w14:paraId="080DFE7D" w14:textId="3D780884" w:rsidR="00C02792" w:rsidRPr="00096D2A" w:rsidRDefault="00B4056F" w:rsidP="00B4056F">
            <w:r>
              <w:t>3. The consent is revocable</w:t>
            </w:r>
            <w:del w:id="620" w:author="Bahar Toto" w:date="2025-11-04T14:27:00Z" w16du:dateUtc="2025-11-04T14:27:00Z">
              <w:r w:rsidDel="00F03056">
                <w:delText xml:space="preserve"> </w:delText>
              </w:r>
            </w:del>
            <w:r>
              <w:t>: the data subject can withdraw it at any time at no cost</w:t>
            </w:r>
            <w:ins w:id="621" w:author="Bahar Toto" w:date="2025-11-04T14:27:00Z" w16du:dateUtc="2025-11-04T14:27:00Z">
              <w:r w:rsidR="00F03056">
                <w:t>.</w:t>
              </w:r>
            </w:ins>
          </w:p>
        </w:tc>
      </w:tr>
      <w:tr w:rsidR="00C02792" w:rsidRPr="00096D2A" w14:paraId="7DC1C495" w14:textId="77777777" w:rsidTr="00F03056">
        <w:trPr>
          <w:trHeight w:val="300"/>
        </w:trPr>
        <w:tc>
          <w:tcPr>
            <w:tcW w:w="4500" w:type="dxa"/>
            <w:tcBorders>
              <w:top w:val="single" w:sz="6" w:space="0" w:color="auto"/>
              <w:left w:val="single" w:sz="6" w:space="0" w:color="auto"/>
              <w:bottom w:val="single" w:sz="6" w:space="0" w:color="auto"/>
              <w:right w:val="single" w:sz="6" w:space="0" w:color="auto"/>
            </w:tcBorders>
            <w:hideMark/>
          </w:tcPr>
          <w:p w14:paraId="4BAF2045"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875E43D" w14:textId="3858646C" w:rsidR="00C02792" w:rsidRPr="00096D2A" w:rsidRDefault="00C02792">
            <w:del w:id="622" w:author="Bahar Toto" w:date="2025-11-04T14:27:00Z" w16du:dateUtc="2025-11-04T14:27:00Z">
              <w:r w:rsidRPr="00096D2A" w:rsidDel="00F03056">
                <w:delText> </w:delText>
              </w:r>
            </w:del>
            <w:r w:rsidR="00B4056F">
              <w:t>Art</w:t>
            </w:r>
            <w:ins w:id="623" w:author="Bahar Toto" w:date="2025-11-04T14:27:00Z" w16du:dateUtc="2025-11-04T14:27:00Z">
              <w:r w:rsidR="00F03056">
                <w:t>icle</w:t>
              </w:r>
            </w:ins>
            <w:del w:id="624" w:author="Bahar Toto" w:date="2025-11-04T14:27:00Z" w16du:dateUtc="2025-11-04T14:27:00Z">
              <w:r w:rsidR="00B4056F" w:rsidDel="00F03056">
                <w:delText>.</w:delText>
              </w:r>
            </w:del>
            <w:r w:rsidR="00B4056F">
              <w:t>195</w:t>
            </w:r>
            <w:ins w:id="625" w:author="Bahar Toto" w:date="2025-11-04T14:27:00Z" w16du:dateUtc="2025-11-04T14:27:00Z">
              <w:r w:rsidR="00F03056">
                <w:t>(</w:t>
              </w:r>
            </w:ins>
            <w:del w:id="626" w:author="Bahar Toto" w:date="2025-11-04T14:27:00Z" w16du:dateUtc="2025-11-04T14:27:00Z">
              <w:r w:rsidR="00B4056F" w:rsidDel="00F03056">
                <w:delText xml:space="preserve">, </w:delText>
              </w:r>
            </w:del>
            <w:r w:rsidR="00B4056F">
              <w:t>2</w:t>
            </w:r>
            <w:ins w:id="627" w:author="Bahar Toto" w:date="2025-11-04T14:27:00Z" w16du:dateUtc="2025-11-04T14:27:00Z">
              <w:r w:rsidR="00F03056">
                <w:t>)</w:t>
              </w:r>
            </w:ins>
            <w:ins w:id="628" w:author="Bahar Toto" w:date="2025-11-04T13:16:00Z" w16du:dateUtc="2025-11-04T13:16:00Z">
              <w:r w:rsidR="00E859E9">
                <w:t xml:space="preserve"> </w:t>
              </w:r>
              <w:r w:rsidR="00E859E9">
                <w:t>of the Digital Code</w:t>
              </w:r>
            </w:ins>
          </w:p>
        </w:tc>
      </w:tr>
      <w:tr w:rsidR="00F03056" w:rsidRPr="00096D2A" w14:paraId="7EAD212C" w14:textId="77777777" w:rsidTr="00F03056">
        <w:trPr>
          <w:trHeight w:val="300"/>
        </w:trPr>
        <w:tc>
          <w:tcPr>
            <w:tcW w:w="4500" w:type="dxa"/>
            <w:tcBorders>
              <w:top w:val="single" w:sz="6" w:space="0" w:color="auto"/>
              <w:left w:val="single" w:sz="6" w:space="0" w:color="auto"/>
              <w:bottom w:val="single" w:sz="6" w:space="0" w:color="auto"/>
              <w:right w:val="single" w:sz="6" w:space="0" w:color="auto"/>
            </w:tcBorders>
          </w:tcPr>
          <w:p w14:paraId="0D9F92D3" w14:textId="77777777" w:rsidR="00F03056" w:rsidRPr="00096D2A" w:rsidRDefault="00F03056" w:rsidP="00F0305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DD06485" w14:textId="381DE0A9" w:rsidR="00F03056" w:rsidRPr="00096D2A" w:rsidRDefault="00F03056" w:rsidP="00F03056">
            <w:ins w:id="629" w:author="Bahar Toto" w:date="2025-11-04T14:27:00Z" w16du:dateUtc="2025-11-04T14:27:00Z">
              <w:r>
                <w:t>D</w:t>
              </w:r>
              <w:r w:rsidRPr="00FC5C7F">
                <w:t xml:space="preserve">ata </w:t>
              </w:r>
              <w:r>
                <w:t>controller</w:t>
              </w:r>
            </w:ins>
            <w:del w:id="630" w:author="Bahar Toto" w:date="2025-11-04T14:27:00Z" w16du:dateUtc="2025-11-04T14:27:00Z">
              <w:r w:rsidDel="00F96788">
                <w:delText>the data subject</w:delText>
              </w:r>
            </w:del>
          </w:p>
        </w:tc>
      </w:tr>
    </w:tbl>
    <w:p w14:paraId="51BC0772" w14:textId="77777777" w:rsidR="00DD0BE6" w:rsidRPr="00096D2A" w:rsidRDefault="00DD0BE6" w:rsidP="00DD0BE6">
      <w:pPr>
        <w:ind w:firstLine="40"/>
        <w:rPr>
          <w:i/>
          <w:iCs/>
        </w:rPr>
      </w:pPr>
    </w:p>
    <w:p w14:paraId="10039EEE" w14:textId="516878A6" w:rsidR="00DD0BE6" w:rsidRPr="00096D2A" w:rsidRDefault="00DD0BE6" w:rsidP="00DD0BE6">
      <w:pPr>
        <w:pStyle w:val="ListParagraph"/>
        <w:numPr>
          <w:ilvl w:val="0"/>
          <w:numId w:val="5"/>
        </w:numPr>
        <w:rPr>
          <w:b/>
          <w:bCs/>
        </w:rPr>
      </w:pPr>
      <w:r w:rsidRPr="00096D2A">
        <w:rPr>
          <w:b/>
          <w:bCs/>
        </w:rPr>
        <w:t>Minor</w:t>
      </w:r>
      <w:r w:rsidR="003D7E33" w:rsidRPr="00096D2A">
        <w:rPr>
          <w:b/>
          <w:bCs/>
        </w:rPr>
        <w:t>s</w:t>
      </w:r>
      <w:r w:rsidRPr="00096D2A">
        <w:rPr>
          <w:b/>
          <w:bCs/>
        </w:rPr>
        <w:t xml:space="preserve"> </w:t>
      </w:r>
    </w:p>
    <w:p w14:paraId="37865A7B" w14:textId="77777777" w:rsidR="00DD0BE6" w:rsidRPr="00096D2A" w:rsidRDefault="00DD0BE6" w:rsidP="00DD0BE6"/>
    <w:p w14:paraId="77DA393B" w14:textId="0B439C41" w:rsidR="00DD0BE6" w:rsidRPr="00096D2A" w:rsidRDefault="00DD0BE6" w:rsidP="00DD0BE6">
      <w:r w:rsidRPr="00096D2A">
        <w:t>7.1. Minors' data protection</w:t>
      </w:r>
    </w:p>
    <w:p w14:paraId="69B2A5B1" w14:textId="77777777" w:rsidR="00DD0BE6" w:rsidRPr="00096D2A" w:rsidRDefault="00DD0BE6" w:rsidP="00DD0BE6">
      <w:pPr>
        <w:rPr>
          <w:i/>
          <w:iCs/>
        </w:rPr>
      </w:pPr>
    </w:p>
    <w:p w14:paraId="6E28CE42" w14:textId="77777777" w:rsidR="00DD0BE6" w:rsidRPr="00096D2A" w:rsidRDefault="00DD0BE6" w:rsidP="00E27686">
      <w:pPr>
        <w:pStyle w:val="ListParagraph"/>
        <w:numPr>
          <w:ilvl w:val="0"/>
          <w:numId w:val="12"/>
        </w:numPr>
        <w:rPr>
          <w:i/>
          <w:iCs/>
        </w:rPr>
      </w:pPr>
      <w:r w:rsidRPr="00096D2A">
        <w:rPr>
          <w:i/>
          <w:iCs/>
        </w:rPr>
        <w:t xml:space="preserve">How is minor defined? </w:t>
      </w:r>
    </w:p>
    <w:p w14:paraId="606620A8"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7F81E5D5"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52DE938A" w14:textId="77777777" w:rsidR="00C02792" w:rsidRPr="00096D2A" w:rsidRDefault="00C02792">
            <w:r w:rsidRPr="00096D2A">
              <w:rPr>
                <w:i/>
                <w:iCs/>
              </w:rPr>
              <w:lastRenderedPageBreak/>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FCEE708" w14:textId="1F0BDF7E" w:rsidR="00C02792" w:rsidRPr="00096D2A" w:rsidRDefault="00C02792">
            <w:r w:rsidRPr="00096D2A">
              <w:t> </w:t>
            </w:r>
            <w:r w:rsidR="00C94F4E" w:rsidRPr="00C94F4E">
              <w:t>A minor is an individual of either sex who has not yet reached the full age of eighteen years.</w:t>
            </w:r>
          </w:p>
        </w:tc>
      </w:tr>
      <w:tr w:rsidR="00C02792" w:rsidRPr="00096D2A" w14:paraId="6F7549BD"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55B2AF8"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58C390D" w14:textId="3C2CFF38" w:rsidR="00C02792" w:rsidRPr="00096D2A" w:rsidRDefault="00C02792">
            <w:del w:id="631" w:author="Bahar Toto" w:date="2025-11-04T14:31:00Z" w16du:dateUtc="2025-11-04T14:31:00Z">
              <w:r w:rsidRPr="00096D2A" w:rsidDel="00A15445">
                <w:delText> </w:delText>
              </w:r>
            </w:del>
            <w:r w:rsidR="00C94F4E">
              <w:t>Art</w:t>
            </w:r>
            <w:ins w:id="632" w:author="Bahar Toto" w:date="2025-11-04T14:30:00Z" w16du:dateUtc="2025-11-04T14:30:00Z">
              <w:r w:rsidR="00A15445">
                <w:t>icle</w:t>
              </w:r>
            </w:ins>
            <w:del w:id="633" w:author="Bahar Toto" w:date="2025-11-04T14:30:00Z" w16du:dateUtc="2025-11-04T14:30:00Z">
              <w:r w:rsidR="00C94F4E" w:rsidDel="00A15445">
                <w:delText>.</w:delText>
              </w:r>
            </w:del>
            <w:r w:rsidR="00C94F4E">
              <w:t xml:space="preserve"> 219</w:t>
            </w:r>
            <w:ins w:id="634" w:author="Bahar Toto" w:date="2025-11-04T14:30:00Z" w16du:dateUtc="2025-11-04T14:30:00Z">
              <w:r w:rsidR="00A15445">
                <w:t xml:space="preserve"> of the Family Code of the DRC</w:t>
              </w:r>
            </w:ins>
            <w:del w:id="635" w:author="Bahar Toto" w:date="2025-11-04T14:30:00Z" w16du:dateUtc="2025-11-04T14:30:00Z">
              <w:r w:rsidR="00C94F4E" w:rsidDel="00A15445">
                <w:delText>, Family law</w:delText>
              </w:r>
            </w:del>
            <w:ins w:id="636" w:author="Bahar Toto" w:date="2025-11-04T14:30:00Z" w16du:dateUtc="2025-11-04T14:30:00Z">
              <w:r w:rsidR="00A15445">
                <w:t xml:space="preserve"> (only available in French </w:t>
              </w:r>
            </w:ins>
            <w:ins w:id="637" w:author="Bahar Toto" w:date="2025-11-04T14:31:00Z" w16du:dateUtc="2025-11-04T14:31:00Z">
              <w:r w:rsidR="00EB7BB6">
                <w:fldChar w:fldCharType="begin"/>
              </w:r>
              <w:r w:rsidR="00EB7BB6">
                <w:instrText>HYPERLINK "https://www.leganet.cd/Legislation/Code%20de%20la%20famille/CDF.2017.pdf"</w:instrText>
              </w:r>
              <w:r w:rsidR="00EB7BB6">
                <w:fldChar w:fldCharType="separate"/>
              </w:r>
              <w:r w:rsidR="00A15445" w:rsidRPr="00EB7BB6">
                <w:rPr>
                  <w:rStyle w:val="Hyperlink"/>
                </w:rPr>
                <w:t>here</w:t>
              </w:r>
              <w:r w:rsidR="00EB7BB6">
                <w:fldChar w:fldCharType="end"/>
              </w:r>
            </w:ins>
            <w:ins w:id="638" w:author="Bahar Toto" w:date="2025-11-04T14:30:00Z" w16du:dateUtc="2025-11-04T14:30:00Z">
              <w:r w:rsidR="00A15445">
                <w:t xml:space="preserve">) (the </w:t>
              </w:r>
            </w:ins>
            <w:ins w:id="639" w:author="Bahar Toto" w:date="2025-11-04T14:31:00Z" w16du:dateUtc="2025-11-04T14:31:00Z">
              <w:r w:rsidR="00A15445">
                <w:t>Family Code)</w:t>
              </w:r>
            </w:ins>
          </w:p>
        </w:tc>
      </w:tr>
      <w:tr w:rsidR="00C02792" w:rsidRPr="00096D2A" w14:paraId="414EBC39"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019AC356"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446E78" w14:textId="5A5F0483" w:rsidR="00C02792" w:rsidRPr="00096D2A" w:rsidRDefault="389EEACB" w:rsidP="014594D8">
            <w:r>
              <w:t>Not applicable.</w:t>
            </w:r>
          </w:p>
        </w:tc>
      </w:tr>
    </w:tbl>
    <w:p w14:paraId="779C1EBF" w14:textId="77777777" w:rsidR="00DD0BE6" w:rsidRPr="00096D2A" w:rsidRDefault="00DD0BE6" w:rsidP="00DD0BE6">
      <w:pPr>
        <w:rPr>
          <w:i/>
          <w:iCs/>
        </w:rPr>
      </w:pPr>
    </w:p>
    <w:p w14:paraId="2E7DA846" w14:textId="77777777" w:rsidR="00DD0BE6" w:rsidRPr="00096D2A" w:rsidRDefault="00DD0BE6" w:rsidP="00E27686">
      <w:pPr>
        <w:pStyle w:val="ListParagraph"/>
        <w:numPr>
          <w:ilvl w:val="0"/>
          <w:numId w:val="12"/>
        </w:numPr>
        <w:rPr>
          <w:i/>
          <w:iCs/>
        </w:rPr>
      </w:pPr>
      <w:r w:rsidRPr="00096D2A">
        <w:rPr>
          <w:i/>
          <w:iCs/>
        </w:rPr>
        <w:t xml:space="preserve">What is the legal age of consent? </w:t>
      </w:r>
    </w:p>
    <w:p w14:paraId="659D1E66"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0DD941C3"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497B8C1"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B977E68" w14:textId="1F41AE6E" w:rsidR="00C02792" w:rsidRPr="00096D2A" w:rsidRDefault="00EB7BB6">
            <w:ins w:id="640" w:author="Bahar Toto" w:date="2025-11-04T14:31:00Z" w16du:dateUtc="2025-11-04T14:31:00Z">
              <w:r>
                <w:t xml:space="preserve">18 </w:t>
              </w:r>
            </w:ins>
            <w:del w:id="641" w:author="Bahar Toto" w:date="2025-11-04T14:31:00Z" w16du:dateUtc="2025-11-04T14:31:00Z">
              <w:r w:rsidR="00C02792" w:rsidRPr="00096D2A" w:rsidDel="00EB7BB6">
                <w:delText> </w:delText>
              </w:r>
              <w:r w:rsidR="00C94F4E" w:rsidRPr="00C94F4E" w:rsidDel="00EB7BB6">
                <w:delText xml:space="preserve">eighteen </w:delText>
              </w:r>
            </w:del>
            <w:r w:rsidR="00C94F4E" w:rsidRPr="00C94F4E">
              <w:t>years.</w:t>
            </w:r>
          </w:p>
        </w:tc>
      </w:tr>
      <w:tr w:rsidR="00C02792" w:rsidRPr="00096D2A" w14:paraId="09A7408F"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62BC917B"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7260C00" w14:textId="591EA58F" w:rsidR="00C02792" w:rsidRPr="00096D2A" w:rsidRDefault="00C02792">
            <w:del w:id="642" w:author="Bahar Toto" w:date="2025-11-04T14:31:00Z" w16du:dateUtc="2025-11-04T14:31:00Z">
              <w:r w:rsidRPr="00096D2A" w:rsidDel="00EB7BB6">
                <w:delText> </w:delText>
              </w:r>
            </w:del>
            <w:r w:rsidR="00C94F4E">
              <w:t>Art</w:t>
            </w:r>
            <w:ins w:id="643" w:author="Bahar Toto" w:date="2025-11-04T14:31:00Z" w16du:dateUtc="2025-11-04T14:31:00Z">
              <w:r w:rsidR="00EB7BB6">
                <w:t>icle</w:t>
              </w:r>
            </w:ins>
            <w:del w:id="644" w:author="Bahar Toto" w:date="2025-11-04T14:31:00Z" w16du:dateUtc="2025-11-04T14:31:00Z">
              <w:r w:rsidR="00C94F4E" w:rsidDel="00EB7BB6">
                <w:delText>.</w:delText>
              </w:r>
            </w:del>
            <w:r w:rsidR="00C94F4E">
              <w:t xml:space="preserve"> 219</w:t>
            </w:r>
            <w:ins w:id="645" w:author="Bahar Toto" w:date="2025-11-04T14:31:00Z" w16du:dateUtc="2025-11-04T14:31:00Z">
              <w:r w:rsidR="00EB7BB6">
                <w:t xml:space="preserve"> of the Family Code</w:t>
              </w:r>
            </w:ins>
            <w:del w:id="646" w:author="Bahar Toto" w:date="2025-11-04T14:31:00Z" w16du:dateUtc="2025-11-04T14:31:00Z">
              <w:r w:rsidR="00C94F4E" w:rsidDel="00EB7BB6">
                <w:delText>, Family law</w:delText>
              </w:r>
            </w:del>
          </w:p>
        </w:tc>
      </w:tr>
      <w:tr w:rsidR="00C02792" w:rsidRPr="00096D2A" w14:paraId="74570DCB"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70645848"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49BB40C" w14:textId="35461636" w:rsidR="00C02792" w:rsidRPr="00096D2A" w:rsidRDefault="05A83DB0" w:rsidP="014594D8">
            <w:r>
              <w:t>Not applicable.</w:t>
            </w:r>
          </w:p>
        </w:tc>
      </w:tr>
    </w:tbl>
    <w:p w14:paraId="47C869F7" w14:textId="77777777" w:rsidR="00DD0BE6" w:rsidRPr="00096D2A" w:rsidRDefault="00DD0BE6" w:rsidP="00DD0BE6">
      <w:pPr>
        <w:rPr>
          <w:i/>
          <w:iCs/>
        </w:rPr>
      </w:pPr>
    </w:p>
    <w:p w14:paraId="25AD474B" w14:textId="77777777" w:rsidR="00DD0BE6" w:rsidRPr="00096D2A" w:rsidRDefault="00DD0BE6" w:rsidP="00E27686">
      <w:pPr>
        <w:pStyle w:val="ListParagraph"/>
        <w:numPr>
          <w:ilvl w:val="0"/>
          <w:numId w:val="12"/>
        </w:numPr>
        <w:rPr>
          <w:i/>
          <w:iCs/>
        </w:rPr>
      </w:pPr>
      <w:r w:rsidRPr="00096D2A">
        <w:rPr>
          <w:i/>
          <w:iCs/>
        </w:rPr>
        <w:t>Is it permissible to process the personal data of a minor?</w:t>
      </w:r>
    </w:p>
    <w:p w14:paraId="106F6899" w14:textId="77777777" w:rsidR="00DD0BE6" w:rsidRPr="00096D2A" w:rsidRDefault="00DD0BE6" w:rsidP="00DD0BE6">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06305055" w14:textId="77777777" w:rsidTr="00EB7BB6">
        <w:trPr>
          <w:trHeight w:val="300"/>
        </w:trPr>
        <w:tc>
          <w:tcPr>
            <w:tcW w:w="4500" w:type="dxa"/>
            <w:tcBorders>
              <w:top w:val="single" w:sz="6" w:space="0" w:color="auto"/>
              <w:left w:val="single" w:sz="6" w:space="0" w:color="auto"/>
              <w:bottom w:val="single" w:sz="6" w:space="0" w:color="auto"/>
              <w:right w:val="single" w:sz="6" w:space="0" w:color="auto"/>
            </w:tcBorders>
            <w:hideMark/>
          </w:tcPr>
          <w:p w14:paraId="4AB911FE"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8F410AB" w14:textId="243C483B" w:rsidR="00C02792" w:rsidRPr="00096D2A" w:rsidRDefault="00C02792">
            <w:r w:rsidRPr="00096D2A">
              <w:t> </w:t>
            </w:r>
            <w:r w:rsidR="00C94F4E">
              <w:t>Yes</w:t>
            </w:r>
            <w:ins w:id="647" w:author="Bahar Toto" w:date="2025-11-04T14:32:00Z" w16du:dateUtc="2025-11-04T14:32:00Z">
              <w:r w:rsidR="00EB7BB6">
                <w:t>.</w:t>
              </w:r>
            </w:ins>
            <w:del w:id="648" w:author="Bahar Toto" w:date="2025-11-04T14:32:00Z" w16du:dateUtc="2025-11-04T14:32:00Z">
              <w:r w:rsidR="00C94F4E" w:rsidDel="00EB7BB6">
                <w:delText>,</w:delText>
              </w:r>
            </w:del>
          </w:p>
        </w:tc>
      </w:tr>
      <w:tr w:rsidR="00C02792" w:rsidRPr="00096D2A" w14:paraId="44FF7EA4" w14:textId="77777777" w:rsidTr="00EB7BB6">
        <w:trPr>
          <w:trHeight w:val="300"/>
        </w:trPr>
        <w:tc>
          <w:tcPr>
            <w:tcW w:w="4500" w:type="dxa"/>
            <w:tcBorders>
              <w:top w:val="single" w:sz="6" w:space="0" w:color="auto"/>
              <w:left w:val="single" w:sz="6" w:space="0" w:color="auto"/>
              <w:bottom w:val="single" w:sz="6" w:space="0" w:color="auto"/>
              <w:right w:val="single" w:sz="6" w:space="0" w:color="auto"/>
            </w:tcBorders>
            <w:hideMark/>
          </w:tcPr>
          <w:p w14:paraId="0686890D"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24465BA" w14:textId="22D057DE" w:rsidR="00C02792" w:rsidRPr="00096D2A" w:rsidRDefault="00EB7BB6">
            <w:ins w:id="649" w:author="Bahar Toto" w:date="2025-11-04T14:32:00Z" w16du:dateUtc="2025-11-04T14:32:00Z">
              <w:r>
                <w:t>Article</w:t>
              </w:r>
            </w:ins>
            <w:r w:rsidR="00C02792" w:rsidRPr="00096D2A">
              <w:t> </w:t>
            </w:r>
            <w:r w:rsidR="00C94F4E">
              <w:t xml:space="preserve">247 </w:t>
            </w:r>
            <w:ins w:id="650" w:author="Bahar Toto" w:date="2025-11-04T13:16:00Z" w16du:dateUtc="2025-11-04T13:16:00Z">
              <w:r w:rsidR="00E859E9">
                <w:t>of the Digital Code</w:t>
              </w:r>
            </w:ins>
            <w:del w:id="651" w:author="Bahar Toto" w:date="2025-11-04T13:16:00Z" w16du:dateUtc="2025-11-04T13:16:00Z">
              <w:r w:rsidR="00C94F4E" w:rsidDel="00E859E9">
                <w:delText>Digital Code</w:delText>
              </w:r>
            </w:del>
          </w:p>
        </w:tc>
      </w:tr>
      <w:tr w:rsidR="00EB7BB6" w:rsidRPr="00096D2A" w14:paraId="439A584A" w14:textId="77777777" w:rsidTr="00EB7BB6">
        <w:trPr>
          <w:trHeight w:val="300"/>
        </w:trPr>
        <w:tc>
          <w:tcPr>
            <w:tcW w:w="4500" w:type="dxa"/>
            <w:tcBorders>
              <w:top w:val="single" w:sz="6" w:space="0" w:color="auto"/>
              <w:left w:val="single" w:sz="6" w:space="0" w:color="auto"/>
              <w:bottom w:val="single" w:sz="6" w:space="0" w:color="auto"/>
              <w:right w:val="single" w:sz="6" w:space="0" w:color="auto"/>
            </w:tcBorders>
          </w:tcPr>
          <w:p w14:paraId="18AA2CFA" w14:textId="77777777" w:rsidR="00EB7BB6" w:rsidRPr="00096D2A" w:rsidRDefault="00EB7BB6" w:rsidP="00EB7BB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38C2CAA" w14:textId="7A79EB7F" w:rsidR="00EB7BB6" w:rsidRPr="00096D2A" w:rsidRDefault="00EB7BB6" w:rsidP="00EB7BB6">
            <w:ins w:id="652" w:author="Bahar Toto" w:date="2025-11-04T14:32:00Z" w16du:dateUtc="2025-11-04T14:32:00Z">
              <w:r>
                <w:t>D</w:t>
              </w:r>
              <w:r w:rsidRPr="00FC5C7F">
                <w:t xml:space="preserve">ata </w:t>
              </w:r>
              <w:r>
                <w:t>controller</w:t>
              </w:r>
            </w:ins>
            <w:del w:id="653" w:author="Bahar Toto" w:date="2025-11-04T14:32:00Z" w16du:dateUtc="2025-11-04T14:32:00Z">
              <w:r w:rsidDel="006042A4">
                <w:delText>Data processor</w:delText>
              </w:r>
            </w:del>
          </w:p>
        </w:tc>
      </w:tr>
    </w:tbl>
    <w:p w14:paraId="3690A53C" w14:textId="77777777" w:rsidR="00DD0BE6" w:rsidRPr="00096D2A" w:rsidRDefault="00DD0BE6" w:rsidP="00DD0BE6">
      <w:pPr>
        <w:rPr>
          <w:i/>
          <w:iCs/>
        </w:rPr>
      </w:pPr>
    </w:p>
    <w:p w14:paraId="4FD69FAB" w14:textId="163B903A" w:rsidR="00DD0BE6" w:rsidRPr="00096D2A" w:rsidRDefault="00DD0BE6" w:rsidP="43A8F02C">
      <w:pPr>
        <w:pStyle w:val="ListParagraph"/>
        <w:numPr>
          <w:ilvl w:val="0"/>
          <w:numId w:val="12"/>
        </w:numPr>
        <w:rPr>
          <w:i/>
          <w:iCs/>
        </w:rPr>
      </w:pPr>
      <w:r w:rsidRPr="43A8F02C">
        <w:rPr>
          <w:i/>
          <w:iCs/>
        </w:rPr>
        <w:t xml:space="preserve">Which legal bases is available for the processing of minor's data (If none is required, please confirm the approach within the applicable jurisdiction </w:t>
      </w:r>
      <w:proofErr w:type="spellStart"/>
      <w:r w:rsidRPr="43A8F02C">
        <w:rPr>
          <w:i/>
          <w:iCs/>
        </w:rPr>
        <w:t>e.g</w:t>
      </w:r>
      <w:proofErr w:type="spellEnd"/>
      <w:r w:rsidRPr="43A8F02C">
        <w:rPr>
          <w:i/>
          <w:iCs/>
        </w:rPr>
        <w:t>, appropriate notice, appropriate purposes)</w:t>
      </w:r>
    </w:p>
    <w:p w14:paraId="340491EA" w14:textId="77777777" w:rsidR="00DD0BE6" w:rsidRPr="00096D2A" w:rsidRDefault="00DD0BE6" w:rsidP="00DD0BE6">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7C0FA91B" w14:textId="77777777" w:rsidTr="00EB7BB6">
        <w:trPr>
          <w:trHeight w:val="300"/>
        </w:trPr>
        <w:tc>
          <w:tcPr>
            <w:tcW w:w="4500" w:type="dxa"/>
            <w:tcBorders>
              <w:top w:val="single" w:sz="6" w:space="0" w:color="auto"/>
              <w:left w:val="single" w:sz="6" w:space="0" w:color="auto"/>
              <w:bottom w:val="single" w:sz="6" w:space="0" w:color="auto"/>
              <w:right w:val="single" w:sz="6" w:space="0" w:color="auto"/>
            </w:tcBorders>
            <w:hideMark/>
          </w:tcPr>
          <w:p w14:paraId="1339E341"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ECFFC52" w14:textId="4AE50750" w:rsidR="00C02792" w:rsidRPr="00096D2A" w:rsidRDefault="00C02792">
            <w:r w:rsidRPr="00096D2A">
              <w:t> </w:t>
            </w:r>
            <w:r w:rsidR="00C94F4E" w:rsidRPr="00C94F4E">
              <w:t>The processing of personal data relating to a minor is only lawful to the extent that consent is given by the holder of parental responsibility for the minor.</w:t>
            </w:r>
          </w:p>
        </w:tc>
      </w:tr>
      <w:tr w:rsidR="00C02792" w:rsidRPr="00096D2A" w14:paraId="3278100D" w14:textId="77777777" w:rsidTr="00EB7BB6">
        <w:trPr>
          <w:trHeight w:val="300"/>
        </w:trPr>
        <w:tc>
          <w:tcPr>
            <w:tcW w:w="4500" w:type="dxa"/>
            <w:tcBorders>
              <w:top w:val="single" w:sz="6" w:space="0" w:color="auto"/>
              <w:left w:val="single" w:sz="6" w:space="0" w:color="auto"/>
              <w:bottom w:val="single" w:sz="6" w:space="0" w:color="auto"/>
              <w:right w:val="single" w:sz="6" w:space="0" w:color="auto"/>
            </w:tcBorders>
            <w:hideMark/>
          </w:tcPr>
          <w:p w14:paraId="7FD77068"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70052E0" w14:textId="3619D0C5" w:rsidR="00C02792" w:rsidRPr="00096D2A" w:rsidRDefault="00EB7BB6">
            <w:ins w:id="654" w:author="Bahar Toto" w:date="2025-11-04T14:32:00Z" w16du:dateUtc="2025-11-04T14:32:00Z">
              <w:r>
                <w:t>Article</w:t>
              </w:r>
            </w:ins>
            <w:r w:rsidR="00C02792" w:rsidRPr="00096D2A">
              <w:t> </w:t>
            </w:r>
            <w:r w:rsidR="00C94F4E">
              <w:t xml:space="preserve">247 </w:t>
            </w:r>
            <w:ins w:id="655" w:author="Bahar Toto" w:date="2025-11-04T13:17:00Z" w16du:dateUtc="2025-11-04T13:17:00Z">
              <w:r w:rsidR="00E859E9">
                <w:t>of the Digital Code</w:t>
              </w:r>
            </w:ins>
            <w:del w:id="656" w:author="Bahar Toto" w:date="2025-11-04T13:17:00Z" w16du:dateUtc="2025-11-04T13:17:00Z">
              <w:r w:rsidR="00C94F4E" w:rsidDel="00E859E9">
                <w:delText>Digital Code</w:delText>
              </w:r>
            </w:del>
          </w:p>
        </w:tc>
      </w:tr>
      <w:tr w:rsidR="00EB7BB6" w:rsidRPr="00096D2A" w14:paraId="4892D91A" w14:textId="77777777" w:rsidTr="00EB7BB6">
        <w:trPr>
          <w:trHeight w:val="300"/>
        </w:trPr>
        <w:tc>
          <w:tcPr>
            <w:tcW w:w="4500" w:type="dxa"/>
            <w:tcBorders>
              <w:top w:val="single" w:sz="6" w:space="0" w:color="auto"/>
              <w:left w:val="single" w:sz="6" w:space="0" w:color="auto"/>
              <w:bottom w:val="single" w:sz="6" w:space="0" w:color="auto"/>
              <w:right w:val="single" w:sz="6" w:space="0" w:color="auto"/>
            </w:tcBorders>
          </w:tcPr>
          <w:p w14:paraId="430C90CC" w14:textId="77777777" w:rsidR="00EB7BB6" w:rsidRPr="00096D2A" w:rsidRDefault="00EB7BB6" w:rsidP="00EB7BB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41BC64A" w14:textId="423A893E" w:rsidR="00EB7BB6" w:rsidRPr="00096D2A" w:rsidRDefault="00EB7BB6" w:rsidP="00EB7BB6">
            <w:ins w:id="657" w:author="Bahar Toto" w:date="2025-11-04T14:32:00Z" w16du:dateUtc="2025-11-04T14:32:00Z">
              <w:r>
                <w:t>D</w:t>
              </w:r>
              <w:r w:rsidRPr="00FC5C7F">
                <w:t xml:space="preserve">ata </w:t>
              </w:r>
              <w:r>
                <w:t>controller</w:t>
              </w:r>
            </w:ins>
            <w:del w:id="658" w:author="Bahar Toto" w:date="2025-11-04T14:32:00Z" w16du:dateUtc="2025-11-04T14:32:00Z">
              <w:r w:rsidDel="009F2C25">
                <w:delText>T</w:delText>
              </w:r>
              <w:r w:rsidRPr="00C94F4E" w:rsidDel="009F2C25">
                <w:delText>he holder of parental responsibility for the minor</w:delText>
              </w:r>
            </w:del>
          </w:p>
        </w:tc>
      </w:tr>
    </w:tbl>
    <w:p w14:paraId="72A8E610" w14:textId="77777777" w:rsidR="00DD0BE6" w:rsidRPr="00096D2A" w:rsidRDefault="00DD0BE6" w:rsidP="00DD0BE6">
      <w:pPr>
        <w:rPr>
          <w:i/>
          <w:iCs/>
        </w:rPr>
      </w:pPr>
    </w:p>
    <w:p w14:paraId="07BBD717" w14:textId="351DB246" w:rsidR="00DD0BE6" w:rsidRPr="00FA5029" w:rsidRDefault="00DD0BE6" w:rsidP="00DD0BE6">
      <w:pPr>
        <w:pStyle w:val="ListParagraph"/>
        <w:numPr>
          <w:ilvl w:val="0"/>
          <w:numId w:val="5"/>
        </w:numPr>
        <w:rPr>
          <w:b/>
          <w:bCs/>
        </w:rPr>
      </w:pPr>
      <w:r w:rsidRPr="00FA5029">
        <w:rPr>
          <w:b/>
          <w:bCs/>
        </w:rPr>
        <w:t xml:space="preserve">Registration </w:t>
      </w:r>
    </w:p>
    <w:p w14:paraId="62E17C6F" w14:textId="77777777" w:rsidR="00DD0BE6" w:rsidRPr="00096D2A" w:rsidRDefault="00DD0BE6" w:rsidP="00DD0BE6"/>
    <w:p w14:paraId="62C53EAD" w14:textId="25FB4B47" w:rsidR="00DD0BE6" w:rsidRPr="00096D2A" w:rsidRDefault="00DD0BE6" w:rsidP="00DD0BE6">
      <w:r w:rsidRPr="00096D2A">
        <w:t>8.1. Notification / authorization</w:t>
      </w:r>
    </w:p>
    <w:p w14:paraId="285BA111" w14:textId="77777777" w:rsidR="00DD0BE6" w:rsidRPr="00096D2A" w:rsidRDefault="00DD0BE6" w:rsidP="00DD0BE6">
      <w:pPr>
        <w:rPr>
          <w:i/>
          <w:iCs/>
        </w:rPr>
      </w:pPr>
    </w:p>
    <w:p w14:paraId="2F44C5D5" w14:textId="77777777" w:rsidR="00DD0BE6" w:rsidRPr="00096D2A" w:rsidRDefault="00DD0BE6" w:rsidP="00E27686">
      <w:pPr>
        <w:pStyle w:val="ListParagraph"/>
        <w:numPr>
          <w:ilvl w:val="0"/>
          <w:numId w:val="12"/>
        </w:numPr>
        <w:rPr>
          <w:i/>
          <w:iCs/>
        </w:rPr>
      </w:pPr>
      <w:r w:rsidRPr="00096D2A">
        <w:rPr>
          <w:i/>
          <w:iCs/>
        </w:rPr>
        <w:t xml:space="preserve">Is there a requirement to register processing activities? (If yes, please provide a link to where registration can be made) </w:t>
      </w:r>
    </w:p>
    <w:p w14:paraId="1794213F"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462B9E0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49F9A94"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9F9FB54" w14:textId="13A2B561" w:rsidR="00C02792" w:rsidRPr="00096D2A" w:rsidRDefault="00C02792">
            <w:r w:rsidRPr="00096D2A">
              <w:t> </w:t>
            </w:r>
            <w:r w:rsidR="009B664D" w:rsidRPr="009B664D">
              <w:t xml:space="preserve">Yes, there is an obligation to </w:t>
            </w:r>
            <w:r w:rsidR="009B664D">
              <w:t xml:space="preserve">register </w:t>
            </w:r>
            <w:r w:rsidR="009B664D" w:rsidRPr="009B664D">
              <w:t>personal data processing activities</w:t>
            </w:r>
            <w:r w:rsidR="00073286">
              <w:t xml:space="preserve">. </w:t>
            </w:r>
            <w:r w:rsidR="00073286" w:rsidRPr="00073286">
              <w:t>Currently, no online link is available. The procedure is done by physical submission or by direct communication with ARPTIC</w:t>
            </w:r>
            <w:ins w:id="659" w:author="Bahar Toto" w:date="2025-11-04T14:32:00Z" w16du:dateUtc="2025-11-04T14:32:00Z">
              <w:r w:rsidR="00EB7BB6">
                <w:t>.</w:t>
              </w:r>
            </w:ins>
          </w:p>
        </w:tc>
      </w:tr>
      <w:tr w:rsidR="00C02792" w:rsidRPr="00096D2A" w14:paraId="2A29CCB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2597A10"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DAC684B" w14:textId="4D458609" w:rsidR="00C02792" w:rsidRPr="00096D2A" w:rsidRDefault="00EB7BB6">
            <w:ins w:id="660" w:author="Bahar Toto" w:date="2025-11-04T14:32:00Z" w16du:dateUtc="2025-11-04T14:32:00Z">
              <w:r>
                <w:t>Article</w:t>
              </w:r>
            </w:ins>
            <w:r w:rsidR="00C02792" w:rsidRPr="00096D2A">
              <w:t> </w:t>
            </w:r>
            <w:r w:rsidR="00801A39">
              <w:t>2</w:t>
            </w:r>
            <w:r w:rsidR="00EB7338">
              <w:t>28</w:t>
            </w:r>
            <w:r w:rsidR="00801A39">
              <w:t xml:space="preserve"> </w:t>
            </w:r>
            <w:ins w:id="661" w:author="Bahar Toto" w:date="2025-11-04T13:17:00Z" w16du:dateUtc="2025-11-04T13:17:00Z">
              <w:r w:rsidR="00E859E9">
                <w:t>of the Digital Code</w:t>
              </w:r>
            </w:ins>
            <w:del w:id="662" w:author="Bahar Toto" w:date="2025-11-04T13:17:00Z" w16du:dateUtc="2025-11-04T13:17:00Z">
              <w:r w:rsidR="00801A39" w:rsidDel="00E859E9">
                <w:delText xml:space="preserve">Digital Code </w:delText>
              </w:r>
            </w:del>
          </w:p>
        </w:tc>
      </w:tr>
      <w:tr w:rsidR="00C02792" w:rsidRPr="00096D2A" w14:paraId="1E61055B"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209FE05A"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06E9BF0" w14:textId="66EC1CAA" w:rsidR="00C02792" w:rsidRPr="00096D2A" w:rsidRDefault="00801A39">
            <w:r>
              <w:t>Data controller</w:t>
            </w:r>
          </w:p>
        </w:tc>
      </w:tr>
    </w:tbl>
    <w:p w14:paraId="3B0266E2" w14:textId="77777777" w:rsidR="00DD0BE6" w:rsidRPr="00096D2A" w:rsidRDefault="00DD0BE6" w:rsidP="00DD0BE6">
      <w:pPr>
        <w:rPr>
          <w:i/>
          <w:iCs/>
        </w:rPr>
      </w:pPr>
    </w:p>
    <w:p w14:paraId="7C664DF9" w14:textId="54219C98" w:rsidR="00DD0BE6" w:rsidRPr="00096D2A" w:rsidRDefault="00DD0BE6" w:rsidP="43A8F02C">
      <w:pPr>
        <w:pStyle w:val="ListParagraph"/>
        <w:numPr>
          <w:ilvl w:val="0"/>
          <w:numId w:val="12"/>
        </w:numPr>
        <w:rPr>
          <w:i/>
          <w:iCs/>
        </w:rPr>
      </w:pPr>
      <w:r w:rsidRPr="43A8F02C">
        <w:rPr>
          <w:i/>
          <w:iCs/>
        </w:rPr>
        <w:t>When is registration required?</w:t>
      </w:r>
    </w:p>
    <w:p w14:paraId="2507D304" w14:textId="77777777" w:rsidR="00DD0BE6" w:rsidRPr="00096D2A" w:rsidRDefault="00DD0BE6" w:rsidP="00DD0BE6">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72BDCB8D" w14:textId="77777777" w:rsidTr="00EB7BB6">
        <w:trPr>
          <w:trHeight w:val="300"/>
        </w:trPr>
        <w:tc>
          <w:tcPr>
            <w:tcW w:w="4500" w:type="dxa"/>
            <w:tcBorders>
              <w:top w:val="single" w:sz="6" w:space="0" w:color="auto"/>
              <w:left w:val="single" w:sz="6" w:space="0" w:color="auto"/>
              <w:bottom w:val="single" w:sz="6" w:space="0" w:color="auto"/>
              <w:right w:val="single" w:sz="6" w:space="0" w:color="auto"/>
            </w:tcBorders>
            <w:hideMark/>
          </w:tcPr>
          <w:p w14:paraId="0B172C42"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3099C4C" w14:textId="79EBC7E3" w:rsidR="00C02792" w:rsidRPr="00096D2A" w:rsidRDefault="00C02792">
            <w:r w:rsidRPr="00096D2A">
              <w:t> </w:t>
            </w:r>
            <w:r w:rsidR="009B664D" w:rsidRPr="009B664D">
              <w:t xml:space="preserve">The data controller or </w:t>
            </w:r>
            <w:del w:id="663" w:author="Bahar Toto" w:date="2025-11-04T14:32:00Z" w16du:dateUtc="2025-11-04T14:32:00Z">
              <w:r w:rsidR="009B664D" w:rsidRPr="009B664D" w:rsidDel="00EB7BB6">
                <w:delText xml:space="preserve">his </w:delText>
              </w:r>
            </w:del>
            <w:ins w:id="664" w:author="Bahar Toto" w:date="2025-11-04T14:32:00Z" w16du:dateUtc="2025-11-04T14:32:00Z">
              <w:r w:rsidR="00EB7BB6">
                <w:t>their</w:t>
              </w:r>
              <w:r w:rsidR="00EB7BB6" w:rsidRPr="009B664D">
                <w:t xml:space="preserve"> </w:t>
              </w:r>
            </w:ins>
            <w:r w:rsidR="009B664D" w:rsidRPr="009B664D">
              <w:t xml:space="preserve">data protection officer </w:t>
            </w:r>
            <w:ins w:id="665" w:author="Bahar Toto" w:date="2025-11-04T14:32:00Z" w16du:dateUtc="2025-11-04T14:32:00Z">
              <w:r w:rsidR="00EB7BB6">
                <w:t xml:space="preserve">(DPO) </w:t>
              </w:r>
            </w:ins>
            <w:r w:rsidR="009B664D" w:rsidRPr="009B664D">
              <w:t>must make a prior and mandatory declaration by providing a complete file detailing the processing activities envisaged.</w:t>
            </w:r>
          </w:p>
        </w:tc>
      </w:tr>
      <w:tr w:rsidR="00C02792" w:rsidRPr="00096D2A" w14:paraId="1C1F81E4" w14:textId="77777777" w:rsidTr="00EB7BB6">
        <w:trPr>
          <w:trHeight w:val="300"/>
        </w:trPr>
        <w:tc>
          <w:tcPr>
            <w:tcW w:w="4500" w:type="dxa"/>
            <w:tcBorders>
              <w:top w:val="single" w:sz="6" w:space="0" w:color="auto"/>
              <w:left w:val="single" w:sz="6" w:space="0" w:color="auto"/>
              <w:bottom w:val="single" w:sz="6" w:space="0" w:color="auto"/>
              <w:right w:val="single" w:sz="6" w:space="0" w:color="auto"/>
            </w:tcBorders>
            <w:hideMark/>
          </w:tcPr>
          <w:p w14:paraId="7636C60C"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E58B4DE" w14:textId="377FF246" w:rsidR="00C02792" w:rsidRPr="00096D2A" w:rsidRDefault="00EB7BB6">
            <w:ins w:id="666" w:author="Bahar Toto" w:date="2025-11-04T14:32:00Z" w16du:dateUtc="2025-11-04T14:32:00Z">
              <w:r>
                <w:t>Arti</w:t>
              </w:r>
            </w:ins>
            <w:ins w:id="667" w:author="Bahar Toto" w:date="2025-11-04T14:33:00Z" w16du:dateUtc="2025-11-04T14:33:00Z">
              <w:r>
                <w:t>cle</w:t>
              </w:r>
            </w:ins>
            <w:r w:rsidR="00C02792" w:rsidRPr="00096D2A">
              <w:t> </w:t>
            </w:r>
            <w:r w:rsidR="009B664D">
              <w:t xml:space="preserve">186 </w:t>
            </w:r>
            <w:ins w:id="668" w:author="Bahar Toto" w:date="2025-11-04T13:17:00Z" w16du:dateUtc="2025-11-04T13:17:00Z">
              <w:r w:rsidR="00E859E9">
                <w:t>of the Digital Code</w:t>
              </w:r>
            </w:ins>
            <w:del w:id="669" w:author="Bahar Toto" w:date="2025-11-04T13:17:00Z" w16du:dateUtc="2025-11-04T13:17:00Z">
              <w:r w:rsidR="009B664D" w:rsidDel="00E859E9">
                <w:delText>Digital Code</w:delText>
              </w:r>
            </w:del>
          </w:p>
        </w:tc>
      </w:tr>
      <w:tr w:rsidR="00EB7BB6" w:rsidRPr="00096D2A" w14:paraId="4F60EE7E" w14:textId="77777777" w:rsidTr="00EB7BB6">
        <w:trPr>
          <w:trHeight w:val="300"/>
        </w:trPr>
        <w:tc>
          <w:tcPr>
            <w:tcW w:w="4500" w:type="dxa"/>
            <w:tcBorders>
              <w:top w:val="single" w:sz="6" w:space="0" w:color="auto"/>
              <w:left w:val="single" w:sz="6" w:space="0" w:color="auto"/>
              <w:bottom w:val="single" w:sz="6" w:space="0" w:color="auto"/>
              <w:right w:val="single" w:sz="6" w:space="0" w:color="auto"/>
            </w:tcBorders>
          </w:tcPr>
          <w:p w14:paraId="7FC6C81D" w14:textId="77777777" w:rsidR="00EB7BB6" w:rsidRPr="00096D2A" w:rsidRDefault="00EB7BB6" w:rsidP="00EB7BB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7F7FAE6" w14:textId="2F9AE82F" w:rsidR="00EB7BB6" w:rsidRPr="00096D2A" w:rsidRDefault="00EB7BB6" w:rsidP="00EB7BB6">
            <w:ins w:id="670" w:author="Bahar Toto" w:date="2025-11-04T14:32:00Z" w16du:dateUtc="2025-11-04T14:32:00Z">
              <w:r>
                <w:t>D</w:t>
              </w:r>
              <w:r w:rsidRPr="00FC5C7F">
                <w:t xml:space="preserve">ata </w:t>
              </w:r>
              <w:r>
                <w:t>controller</w:t>
              </w:r>
            </w:ins>
            <w:del w:id="671" w:author="Bahar Toto" w:date="2025-11-04T14:32:00Z" w16du:dateUtc="2025-11-04T14:32:00Z">
              <w:r w:rsidRPr="009B664D" w:rsidDel="00A234D7">
                <w:delText>data controller or his data protection officer</w:delText>
              </w:r>
            </w:del>
          </w:p>
        </w:tc>
      </w:tr>
    </w:tbl>
    <w:p w14:paraId="3011BC2B" w14:textId="77777777" w:rsidR="00DD0BE6" w:rsidRPr="00096D2A" w:rsidRDefault="00DD0BE6" w:rsidP="00DD0BE6">
      <w:pPr>
        <w:rPr>
          <w:i/>
          <w:iCs/>
        </w:rPr>
      </w:pPr>
    </w:p>
    <w:p w14:paraId="195C16DF" w14:textId="668AAAFD" w:rsidR="00DD0BE6" w:rsidRPr="00096D2A" w:rsidRDefault="00DD0BE6" w:rsidP="00E27686">
      <w:pPr>
        <w:pStyle w:val="ListParagraph"/>
        <w:numPr>
          <w:ilvl w:val="0"/>
          <w:numId w:val="12"/>
        </w:numPr>
        <w:rPr>
          <w:i/>
          <w:iCs/>
        </w:rPr>
      </w:pPr>
      <w:r w:rsidRPr="00096D2A">
        <w:rPr>
          <w:i/>
          <w:iCs/>
        </w:rPr>
        <w:t>What information must be included in the application?</w:t>
      </w:r>
    </w:p>
    <w:p w14:paraId="41ED3A62" w14:textId="77777777" w:rsidR="00DD0BE6" w:rsidRPr="00096D2A" w:rsidRDefault="00DD0BE6" w:rsidP="00DD0BE6">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37075832" w14:textId="77777777" w:rsidTr="00EB7BB6">
        <w:trPr>
          <w:trHeight w:val="300"/>
        </w:trPr>
        <w:tc>
          <w:tcPr>
            <w:tcW w:w="4500" w:type="dxa"/>
            <w:tcBorders>
              <w:top w:val="single" w:sz="6" w:space="0" w:color="auto"/>
              <w:left w:val="single" w:sz="6" w:space="0" w:color="auto"/>
              <w:bottom w:val="single" w:sz="6" w:space="0" w:color="auto"/>
              <w:right w:val="single" w:sz="6" w:space="0" w:color="auto"/>
            </w:tcBorders>
            <w:hideMark/>
          </w:tcPr>
          <w:p w14:paraId="3B7037ED"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B959173" w14:textId="77777777" w:rsidR="007E0494" w:rsidRDefault="00C02792" w:rsidP="007E0494">
            <w:r w:rsidRPr="00096D2A">
              <w:t> </w:t>
            </w:r>
            <w:r w:rsidR="007E0494">
              <w:t>This register contains the following information:</w:t>
            </w:r>
          </w:p>
          <w:p w14:paraId="63F9DD70" w14:textId="77777777" w:rsidR="007E0494" w:rsidRDefault="007E0494" w:rsidP="007E0494"/>
          <w:p w14:paraId="03B10ADA" w14:textId="77777777" w:rsidR="007E0494" w:rsidRDefault="007E0494" w:rsidP="007E0494">
            <w:r>
              <w:t xml:space="preserve">1. the name and contact details of the data controller and, where applicable, the joint data controller, the data controller's representative, and the data protection </w:t>
            </w:r>
            <w:proofErr w:type="gramStart"/>
            <w:r>
              <w:t>officer;</w:t>
            </w:r>
            <w:proofErr w:type="gramEnd"/>
          </w:p>
          <w:p w14:paraId="39F9F5A8" w14:textId="77777777" w:rsidR="007E0494" w:rsidRDefault="007E0494" w:rsidP="007E0494"/>
          <w:p w14:paraId="45520B2B" w14:textId="77777777" w:rsidR="007E0494" w:rsidRDefault="007E0494" w:rsidP="007E0494">
            <w:r>
              <w:t xml:space="preserve">2. the purposes of the </w:t>
            </w:r>
            <w:proofErr w:type="gramStart"/>
            <w:r>
              <w:t>processing;</w:t>
            </w:r>
            <w:proofErr w:type="gramEnd"/>
          </w:p>
          <w:p w14:paraId="778341FD" w14:textId="77777777" w:rsidR="007E0494" w:rsidRDefault="007E0494" w:rsidP="007E0494"/>
          <w:p w14:paraId="01879128" w14:textId="77777777" w:rsidR="007E0494" w:rsidRDefault="007E0494" w:rsidP="007E0494">
            <w:r>
              <w:t xml:space="preserve">3. a description of the categories of data subjects and categories of personal </w:t>
            </w:r>
            <w:proofErr w:type="gramStart"/>
            <w:r>
              <w:t>data;</w:t>
            </w:r>
            <w:proofErr w:type="gramEnd"/>
          </w:p>
          <w:p w14:paraId="48D863F4" w14:textId="77777777" w:rsidR="007E0494" w:rsidRDefault="007E0494" w:rsidP="007E0494"/>
          <w:p w14:paraId="307F58DE" w14:textId="77777777" w:rsidR="007E0494" w:rsidRDefault="007E0494" w:rsidP="007E0494">
            <w:r>
              <w:t xml:space="preserve">4. the categories of recipients to whom the personal data have been or will be communicated, including recipients in third countries or international </w:t>
            </w:r>
            <w:proofErr w:type="gramStart"/>
            <w:r>
              <w:t>organizations;</w:t>
            </w:r>
            <w:proofErr w:type="gramEnd"/>
          </w:p>
          <w:p w14:paraId="2080F7B2" w14:textId="77777777" w:rsidR="007E0494" w:rsidRDefault="007E0494" w:rsidP="007E0494"/>
          <w:p w14:paraId="0EAB203D" w14:textId="77777777" w:rsidR="007E0494" w:rsidRDefault="007E0494" w:rsidP="007E0494">
            <w:r>
              <w:t xml:space="preserve">5. where applicable, transfers of personal data to a third country or to an international organization, including the identification of this third country or international </w:t>
            </w:r>
            <w:proofErr w:type="gramStart"/>
            <w:r>
              <w:t>organization;</w:t>
            </w:r>
            <w:proofErr w:type="gramEnd"/>
          </w:p>
          <w:p w14:paraId="56007CF4" w14:textId="77777777" w:rsidR="007E0494" w:rsidRDefault="007E0494" w:rsidP="007E0494"/>
          <w:p w14:paraId="6BC690B4" w14:textId="560ECD40" w:rsidR="007E0494" w:rsidRDefault="007E0494" w:rsidP="007E0494">
            <w:r>
              <w:t>6. the planned time limits for the erasure of the different categories of data;</w:t>
            </w:r>
            <w:ins w:id="672" w:author="Bahar Toto" w:date="2025-11-04T14:33:00Z" w16du:dateUtc="2025-11-04T14:33:00Z">
              <w:r w:rsidR="00EB7BB6">
                <w:t xml:space="preserve"> and</w:t>
              </w:r>
            </w:ins>
          </w:p>
          <w:p w14:paraId="3BAA3118" w14:textId="77777777" w:rsidR="007E0494" w:rsidRDefault="007E0494" w:rsidP="007E0494"/>
          <w:p w14:paraId="5B1E5DF5" w14:textId="0B2A282F" w:rsidR="00C02792" w:rsidRPr="00096D2A" w:rsidRDefault="007E0494" w:rsidP="007E0494">
            <w:r>
              <w:t>7. a general description of the technical and organizational security measures.</w:t>
            </w:r>
          </w:p>
        </w:tc>
      </w:tr>
      <w:tr w:rsidR="00C02792" w:rsidRPr="00096D2A" w14:paraId="0BFBD85D" w14:textId="77777777" w:rsidTr="00EB7BB6">
        <w:trPr>
          <w:trHeight w:val="300"/>
        </w:trPr>
        <w:tc>
          <w:tcPr>
            <w:tcW w:w="4500" w:type="dxa"/>
            <w:tcBorders>
              <w:top w:val="single" w:sz="6" w:space="0" w:color="auto"/>
              <w:left w:val="single" w:sz="6" w:space="0" w:color="auto"/>
              <w:bottom w:val="single" w:sz="6" w:space="0" w:color="auto"/>
              <w:right w:val="single" w:sz="6" w:space="0" w:color="auto"/>
            </w:tcBorders>
            <w:hideMark/>
          </w:tcPr>
          <w:p w14:paraId="2FCF47FD"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E0975E0" w14:textId="6C616B76" w:rsidR="00C02792" w:rsidRPr="00096D2A" w:rsidRDefault="00EB7BB6">
            <w:ins w:id="673" w:author="Bahar Toto" w:date="2025-11-04T14:33:00Z" w16du:dateUtc="2025-11-04T14:33:00Z">
              <w:r>
                <w:t>Article</w:t>
              </w:r>
            </w:ins>
            <w:r w:rsidR="00C02792" w:rsidRPr="00096D2A">
              <w:t> </w:t>
            </w:r>
            <w:r w:rsidR="007E0494">
              <w:t xml:space="preserve">227 </w:t>
            </w:r>
            <w:ins w:id="674" w:author="Bahar Toto" w:date="2025-11-04T13:17:00Z" w16du:dateUtc="2025-11-04T13:17:00Z">
              <w:r w:rsidR="00E859E9">
                <w:t xml:space="preserve">of the Digital </w:t>
              </w:r>
            </w:ins>
            <w:ins w:id="675" w:author="Bahar Toto" w:date="2025-11-04T14:33:00Z" w16du:dateUtc="2025-11-04T14:33:00Z">
              <w:r>
                <w:t>Code</w:t>
              </w:r>
            </w:ins>
            <w:del w:id="676" w:author="Bahar Toto" w:date="2025-11-04T13:17:00Z" w16du:dateUtc="2025-11-04T13:17:00Z">
              <w:r w:rsidR="007E0494" w:rsidDel="00E859E9">
                <w:delText>Digital code</w:delText>
              </w:r>
            </w:del>
          </w:p>
        </w:tc>
      </w:tr>
      <w:tr w:rsidR="00EB7BB6" w:rsidRPr="00096D2A" w14:paraId="3DF9CAF1" w14:textId="77777777" w:rsidTr="00EB7BB6">
        <w:trPr>
          <w:trHeight w:val="300"/>
        </w:trPr>
        <w:tc>
          <w:tcPr>
            <w:tcW w:w="4500" w:type="dxa"/>
            <w:tcBorders>
              <w:top w:val="single" w:sz="6" w:space="0" w:color="auto"/>
              <w:left w:val="single" w:sz="6" w:space="0" w:color="auto"/>
              <w:bottom w:val="single" w:sz="6" w:space="0" w:color="auto"/>
              <w:right w:val="single" w:sz="6" w:space="0" w:color="auto"/>
            </w:tcBorders>
          </w:tcPr>
          <w:p w14:paraId="57A80DEC" w14:textId="77777777" w:rsidR="00EB7BB6" w:rsidRPr="00096D2A" w:rsidRDefault="00EB7BB6" w:rsidP="00EB7BB6">
            <w:pPr>
              <w:rPr>
                <w:i/>
                <w:iCs/>
              </w:rPr>
            </w:pPr>
            <w:r w:rsidRPr="00096D2A">
              <w:rPr>
                <w:i/>
                <w:iCs/>
              </w:rPr>
              <w:lastRenderedPageBreak/>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52B0208" w14:textId="78293158" w:rsidR="00EB7BB6" w:rsidRPr="00096D2A" w:rsidRDefault="00EB7BB6" w:rsidP="00EB7BB6">
            <w:ins w:id="677" w:author="Bahar Toto" w:date="2025-11-04T14:33:00Z" w16du:dateUtc="2025-11-04T14:33:00Z">
              <w:r>
                <w:t>D</w:t>
              </w:r>
              <w:r w:rsidRPr="00FC5C7F">
                <w:t xml:space="preserve">ata </w:t>
              </w:r>
              <w:r>
                <w:t>controller</w:t>
              </w:r>
            </w:ins>
            <w:del w:id="678" w:author="Bahar Toto" w:date="2025-11-04T14:33:00Z" w16du:dateUtc="2025-11-04T14:33:00Z">
              <w:r w:rsidRPr="009B664D" w:rsidDel="00D92332">
                <w:delText>data controller or his data protection officer</w:delText>
              </w:r>
            </w:del>
          </w:p>
        </w:tc>
      </w:tr>
    </w:tbl>
    <w:p w14:paraId="0F47FCAD" w14:textId="77777777" w:rsidR="00DD0BE6" w:rsidRPr="00096D2A" w:rsidRDefault="00DD0BE6" w:rsidP="00DD0BE6">
      <w:pPr>
        <w:rPr>
          <w:i/>
          <w:iCs/>
        </w:rPr>
      </w:pPr>
    </w:p>
    <w:p w14:paraId="2B1C9EB5" w14:textId="7CE63476" w:rsidR="00DD0BE6" w:rsidRPr="00096D2A" w:rsidRDefault="00DD0BE6" w:rsidP="00E27686">
      <w:pPr>
        <w:pStyle w:val="ListParagraph"/>
        <w:numPr>
          <w:ilvl w:val="0"/>
          <w:numId w:val="12"/>
        </w:numPr>
        <w:rPr>
          <w:i/>
          <w:iCs/>
        </w:rPr>
      </w:pPr>
      <w:r w:rsidRPr="00096D2A">
        <w:rPr>
          <w:i/>
          <w:iCs/>
        </w:rPr>
        <w:t>Is there the registration subject to the payment of a fee? (Please list the applicable fee)</w:t>
      </w:r>
    </w:p>
    <w:p w14:paraId="0B6F04A2" w14:textId="77777777" w:rsidR="00DD0BE6" w:rsidRPr="00096D2A" w:rsidRDefault="00DD0BE6" w:rsidP="00DD0BE6"/>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2B71E0B0"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32EB57D1"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994C5B8" w14:textId="2668A6F6" w:rsidR="00C02792" w:rsidRPr="00096D2A" w:rsidRDefault="007E0494">
            <w:r w:rsidRPr="007E0494">
              <w:t xml:space="preserve">No, these terms have not yet been set by the </w:t>
            </w:r>
            <w:ins w:id="679" w:author="Bahar Toto" w:date="2025-11-04T14:34:00Z" w16du:dateUtc="2025-11-04T14:34:00Z">
              <w:r w:rsidR="00EB7BB6" w:rsidRPr="009F2A7A">
                <w:rPr>
                  <w:lang w:val="en-US"/>
                </w:rPr>
                <w:t>PDPA</w:t>
              </w:r>
            </w:ins>
            <w:del w:id="680" w:author="Bahar Toto" w:date="2025-11-04T14:33:00Z" w16du:dateUtc="2025-11-04T14:33:00Z">
              <w:r w:rsidRPr="007E0494" w:rsidDel="00EB7BB6">
                <w:delText xml:space="preserve">Regulatory </w:delText>
              </w:r>
            </w:del>
            <w:del w:id="681" w:author="Bahar Toto" w:date="2025-11-04T14:34:00Z" w16du:dateUtc="2025-11-04T14:34:00Z">
              <w:r w:rsidRPr="007E0494" w:rsidDel="00EB7BB6">
                <w:delText>Authority</w:delText>
              </w:r>
            </w:del>
            <w:r w:rsidRPr="007E0494">
              <w:t>.</w:t>
            </w:r>
          </w:p>
        </w:tc>
      </w:tr>
      <w:tr w:rsidR="00A9642F" w:rsidRPr="00096D2A" w14:paraId="0C77A98D"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4AC5864B" w14:textId="77777777" w:rsidR="00A9642F" w:rsidRPr="00096D2A" w:rsidRDefault="00A9642F" w:rsidP="00A9642F">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6BDDA98" w14:textId="39308621" w:rsidR="00A9642F" w:rsidRPr="00096D2A" w:rsidRDefault="00A9642F" w:rsidP="00A9642F">
            <w:ins w:id="682" w:author="Bahar Toto" w:date="2025-11-04T12:50:00Z" w16du:dateUtc="2025-11-04T12:50:00Z">
              <w:r>
                <w:t>Not applicable.</w:t>
              </w:r>
            </w:ins>
            <w:del w:id="683" w:author="Bahar Toto" w:date="2025-11-04T12:50:00Z" w16du:dateUtc="2025-11-04T12:50:00Z">
              <w:r w:rsidRPr="00096D2A" w:rsidDel="00364062">
                <w:delText> </w:delText>
              </w:r>
              <w:r w:rsidDel="00364062">
                <w:delText>Not applicable</w:delText>
              </w:r>
            </w:del>
          </w:p>
        </w:tc>
      </w:tr>
      <w:tr w:rsidR="00A9642F" w:rsidRPr="00096D2A" w14:paraId="379F8290"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tcPr>
          <w:p w14:paraId="65B03FC4" w14:textId="77777777" w:rsidR="00A9642F" w:rsidRPr="00096D2A" w:rsidRDefault="00A9642F" w:rsidP="00A9642F">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58B2F3A" w14:textId="4811B418" w:rsidR="00A9642F" w:rsidRPr="00096D2A" w:rsidRDefault="00A9642F" w:rsidP="00A9642F">
            <w:ins w:id="684" w:author="Bahar Toto" w:date="2025-11-04T12:50:00Z" w16du:dateUtc="2025-11-04T12:50:00Z">
              <w:r>
                <w:t>Not applicable.</w:t>
              </w:r>
            </w:ins>
            <w:del w:id="685" w:author="Bahar Toto" w:date="2025-11-04T12:50:00Z" w16du:dateUtc="2025-11-04T12:50:00Z">
              <w:r w:rsidDel="00364062">
                <w:delText xml:space="preserve">Not applicable </w:delText>
              </w:r>
            </w:del>
          </w:p>
        </w:tc>
      </w:tr>
    </w:tbl>
    <w:p w14:paraId="5F2D1BEC" w14:textId="77777777" w:rsidR="00DD0BE6" w:rsidRPr="00096D2A" w:rsidRDefault="00DD0BE6" w:rsidP="00DD0BE6"/>
    <w:p w14:paraId="5323C4CD" w14:textId="60273E57" w:rsidR="00DD0BE6" w:rsidRPr="00096D2A" w:rsidRDefault="00C02792" w:rsidP="00C02792">
      <w:pPr>
        <w:pStyle w:val="ListParagraph"/>
        <w:numPr>
          <w:ilvl w:val="0"/>
          <w:numId w:val="5"/>
        </w:numPr>
        <w:rPr>
          <w:b/>
          <w:bCs/>
        </w:rPr>
      </w:pPr>
      <w:r w:rsidRPr="00096D2A">
        <w:rPr>
          <w:b/>
          <w:bCs/>
        </w:rPr>
        <w:t>Data Protection Officer &amp; Representatives</w:t>
      </w:r>
    </w:p>
    <w:p w14:paraId="4C07905D" w14:textId="77777777" w:rsidR="00C02792" w:rsidRPr="00096D2A" w:rsidRDefault="00C02792" w:rsidP="00C02792"/>
    <w:p w14:paraId="52C1EF2F" w14:textId="0BF8E33A" w:rsidR="00C02792" w:rsidRPr="00096D2A" w:rsidRDefault="00C02792" w:rsidP="00C02792">
      <w:r w:rsidRPr="00096D2A">
        <w:t xml:space="preserve">9.1. Data protection officer </w:t>
      </w:r>
    </w:p>
    <w:p w14:paraId="209568FC" w14:textId="77777777" w:rsidR="00C02792" w:rsidRPr="00096D2A" w:rsidRDefault="00C02792" w:rsidP="00C02792"/>
    <w:p w14:paraId="368DA364" w14:textId="77777777" w:rsidR="00C02792" w:rsidRPr="00096D2A" w:rsidRDefault="00C02792" w:rsidP="00E27686">
      <w:pPr>
        <w:pStyle w:val="ListParagraph"/>
        <w:numPr>
          <w:ilvl w:val="0"/>
          <w:numId w:val="12"/>
        </w:numPr>
        <w:rPr>
          <w:i/>
          <w:iCs/>
        </w:rPr>
      </w:pPr>
      <w:r w:rsidRPr="00096D2A">
        <w:rPr>
          <w:i/>
          <w:iCs/>
        </w:rPr>
        <w:t>Is there a requirement to appoint a data protection officer? (please also note if it is recommendation)</w:t>
      </w:r>
    </w:p>
    <w:p w14:paraId="1AABD310" w14:textId="77777777" w:rsidR="00C02792" w:rsidRPr="00096D2A" w:rsidRDefault="00C02792" w:rsidP="00C02792">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7EE5FF23"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D609484"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D2E93B8" w14:textId="62418778" w:rsidR="00C02792" w:rsidRPr="00096D2A" w:rsidRDefault="00C02792">
            <w:r w:rsidRPr="00096D2A">
              <w:t> </w:t>
            </w:r>
            <w:r w:rsidR="00073286">
              <w:t>Yes</w:t>
            </w:r>
            <w:ins w:id="686" w:author="Bahar Toto" w:date="2025-11-04T14:36:00Z" w16du:dateUtc="2025-11-04T14:36:00Z">
              <w:r w:rsidR="0056206D">
                <w:t>.</w:t>
              </w:r>
            </w:ins>
            <w:del w:id="687" w:author="Bahar Toto" w:date="2025-11-04T14:36:00Z" w16du:dateUtc="2025-11-04T14:36:00Z">
              <w:r w:rsidR="00073286" w:rsidDel="0056206D">
                <w:delText>,</w:delText>
              </w:r>
            </w:del>
          </w:p>
        </w:tc>
      </w:tr>
      <w:tr w:rsidR="00C02792" w:rsidRPr="00096D2A" w14:paraId="7277156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879E750"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7ABBCCE" w14:textId="3734BBF1" w:rsidR="00C02792" w:rsidRPr="00096D2A" w:rsidRDefault="0056206D">
            <w:ins w:id="688" w:author="Bahar Toto" w:date="2025-11-04T14:36:00Z" w16du:dateUtc="2025-11-04T14:36:00Z">
              <w:r>
                <w:t xml:space="preserve">Article </w:t>
              </w:r>
            </w:ins>
            <w:del w:id="689" w:author="Bahar Toto" w:date="2025-11-04T14:36:00Z" w16du:dateUtc="2025-11-04T14:36:00Z">
              <w:r w:rsidR="00C02792" w:rsidRPr="00096D2A" w:rsidDel="0056206D">
                <w:delText> </w:delText>
              </w:r>
              <w:r w:rsidR="00EF17D1" w:rsidDel="0056206D">
                <w:delText xml:space="preserve">Art. </w:delText>
              </w:r>
            </w:del>
            <w:r w:rsidR="00EF17D1">
              <w:t xml:space="preserve">222 </w:t>
            </w:r>
            <w:ins w:id="690" w:author="Bahar Toto" w:date="2025-11-04T13:17:00Z" w16du:dateUtc="2025-11-04T13:17:00Z">
              <w:r w:rsidR="00E859E9">
                <w:t>of the Digital Code</w:t>
              </w:r>
            </w:ins>
            <w:del w:id="691" w:author="Bahar Toto" w:date="2025-11-04T13:17:00Z" w16du:dateUtc="2025-11-04T13:17:00Z">
              <w:r w:rsidR="00EF17D1" w:rsidDel="00E859E9">
                <w:delText>Digital Code</w:delText>
              </w:r>
            </w:del>
          </w:p>
        </w:tc>
      </w:tr>
      <w:tr w:rsidR="00C02792" w:rsidRPr="00096D2A" w14:paraId="643B3811"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D7C35AE"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1242F67" w14:textId="59D7CE5D" w:rsidR="00C02792" w:rsidRPr="00096D2A" w:rsidRDefault="005676B6">
            <w:r>
              <w:t>D</w:t>
            </w:r>
            <w:r w:rsidR="00EF17D1">
              <w:t>ata controller</w:t>
            </w:r>
          </w:p>
        </w:tc>
      </w:tr>
    </w:tbl>
    <w:p w14:paraId="60CA317B" w14:textId="77777777" w:rsidR="00C02792" w:rsidRPr="00096D2A" w:rsidRDefault="00C02792" w:rsidP="00C02792">
      <w:pPr>
        <w:rPr>
          <w:i/>
          <w:iCs/>
        </w:rPr>
      </w:pPr>
    </w:p>
    <w:p w14:paraId="72C20320" w14:textId="77777777" w:rsidR="00C02792" w:rsidRPr="00096D2A" w:rsidRDefault="00C02792" w:rsidP="00E27686">
      <w:pPr>
        <w:pStyle w:val="ListParagraph"/>
        <w:numPr>
          <w:ilvl w:val="0"/>
          <w:numId w:val="12"/>
        </w:numPr>
        <w:rPr>
          <w:i/>
          <w:iCs/>
        </w:rPr>
      </w:pPr>
      <w:r w:rsidRPr="00096D2A">
        <w:rPr>
          <w:i/>
          <w:iCs/>
        </w:rPr>
        <w:t>Under which circumstances must a data protection officer be appointed?</w:t>
      </w:r>
    </w:p>
    <w:p w14:paraId="7F78F368" w14:textId="77777777" w:rsidR="00C02792" w:rsidRPr="00096D2A" w:rsidRDefault="00C02792" w:rsidP="00C02792">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68C132B" w14:textId="77777777" w:rsidTr="0056206D">
        <w:trPr>
          <w:trHeight w:val="300"/>
        </w:trPr>
        <w:tc>
          <w:tcPr>
            <w:tcW w:w="4500" w:type="dxa"/>
            <w:tcBorders>
              <w:top w:val="single" w:sz="6" w:space="0" w:color="auto"/>
              <w:left w:val="single" w:sz="6" w:space="0" w:color="auto"/>
              <w:bottom w:val="single" w:sz="6" w:space="0" w:color="auto"/>
              <w:right w:val="single" w:sz="6" w:space="0" w:color="auto"/>
            </w:tcBorders>
            <w:hideMark/>
          </w:tcPr>
          <w:p w14:paraId="4EE2C01D"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BF0F8F7" w14:textId="0088206A" w:rsidR="00C02792" w:rsidRPr="00096D2A" w:rsidRDefault="00C02792">
            <w:r w:rsidRPr="00096D2A">
              <w:t> </w:t>
            </w:r>
            <w:r w:rsidR="005676B6" w:rsidRPr="005676B6">
              <w:t>The designation is mandatory when data processing presents significant risks or involves sensitive data, even for small and medium-sized enterprises.</w:t>
            </w:r>
          </w:p>
        </w:tc>
      </w:tr>
      <w:tr w:rsidR="0056206D" w:rsidRPr="00096D2A" w14:paraId="74D8D78B" w14:textId="77777777" w:rsidTr="0056206D">
        <w:trPr>
          <w:trHeight w:val="300"/>
        </w:trPr>
        <w:tc>
          <w:tcPr>
            <w:tcW w:w="4500" w:type="dxa"/>
            <w:tcBorders>
              <w:top w:val="single" w:sz="6" w:space="0" w:color="auto"/>
              <w:left w:val="single" w:sz="6" w:space="0" w:color="auto"/>
              <w:bottom w:val="single" w:sz="6" w:space="0" w:color="auto"/>
              <w:right w:val="single" w:sz="6" w:space="0" w:color="auto"/>
            </w:tcBorders>
            <w:hideMark/>
          </w:tcPr>
          <w:p w14:paraId="16C820A1" w14:textId="77777777" w:rsidR="0056206D" w:rsidRPr="00096D2A" w:rsidRDefault="0056206D" w:rsidP="0056206D">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6988952" w14:textId="12D77951" w:rsidR="0056206D" w:rsidRPr="00096D2A" w:rsidRDefault="0056206D" w:rsidP="0056206D">
            <w:ins w:id="692" w:author="Bahar Toto" w:date="2025-11-04T14:36:00Z" w16du:dateUtc="2025-11-04T14:36:00Z">
              <w:r>
                <w:t>Article 222 of the Digital Code</w:t>
              </w:r>
            </w:ins>
            <w:del w:id="693" w:author="Bahar Toto" w:date="2025-11-04T14:36:00Z" w16du:dateUtc="2025-11-04T14:36:00Z">
              <w:r w:rsidDel="00763AF1">
                <w:delText xml:space="preserve">Art. 222 </w:delText>
              </w:r>
            </w:del>
            <w:del w:id="694" w:author="Bahar Toto" w:date="2025-11-04T13:17:00Z" w16du:dateUtc="2025-11-04T13:17:00Z">
              <w:r w:rsidDel="00E859E9">
                <w:delText>Digital Code</w:delText>
              </w:r>
            </w:del>
          </w:p>
        </w:tc>
      </w:tr>
      <w:tr w:rsidR="0056206D" w:rsidRPr="00096D2A" w14:paraId="6CE32083" w14:textId="77777777" w:rsidTr="0056206D">
        <w:trPr>
          <w:trHeight w:val="300"/>
        </w:trPr>
        <w:tc>
          <w:tcPr>
            <w:tcW w:w="4500" w:type="dxa"/>
            <w:tcBorders>
              <w:top w:val="single" w:sz="6" w:space="0" w:color="auto"/>
              <w:left w:val="single" w:sz="6" w:space="0" w:color="auto"/>
              <w:bottom w:val="single" w:sz="6" w:space="0" w:color="auto"/>
              <w:right w:val="single" w:sz="6" w:space="0" w:color="auto"/>
            </w:tcBorders>
          </w:tcPr>
          <w:p w14:paraId="3DD1D7A6" w14:textId="77777777" w:rsidR="0056206D" w:rsidRPr="00096D2A" w:rsidRDefault="0056206D" w:rsidP="0056206D">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64AC137" w14:textId="4A53C4E4" w:rsidR="0056206D" w:rsidRPr="00096D2A" w:rsidRDefault="0056206D" w:rsidP="0056206D">
            <w:ins w:id="695" w:author="Bahar Toto" w:date="2025-11-04T14:36:00Z" w16du:dateUtc="2025-11-04T14:36:00Z">
              <w:r>
                <w:t>Data controller</w:t>
              </w:r>
            </w:ins>
            <w:del w:id="696" w:author="Bahar Toto" w:date="2025-11-04T14:36:00Z" w16du:dateUtc="2025-11-04T14:36:00Z">
              <w:r w:rsidDel="00763AF1">
                <w:delText>Data controller</w:delText>
              </w:r>
            </w:del>
          </w:p>
        </w:tc>
      </w:tr>
    </w:tbl>
    <w:p w14:paraId="4C173526" w14:textId="77777777" w:rsidR="00C02792" w:rsidRPr="00096D2A" w:rsidRDefault="00C02792" w:rsidP="00C02792">
      <w:pPr>
        <w:rPr>
          <w:i/>
          <w:iCs/>
        </w:rPr>
      </w:pPr>
    </w:p>
    <w:p w14:paraId="7501B750" w14:textId="77777777" w:rsidR="00C02792" w:rsidRPr="00096D2A" w:rsidRDefault="00C02792" w:rsidP="00C02792"/>
    <w:p w14:paraId="24CAC2BD" w14:textId="0AF24976" w:rsidR="00C02792" w:rsidRPr="00096D2A" w:rsidRDefault="00C02792" w:rsidP="00C02792">
      <w:r w:rsidRPr="00096D2A">
        <w:t>9.2. Local representatives</w:t>
      </w:r>
    </w:p>
    <w:p w14:paraId="46C47AE0" w14:textId="77777777" w:rsidR="00C02792" w:rsidRPr="00096D2A" w:rsidRDefault="00C02792" w:rsidP="00C02792">
      <w:pPr>
        <w:rPr>
          <w:i/>
          <w:iCs/>
        </w:rPr>
      </w:pPr>
    </w:p>
    <w:p w14:paraId="35E70451" w14:textId="77777777" w:rsidR="00C02792" w:rsidRPr="00096D2A" w:rsidRDefault="00C02792" w:rsidP="00E27686">
      <w:pPr>
        <w:pStyle w:val="ListParagraph"/>
        <w:numPr>
          <w:ilvl w:val="0"/>
          <w:numId w:val="12"/>
        </w:numPr>
        <w:rPr>
          <w:i/>
          <w:iCs/>
        </w:rPr>
      </w:pPr>
      <w:r w:rsidRPr="00096D2A">
        <w:rPr>
          <w:i/>
          <w:iCs/>
        </w:rPr>
        <w:t xml:space="preserve">Is there a requirement to appoint a local representative? </w:t>
      </w:r>
    </w:p>
    <w:p w14:paraId="58FBCAE9" w14:textId="77777777" w:rsidR="00C02792" w:rsidRPr="00096D2A" w:rsidRDefault="00C02792" w:rsidP="00C02792">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E12E8A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4A8F81A"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142E333" w14:textId="39BFF0F2" w:rsidR="00C02792" w:rsidRPr="00096D2A" w:rsidRDefault="00C02792">
            <w:r w:rsidRPr="00096D2A">
              <w:t> </w:t>
            </w:r>
            <w:r w:rsidR="00EF17D1">
              <w:t>Yes</w:t>
            </w:r>
            <w:ins w:id="697" w:author="Bahar Toto" w:date="2025-11-04T14:37:00Z" w16du:dateUtc="2025-11-04T14:37:00Z">
              <w:r w:rsidR="0056206D">
                <w:t>.</w:t>
              </w:r>
            </w:ins>
            <w:del w:id="698" w:author="Bahar Toto" w:date="2025-11-04T14:37:00Z" w16du:dateUtc="2025-11-04T14:37:00Z">
              <w:r w:rsidR="00EF17D1" w:rsidDel="0056206D">
                <w:delText>,</w:delText>
              </w:r>
            </w:del>
            <w:r w:rsidR="00EF17D1">
              <w:t xml:space="preserve"> </w:t>
            </w:r>
          </w:p>
        </w:tc>
      </w:tr>
      <w:tr w:rsidR="00C02792" w:rsidRPr="00096D2A" w14:paraId="300A33F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6733ECE"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E3D4845" w14:textId="2D895419" w:rsidR="00C02792" w:rsidRPr="00096D2A" w:rsidRDefault="0056206D">
            <w:ins w:id="699" w:author="Bahar Toto" w:date="2025-11-04T14:36:00Z" w16du:dateUtc="2025-11-04T14:36:00Z">
              <w:r>
                <w:t>Article</w:t>
              </w:r>
            </w:ins>
            <w:r w:rsidR="00C02792" w:rsidRPr="00096D2A">
              <w:t> </w:t>
            </w:r>
            <w:r w:rsidR="00FD0E55">
              <w:t xml:space="preserve">188 </w:t>
            </w:r>
            <w:ins w:id="700" w:author="Bahar Toto" w:date="2025-11-04T13:17:00Z" w16du:dateUtc="2025-11-04T13:17:00Z">
              <w:r w:rsidR="00E859E9">
                <w:t>of the Digital Code</w:t>
              </w:r>
            </w:ins>
            <w:del w:id="701" w:author="Bahar Toto" w:date="2025-11-04T13:17:00Z" w16du:dateUtc="2025-11-04T13:17:00Z">
              <w:r w:rsidR="00FD0E55" w:rsidDel="00E859E9">
                <w:delText>Digital Code</w:delText>
              </w:r>
            </w:del>
          </w:p>
        </w:tc>
      </w:tr>
      <w:tr w:rsidR="00C02792" w:rsidRPr="00096D2A" w14:paraId="2917C42B"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12786DB7"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115B6EF" w14:textId="403108DB" w:rsidR="00C02792" w:rsidRPr="00096D2A" w:rsidRDefault="00973151">
            <w:r>
              <w:t>D</w:t>
            </w:r>
            <w:r w:rsidR="00FD0E55" w:rsidRPr="00FD0E55">
              <w:t>ata controller</w:t>
            </w:r>
          </w:p>
        </w:tc>
      </w:tr>
    </w:tbl>
    <w:p w14:paraId="52978260" w14:textId="77777777" w:rsidR="00C02792" w:rsidRPr="00096D2A" w:rsidRDefault="00C02792" w:rsidP="00C02792">
      <w:pPr>
        <w:rPr>
          <w:i/>
          <w:iCs/>
        </w:rPr>
      </w:pPr>
    </w:p>
    <w:p w14:paraId="04492BB9" w14:textId="7A9D57A3" w:rsidR="00C02792" w:rsidRPr="00096D2A" w:rsidRDefault="00C02792" w:rsidP="00E27686">
      <w:pPr>
        <w:pStyle w:val="ListParagraph"/>
        <w:numPr>
          <w:ilvl w:val="0"/>
          <w:numId w:val="12"/>
        </w:numPr>
        <w:rPr>
          <w:i/>
          <w:iCs/>
        </w:rPr>
      </w:pPr>
      <w:r w:rsidRPr="00096D2A">
        <w:rPr>
          <w:i/>
          <w:iCs/>
        </w:rPr>
        <w:t>Under which circumstances must a local representative be appointed?</w:t>
      </w:r>
    </w:p>
    <w:p w14:paraId="25AEBCA7" w14:textId="77777777" w:rsidR="00C02792" w:rsidRPr="00096D2A" w:rsidRDefault="00C02792" w:rsidP="00C02792">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3C2E7A2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D70BD0C" w14:textId="77777777" w:rsidR="00C02792" w:rsidRPr="00096D2A" w:rsidRDefault="00C02792">
            <w:r w:rsidRPr="00096D2A">
              <w:rPr>
                <w:i/>
                <w:iCs/>
              </w:rPr>
              <w:lastRenderedPageBreak/>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9116A79" w14:textId="2E9A0DA3" w:rsidR="00C02792" w:rsidRPr="00096D2A" w:rsidRDefault="00C02792">
            <w:r w:rsidRPr="00096D2A">
              <w:t> </w:t>
            </w:r>
            <w:r w:rsidR="00FD0E55">
              <w:t>I</w:t>
            </w:r>
            <w:r w:rsidR="00FD0E55" w:rsidRPr="00FD0E55">
              <w:t xml:space="preserve">f the data controller is not established in the territory of the </w:t>
            </w:r>
            <w:ins w:id="702" w:author="Bahar Toto" w:date="2025-11-04T14:43:00Z" w16du:dateUtc="2025-11-04T14:43:00Z">
              <w:r w:rsidR="000B47E0">
                <w:t xml:space="preserve">DRC </w:t>
              </w:r>
            </w:ins>
            <w:del w:id="703" w:author="Bahar Toto" w:date="2025-11-04T14:43:00Z" w16du:dateUtc="2025-11-04T14:43:00Z">
              <w:r w:rsidR="00FD0E55" w:rsidRPr="00FD0E55" w:rsidDel="000B47E0">
                <w:delText>Democratic Republic of Congo</w:delText>
              </w:r>
            </w:del>
            <w:ins w:id="704" w:author="Bahar Toto" w:date="2025-11-04T14:37:00Z" w16du:dateUtc="2025-11-04T14:37:00Z">
              <w:r w:rsidR="0056206D">
                <w:t>.</w:t>
              </w:r>
            </w:ins>
          </w:p>
        </w:tc>
      </w:tr>
      <w:tr w:rsidR="00C02792" w:rsidRPr="00096D2A" w14:paraId="72E5B6A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E0FF31E"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4EEA968" w14:textId="3E4ECC92" w:rsidR="00C02792" w:rsidRPr="00096D2A" w:rsidRDefault="0056206D">
            <w:ins w:id="705" w:author="Bahar Toto" w:date="2025-11-04T14:37:00Z" w16du:dateUtc="2025-11-04T14:37:00Z">
              <w:r>
                <w:t>Article</w:t>
              </w:r>
            </w:ins>
            <w:r w:rsidR="00C02792" w:rsidRPr="00096D2A">
              <w:t> </w:t>
            </w:r>
            <w:r w:rsidR="00FD0E55">
              <w:t xml:space="preserve">188 </w:t>
            </w:r>
            <w:ins w:id="706" w:author="Bahar Toto" w:date="2025-11-04T13:17:00Z" w16du:dateUtc="2025-11-04T13:17:00Z">
              <w:r w:rsidR="00E859E9">
                <w:t>of the Digital Code</w:t>
              </w:r>
            </w:ins>
            <w:del w:id="707" w:author="Bahar Toto" w:date="2025-11-04T13:17:00Z" w16du:dateUtc="2025-11-04T13:17:00Z">
              <w:r w:rsidR="00FD0E55" w:rsidDel="00E859E9">
                <w:delText>Digital Code</w:delText>
              </w:r>
            </w:del>
          </w:p>
        </w:tc>
      </w:tr>
      <w:tr w:rsidR="00C02792" w:rsidRPr="00096D2A" w14:paraId="2E9649AD"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719CDD29"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DD6C73" w14:textId="07F5987A" w:rsidR="00C02792" w:rsidRPr="00096D2A" w:rsidRDefault="00973151">
            <w:r>
              <w:t>D</w:t>
            </w:r>
            <w:r w:rsidR="00FD0E55" w:rsidRPr="00FD0E55">
              <w:t>ata controller</w:t>
            </w:r>
          </w:p>
        </w:tc>
      </w:tr>
    </w:tbl>
    <w:p w14:paraId="5F5D4693" w14:textId="77777777" w:rsidR="00C02792" w:rsidRPr="00096D2A" w:rsidRDefault="00C02792" w:rsidP="00C02792">
      <w:pPr>
        <w:rPr>
          <w:i/>
          <w:iCs/>
        </w:rPr>
      </w:pPr>
    </w:p>
    <w:p w14:paraId="215C0170" w14:textId="26CA0C85" w:rsidR="00C02792" w:rsidRPr="00096D2A" w:rsidRDefault="00C02792" w:rsidP="00C02792">
      <w:pPr>
        <w:pStyle w:val="ListParagraph"/>
        <w:numPr>
          <w:ilvl w:val="0"/>
          <w:numId w:val="5"/>
        </w:numPr>
        <w:tabs>
          <w:tab w:val="left" w:pos="1794"/>
        </w:tabs>
        <w:rPr>
          <w:b/>
          <w:bCs/>
        </w:rPr>
      </w:pPr>
      <w:r w:rsidRPr="00096D2A">
        <w:rPr>
          <w:b/>
          <w:bCs/>
        </w:rPr>
        <w:t>Activity Records</w:t>
      </w:r>
    </w:p>
    <w:p w14:paraId="10573017" w14:textId="77777777" w:rsidR="00C02792" w:rsidRPr="00096D2A" w:rsidRDefault="00C02792" w:rsidP="00C02792">
      <w:pPr>
        <w:tabs>
          <w:tab w:val="left" w:pos="1794"/>
        </w:tabs>
      </w:pPr>
    </w:p>
    <w:p w14:paraId="15A2E317" w14:textId="569539C7" w:rsidR="00C02792" w:rsidRPr="00096D2A" w:rsidRDefault="00C02792" w:rsidP="00C02792">
      <w:pPr>
        <w:tabs>
          <w:tab w:val="left" w:pos="1794"/>
        </w:tabs>
      </w:pPr>
      <w:r w:rsidRPr="00096D2A">
        <w:t>10.1. Records of processing activities</w:t>
      </w:r>
    </w:p>
    <w:p w14:paraId="71CF7FDE" w14:textId="77777777" w:rsidR="00C02792" w:rsidRPr="00096D2A" w:rsidRDefault="00C02792" w:rsidP="00C02792">
      <w:pPr>
        <w:tabs>
          <w:tab w:val="left" w:pos="1794"/>
        </w:tabs>
        <w:rPr>
          <w:i/>
          <w:iCs/>
        </w:rPr>
      </w:pPr>
    </w:p>
    <w:p w14:paraId="1CB726F9" w14:textId="33F0666E" w:rsidR="003D7E33" w:rsidRPr="00096D2A" w:rsidRDefault="00C02792" w:rsidP="43A8F02C">
      <w:pPr>
        <w:pStyle w:val="ListParagraph"/>
        <w:numPr>
          <w:ilvl w:val="0"/>
          <w:numId w:val="12"/>
        </w:numPr>
        <w:tabs>
          <w:tab w:val="left" w:pos="1794"/>
        </w:tabs>
        <w:rPr>
          <w:i/>
          <w:iCs/>
        </w:rPr>
      </w:pPr>
      <w:r w:rsidRPr="43A8F02C">
        <w:rPr>
          <w:i/>
          <w:iCs/>
        </w:rPr>
        <w:t xml:space="preserve">Does the law require the maintenance of records of processing </w:t>
      </w:r>
      <w:proofErr w:type="gramStart"/>
      <w:r w:rsidRPr="43A8F02C">
        <w:rPr>
          <w:i/>
          <w:iCs/>
        </w:rPr>
        <w:t>activities</w:t>
      </w:r>
      <w:r w:rsidR="0057702B" w:rsidRPr="43A8F02C">
        <w:rPr>
          <w:i/>
          <w:iCs/>
        </w:rPr>
        <w:t>?(</w:t>
      </w:r>
      <w:proofErr w:type="gramEnd"/>
      <w:r w:rsidR="0057702B" w:rsidRPr="43A8F02C">
        <w:rPr>
          <w:i/>
          <w:iCs/>
        </w:rPr>
        <w:t xml:space="preserve">Please also outline where there is a recommendation to maintain such records) </w:t>
      </w:r>
    </w:p>
    <w:p w14:paraId="09CD3FC7"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27547EB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5B88E21"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4316DF6" w14:textId="132DAFBB" w:rsidR="003D7E33" w:rsidRPr="00096D2A" w:rsidRDefault="003D7E33">
            <w:r w:rsidRPr="00096D2A">
              <w:t> </w:t>
            </w:r>
            <w:r w:rsidR="00454B12" w:rsidRPr="009B664D">
              <w:t>Yes</w:t>
            </w:r>
            <w:ins w:id="708" w:author="Bahar Toto" w:date="2025-11-04T14:37:00Z" w16du:dateUtc="2025-11-04T14:37:00Z">
              <w:r w:rsidR="0056206D">
                <w:t>.</w:t>
              </w:r>
            </w:ins>
          </w:p>
        </w:tc>
      </w:tr>
      <w:tr w:rsidR="003D7E33" w:rsidRPr="00096D2A" w14:paraId="1149C28E"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F8EE29D"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7988596" w14:textId="6633D3AF" w:rsidR="003D7E33" w:rsidRPr="00096D2A" w:rsidRDefault="0056206D">
            <w:ins w:id="709" w:author="Bahar Toto" w:date="2025-11-04T14:37:00Z" w16du:dateUtc="2025-11-04T14:37:00Z">
              <w:r>
                <w:t>Article</w:t>
              </w:r>
            </w:ins>
            <w:r w:rsidR="003D7E33" w:rsidRPr="00096D2A">
              <w:t> </w:t>
            </w:r>
            <w:r w:rsidR="00454B12">
              <w:t xml:space="preserve">228 </w:t>
            </w:r>
            <w:ins w:id="710" w:author="Bahar Toto" w:date="2025-11-04T13:17:00Z" w16du:dateUtc="2025-11-04T13:17:00Z">
              <w:r w:rsidR="00E859E9">
                <w:t>of the Digital Code</w:t>
              </w:r>
            </w:ins>
            <w:del w:id="711" w:author="Bahar Toto" w:date="2025-11-04T13:17:00Z" w16du:dateUtc="2025-11-04T13:17:00Z">
              <w:r w:rsidR="00454B12" w:rsidDel="00E859E9">
                <w:delText>Digital Code</w:delText>
              </w:r>
            </w:del>
          </w:p>
        </w:tc>
      </w:tr>
      <w:tr w:rsidR="003D7E33" w:rsidRPr="00096D2A" w14:paraId="7D190D56"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5B98D1D"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A676EF8" w14:textId="3E7B49DD" w:rsidR="003D7E33" w:rsidRPr="00096D2A" w:rsidRDefault="00134386">
            <w:r>
              <w:t>D</w:t>
            </w:r>
            <w:r w:rsidR="00FA5029" w:rsidRPr="00FD0E55">
              <w:t>ata controller</w:t>
            </w:r>
          </w:p>
        </w:tc>
      </w:tr>
    </w:tbl>
    <w:p w14:paraId="61579D40" w14:textId="77777777" w:rsidR="003D7E33" w:rsidRPr="00096D2A" w:rsidRDefault="003D7E33" w:rsidP="003D7E33">
      <w:pPr>
        <w:tabs>
          <w:tab w:val="left" w:pos="1794"/>
        </w:tabs>
        <w:rPr>
          <w:i/>
          <w:iCs/>
        </w:rPr>
      </w:pPr>
    </w:p>
    <w:p w14:paraId="6FA3746D" w14:textId="5FBC4F7B" w:rsidR="00C02792" w:rsidRPr="00096D2A" w:rsidRDefault="00C02792" w:rsidP="43A8F02C">
      <w:pPr>
        <w:pStyle w:val="ListParagraph"/>
        <w:numPr>
          <w:ilvl w:val="0"/>
          <w:numId w:val="12"/>
        </w:numPr>
        <w:tabs>
          <w:tab w:val="left" w:pos="1794"/>
        </w:tabs>
        <w:rPr>
          <w:i/>
          <w:iCs/>
        </w:rPr>
      </w:pPr>
      <w:r w:rsidRPr="43A8F02C">
        <w:rPr>
          <w:i/>
          <w:iCs/>
        </w:rPr>
        <w:t xml:space="preserve">In which circumstances must </w:t>
      </w:r>
      <w:proofErr w:type="gramStart"/>
      <w:r w:rsidRPr="43A8F02C">
        <w:rPr>
          <w:i/>
          <w:iCs/>
        </w:rPr>
        <w:t>records</w:t>
      </w:r>
      <w:proofErr w:type="gramEnd"/>
      <w:r w:rsidRPr="43A8F02C">
        <w:rPr>
          <w:i/>
          <w:iCs/>
        </w:rPr>
        <w:t xml:space="preserve"> of processing be ma</w:t>
      </w:r>
      <w:r w:rsidR="003D7E33" w:rsidRPr="43A8F02C">
        <w:rPr>
          <w:i/>
          <w:iCs/>
        </w:rPr>
        <w:t>in</w:t>
      </w:r>
      <w:r w:rsidRPr="43A8F02C">
        <w:rPr>
          <w:i/>
          <w:iCs/>
        </w:rPr>
        <w:t>tained?</w:t>
      </w:r>
    </w:p>
    <w:p w14:paraId="4AB42EC0"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425E7C1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DBE42A0"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70EEB1C" w14:textId="016CCE98" w:rsidR="003D7E33" w:rsidRPr="00096D2A" w:rsidRDefault="003D7E33">
            <w:r w:rsidRPr="00096D2A">
              <w:t> </w:t>
            </w:r>
            <w:r w:rsidR="00454B12" w:rsidRPr="009B664D">
              <w:t xml:space="preserve">The data controller or </w:t>
            </w:r>
            <w:del w:id="712" w:author="Bahar Toto" w:date="2025-11-04T14:37:00Z" w16du:dateUtc="2025-11-04T14:37:00Z">
              <w:r w:rsidR="00454B12" w:rsidRPr="009B664D" w:rsidDel="0056206D">
                <w:delText xml:space="preserve">his </w:delText>
              </w:r>
            </w:del>
            <w:ins w:id="713" w:author="Bahar Toto" w:date="2025-11-04T14:37:00Z" w16du:dateUtc="2025-11-04T14:37:00Z">
              <w:r w:rsidR="0056206D">
                <w:t>their</w:t>
              </w:r>
              <w:r w:rsidR="0056206D" w:rsidRPr="009B664D">
                <w:t xml:space="preserve"> </w:t>
              </w:r>
            </w:ins>
            <w:del w:id="714" w:author="Bahar Toto" w:date="2025-11-04T14:37:00Z" w16du:dateUtc="2025-11-04T14:37:00Z">
              <w:r w:rsidR="00454B12" w:rsidRPr="009B664D" w:rsidDel="0056206D">
                <w:delText>data protection officer</w:delText>
              </w:r>
            </w:del>
            <w:ins w:id="715" w:author="Bahar Toto" w:date="2025-11-04T14:37:00Z" w16du:dateUtc="2025-11-04T14:37:00Z">
              <w:r w:rsidR="0056206D">
                <w:t>DPO</w:t>
              </w:r>
            </w:ins>
            <w:r w:rsidR="00454B12" w:rsidRPr="009B664D">
              <w:t xml:space="preserve"> must make a prior and mandatory declaration by providing a complete file detailing the processing activities envisaged.</w:t>
            </w:r>
          </w:p>
        </w:tc>
      </w:tr>
      <w:tr w:rsidR="003D7E33" w:rsidRPr="00096D2A" w14:paraId="2D1018E4"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DCB8647"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3EB184D" w14:textId="216D8307" w:rsidR="003D7E33" w:rsidRPr="00096D2A" w:rsidRDefault="0056206D">
            <w:ins w:id="716" w:author="Bahar Toto" w:date="2025-11-04T14:37:00Z" w16du:dateUtc="2025-11-04T14:37:00Z">
              <w:r>
                <w:t>Article</w:t>
              </w:r>
            </w:ins>
            <w:r w:rsidR="003D7E33" w:rsidRPr="00096D2A">
              <w:t> </w:t>
            </w:r>
            <w:r w:rsidR="00454B12">
              <w:t xml:space="preserve">186 </w:t>
            </w:r>
            <w:ins w:id="717" w:author="Bahar Toto" w:date="2025-11-04T13:17:00Z" w16du:dateUtc="2025-11-04T13:17:00Z">
              <w:r w:rsidR="00E859E9">
                <w:t>of the Digital Code</w:t>
              </w:r>
            </w:ins>
            <w:del w:id="718" w:author="Bahar Toto" w:date="2025-11-04T13:17:00Z" w16du:dateUtc="2025-11-04T13:17:00Z">
              <w:r w:rsidR="00454B12" w:rsidDel="00E859E9">
                <w:delText xml:space="preserve">Digital Code </w:delText>
              </w:r>
            </w:del>
          </w:p>
        </w:tc>
      </w:tr>
      <w:tr w:rsidR="003D7E33" w:rsidRPr="00096D2A" w14:paraId="79080EC0"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D97B147"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F78D174" w14:textId="1F4AC65B" w:rsidR="003D7E33" w:rsidRPr="00096D2A" w:rsidRDefault="00134386">
            <w:r>
              <w:t>D</w:t>
            </w:r>
            <w:r w:rsidR="00FA5029" w:rsidRPr="00FD0E55">
              <w:t>ata controller</w:t>
            </w:r>
          </w:p>
        </w:tc>
      </w:tr>
    </w:tbl>
    <w:p w14:paraId="2827A712" w14:textId="77777777" w:rsidR="003D7E33" w:rsidRPr="00096D2A" w:rsidRDefault="003D7E33" w:rsidP="003D7E33">
      <w:pPr>
        <w:tabs>
          <w:tab w:val="left" w:pos="1794"/>
        </w:tabs>
        <w:rPr>
          <w:i/>
          <w:iCs/>
        </w:rPr>
      </w:pPr>
    </w:p>
    <w:p w14:paraId="2315F229" w14:textId="2FF57903" w:rsidR="00C02792" w:rsidRPr="00096D2A" w:rsidRDefault="00C02792" w:rsidP="00E27686">
      <w:pPr>
        <w:pStyle w:val="ListParagraph"/>
        <w:numPr>
          <w:ilvl w:val="0"/>
          <w:numId w:val="12"/>
        </w:numPr>
        <w:tabs>
          <w:tab w:val="left" w:pos="1794"/>
        </w:tabs>
        <w:rPr>
          <w:i/>
          <w:iCs/>
        </w:rPr>
      </w:pPr>
      <w:r w:rsidRPr="00096D2A">
        <w:rPr>
          <w:i/>
          <w:iCs/>
        </w:rPr>
        <w:t>What information must be included in record of processing activities?</w:t>
      </w:r>
    </w:p>
    <w:p w14:paraId="7486F73C" w14:textId="77777777" w:rsidR="00C02FC9" w:rsidRPr="00096D2A" w:rsidRDefault="00C02FC9" w:rsidP="00C02FC9">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454B12" w:rsidRPr="00096D2A" w14:paraId="08F61245" w14:textId="77777777" w:rsidTr="00454B12">
        <w:trPr>
          <w:trHeight w:val="300"/>
        </w:trPr>
        <w:tc>
          <w:tcPr>
            <w:tcW w:w="4500" w:type="dxa"/>
            <w:tcBorders>
              <w:top w:val="single" w:sz="6" w:space="0" w:color="auto"/>
              <w:left w:val="single" w:sz="6" w:space="0" w:color="auto"/>
              <w:bottom w:val="single" w:sz="6" w:space="0" w:color="auto"/>
              <w:right w:val="single" w:sz="6" w:space="0" w:color="auto"/>
            </w:tcBorders>
            <w:hideMark/>
          </w:tcPr>
          <w:p w14:paraId="7286646C" w14:textId="77777777" w:rsidR="00454B12" w:rsidRPr="00096D2A" w:rsidRDefault="00454B12" w:rsidP="00454B1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727AE90" w14:textId="77777777" w:rsidR="00454B12" w:rsidRDefault="00454B12" w:rsidP="00454B12">
            <w:r w:rsidRPr="00096D2A">
              <w:t> </w:t>
            </w:r>
            <w:r>
              <w:t>This register contains the following information:</w:t>
            </w:r>
          </w:p>
          <w:p w14:paraId="186079E5" w14:textId="77777777" w:rsidR="00454B12" w:rsidRDefault="00454B12" w:rsidP="00454B12"/>
          <w:p w14:paraId="483106C8" w14:textId="06CFAAD5" w:rsidR="00454B12" w:rsidRDefault="00454B12" w:rsidP="00454B12">
            <w:r>
              <w:t xml:space="preserve">1. the name and contact details of the data controller and, where applicable, the joint data controller, the data controller's representative, and the </w:t>
            </w:r>
            <w:del w:id="719" w:author="Bahar Toto" w:date="2025-11-04T14:39:00Z" w16du:dateUtc="2025-11-04T14:39:00Z">
              <w:r w:rsidDel="000F66D4">
                <w:delText>data protection officer</w:delText>
              </w:r>
            </w:del>
            <w:proofErr w:type="gramStart"/>
            <w:ins w:id="720" w:author="Bahar Toto" w:date="2025-11-04T14:39:00Z" w16du:dateUtc="2025-11-04T14:39:00Z">
              <w:r w:rsidR="000F66D4">
                <w:t>DPO</w:t>
              </w:r>
            </w:ins>
            <w:r>
              <w:t>;</w:t>
            </w:r>
            <w:proofErr w:type="gramEnd"/>
          </w:p>
          <w:p w14:paraId="1BDDF02A" w14:textId="77777777" w:rsidR="00454B12" w:rsidRDefault="00454B12" w:rsidP="00454B12"/>
          <w:p w14:paraId="2C533601" w14:textId="77777777" w:rsidR="00454B12" w:rsidRDefault="00454B12" w:rsidP="00454B12">
            <w:r>
              <w:t xml:space="preserve">2. the purposes of the </w:t>
            </w:r>
            <w:proofErr w:type="gramStart"/>
            <w:r>
              <w:t>processing;</w:t>
            </w:r>
            <w:proofErr w:type="gramEnd"/>
          </w:p>
          <w:p w14:paraId="0F4B876D" w14:textId="77777777" w:rsidR="00454B12" w:rsidRDefault="00454B12" w:rsidP="00454B12"/>
          <w:p w14:paraId="5F9729E0" w14:textId="77777777" w:rsidR="00454B12" w:rsidRDefault="00454B12" w:rsidP="00454B12">
            <w:r>
              <w:t xml:space="preserve">3. a description of the categories of data subjects and categories of personal </w:t>
            </w:r>
            <w:proofErr w:type="gramStart"/>
            <w:r>
              <w:t>data;</w:t>
            </w:r>
            <w:proofErr w:type="gramEnd"/>
          </w:p>
          <w:p w14:paraId="452E68F1" w14:textId="77777777" w:rsidR="00454B12" w:rsidRDefault="00454B12" w:rsidP="00454B12"/>
          <w:p w14:paraId="207CB4FA" w14:textId="77777777" w:rsidR="00454B12" w:rsidRDefault="00454B12" w:rsidP="00454B12">
            <w:r>
              <w:t xml:space="preserve">4. the categories of recipients to whom the personal data have been or will be communicated, including recipients in </w:t>
            </w:r>
            <w:r>
              <w:lastRenderedPageBreak/>
              <w:t xml:space="preserve">third countries or international </w:t>
            </w:r>
            <w:proofErr w:type="gramStart"/>
            <w:r>
              <w:t>organizations;</w:t>
            </w:r>
            <w:proofErr w:type="gramEnd"/>
          </w:p>
          <w:p w14:paraId="6B37A2F9" w14:textId="77777777" w:rsidR="00454B12" w:rsidRDefault="00454B12" w:rsidP="00454B12"/>
          <w:p w14:paraId="50742796" w14:textId="77777777" w:rsidR="00454B12" w:rsidRDefault="00454B12" w:rsidP="00454B12">
            <w:r>
              <w:t xml:space="preserve">5. where applicable, transfers of personal data to a third country or to an international organization, including the identification of this third country or international </w:t>
            </w:r>
            <w:proofErr w:type="gramStart"/>
            <w:r>
              <w:t>organization;</w:t>
            </w:r>
            <w:proofErr w:type="gramEnd"/>
          </w:p>
          <w:p w14:paraId="131F8C5F" w14:textId="77777777" w:rsidR="00454B12" w:rsidRDefault="00454B12" w:rsidP="00454B12"/>
          <w:p w14:paraId="3C58DB0C" w14:textId="02593D68" w:rsidR="00454B12" w:rsidRDefault="00454B12" w:rsidP="00454B12">
            <w:r>
              <w:t>6. the planned time limits for the erasure of the different categories of data;</w:t>
            </w:r>
            <w:ins w:id="721" w:author="Bahar Toto" w:date="2025-11-04T14:37:00Z" w16du:dateUtc="2025-11-04T14:37:00Z">
              <w:r w:rsidR="0056206D">
                <w:t xml:space="preserve"> and</w:t>
              </w:r>
            </w:ins>
          </w:p>
          <w:p w14:paraId="37D84097" w14:textId="77777777" w:rsidR="00454B12" w:rsidRDefault="00454B12" w:rsidP="00454B12"/>
          <w:p w14:paraId="28C782EA" w14:textId="6E14B12A" w:rsidR="00454B12" w:rsidRPr="00096D2A" w:rsidRDefault="00454B12" w:rsidP="00454B12">
            <w:r>
              <w:t>7. a general description of the technical and organizational security measures.</w:t>
            </w:r>
          </w:p>
        </w:tc>
      </w:tr>
      <w:tr w:rsidR="00454B12" w:rsidRPr="00096D2A" w14:paraId="28B2C98E" w14:textId="77777777" w:rsidTr="00454B12">
        <w:trPr>
          <w:trHeight w:val="300"/>
        </w:trPr>
        <w:tc>
          <w:tcPr>
            <w:tcW w:w="4500" w:type="dxa"/>
            <w:tcBorders>
              <w:top w:val="single" w:sz="6" w:space="0" w:color="auto"/>
              <w:left w:val="single" w:sz="6" w:space="0" w:color="auto"/>
              <w:bottom w:val="single" w:sz="6" w:space="0" w:color="auto"/>
              <w:right w:val="single" w:sz="6" w:space="0" w:color="auto"/>
            </w:tcBorders>
            <w:hideMark/>
          </w:tcPr>
          <w:p w14:paraId="63278A93" w14:textId="77777777" w:rsidR="00454B12" w:rsidRPr="00096D2A" w:rsidRDefault="00454B12" w:rsidP="00454B1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EFC1B5D" w14:textId="7000A0F7" w:rsidR="00454B12" w:rsidRPr="00096D2A" w:rsidRDefault="0056206D" w:rsidP="00454B12">
            <w:ins w:id="722" w:author="Bahar Toto" w:date="2025-11-04T14:37:00Z" w16du:dateUtc="2025-11-04T14:37:00Z">
              <w:r>
                <w:t>Article</w:t>
              </w:r>
            </w:ins>
            <w:r w:rsidR="00454B12" w:rsidRPr="00096D2A">
              <w:t> </w:t>
            </w:r>
            <w:r w:rsidR="00454B12">
              <w:t xml:space="preserve">227 </w:t>
            </w:r>
            <w:ins w:id="723" w:author="Bahar Toto" w:date="2025-11-04T13:17:00Z" w16du:dateUtc="2025-11-04T13:17:00Z">
              <w:r w:rsidR="00E859E9">
                <w:t>of the Digital Code</w:t>
              </w:r>
            </w:ins>
            <w:del w:id="724" w:author="Bahar Toto" w:date="2025-11-04T13:17:00Z" w16du:dateUtc="2025-11-04T13:17:00Z">
              <w:r w:rsidR="00454B12" w:rsidDel="00E859E9">
                <w:delText>Digital Code</w:delText>
              </w:r>
            </w:del>
          </w:p>
        </w:tc>
      </w:tr>
      <w:tr w:rsidR="00454B12" w:rsidRPr="00096D2A" w14:paraId="5E6FCB21" w14:textId="77777777" w:rsidTr="00454B12">
        <w:trPr>
          <w:trHeight w:val="300"/>
        </w:trPr>
        <w:tc>
          <w:tcPr>
            <w:tcW w:w="4500" w:type="dxa"/>
            <w:tcBorders>
              <w:top w:val="single" w:sz="6" w:space="0" w:color="auto"/>
              <w:left w:val="single" w:sz="6" w:space="0" w:color="auto"/>
              <w:bottom w:val="single" w:sz="6" w:space="0" w:color="auto"/>
              <w:right w:val="single" w:sz="6" w:space="0" w:color="auto"/>
            </w:tcBorders>
          </w:tcPr>
          <w:p w14:paraId="6DEB0F58" w14:textId="77777777" w:rsidR="00454B12" w:rsidRPr="00096D2A" w:rsidRDefault="00454B12" w:rsidP="00454B1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DB89D19" w14:textId="3F1B6427" w:rsidR="00454B12" w:rsidRPr="00096D2A" w:rsidRDefault="00134386" w:rsidP="00454B12">
            <w:r>
              <w:t>D</w:t>
            </w:r>
            <w:r w:rsidRPr="00FD0E55">
              <w:t>ata controller</w:t>
            </w:r>
          </w:p>
        </w:tc>
      </w:tr>
    </w:tbl>
    <w:p w14:paraId="3F1A9D13" w14:textId="77777777" w:rsidR="003D7E33" w:rsidRPr="00096D2A" w:rsidRDefault="003D7E33" w:rsidP="003D7E33">
      <w:pPr>
        <w:tabs>
          <w:tab w:val="left" w:pos="1794"/>
        </w:tabs>
        <w:rPr>
          <w:i/>
          <w:iCs/>
        </w:rPr>
      </w:pPr>
    </w:p>
    <w:p w14:paraId="27EFDFD6" w14:textId="629F02FB" w:rsidR="003D7E33" w:rsidRPr="00096D2A" w:rsidRDefault="003D7E33" w:rsidP="003D7E33">
      <w:pPr>
        <w:pStyle w:val="ListParagraph"/>
        <w:numPr>
          <w:ilvl w:val="0"/>
          <w:numId w:val="5"/>
        </w:numPr>
        <w:tabs>
          <w:tab w:val="left" w:pos="1794"/>
        </w:tabs>
        <w:rPr>
          <w:b/>
          <w:bCs/>
        </w:rPr>
      </w:pPr>
      <w:r w:rsidRPr="00096D2A">
        <w:rPr>
          <w:b/>
          <w:bCs/>
        </w:rPr>
        <w:t>Data Protection Impact Assessment/ Privacy Impact Assessment</w:t>
      </w:r>
    </w:p>
    <w:p w14:paraId="4C035D7B" w14:textId="77777777" w:rsidR="003D7E33" w:rsidRPr="00096D2A" w:rsidRDefault="003D7E33" w:rsidP="003D7E33">
      <w:pPr>
        <w:tabs>
          <w:tab w:val="left" w:pos="1794"/>
        </w:tabs>
      </w:pPr>
    </w:p>
    <w:p w14:paraId="38FCF633" w14:textId="39EFE8DC" w:rsidR="003D7E33" w:rsidRPr="00096D2A" w:rsidRDefault="003D7E33" w:rsidP="003D7E33">
      <w:pPr>
        <w:tabs>
          <w:tab w:val="left" w:pos="1794"/>
        </w:tabs>
      </w:pPr>
      <w:r w:rsidRPr="00096D2A">
        <w:t>11.1. Assessments</w:t>
      </w:r>
    </w:p>
    <w:p w14:paraId="494AFF07" w14:textId="77777777" w:rsidR="003D7E33" w:rsidRPr="00096D2A" w:rsidRDefault="003D7E33" w:rsidP="003D7E33">
      <w:pPr>
        <w:tabs>
          <w:tab w:val="left" w:pos="1794"/>
        </w:tabs>
      </w:pPr>
    </w:p>
    <w:p w14:paraId="3C38337D" w14:textId="69D5EB7F" w:rsidR="003D7E33" w:rsidRPr="00096D2A" w:rsidRDefault="003D7E33" w:rsidP="43A8F02C">
      <w:pPr>
        <w:pStyle w:val="ListParagraph"/>
        <w:numPr>
          <w:ilvl w:val="0"/>
          <w:numId w:val="12"/>
        </w:numPr>
        <w:tabs>
          <w:tab w:val="left" w:pos="1794"/>
        </w:tabs>
        <w:rPr>
          <w:i/>
          <w:iCs/>
        </w:rPr>
      </w:pPr>
      <w:r w:rsidRPr="43A8F02C">
        <w:rPr>
          <w:i/>
          <w:iCs/>
        </w:rPr>
        <w:t>Is there a requirement to conduct a data protection /privacy impact assessment? (Please also outline where there is a recommendation to conduct an assessment) (If another approach is adopted within the jurisdiction, please note this)</w:t>
      </w:r>
    </w:p>
    <w:p w14:paraId="0DD1A4FB"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2B548B1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73F2727"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CCDB98F" w14:textId="0547E944" w:rsidR="003D7E33" w:rsidRPr="00096D2A" w:rsidRDefault="003D7E33">
            <w:r w:rsidRPr="00096D2A">
              <w:t> </w:t>
            </w:r>
            <w:r w:rsidR="00DC3CF1">
              <w:t>Yes</w:t>
            </w:r>
            <w:ins w:id="725" w:author="Bahar Toto" w:date="2025-11-04T14:38:00Z" w16du:dateUtc="2025-11-04T14:38:00Z">
              <w:r w:rsidR="000F66D4">
                <w:t>.</w:t>
              </w:r>
            </w:ins>
          </w:p>
        </w:tc>
      </w:tr>
      <w:tr w:rsidR="003D7E33" w:rsidRPr="00096D2A" w14:paraId="05376ECF"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5687254"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2F6E837" w14:textId="43F364A5" w:rsidR="003D7E33" w:rsidRPr="00096D2A" w:rsidRDefault="003D7E33">
            <w:r w:rsidRPr="00096D2A">
              <w:t> </w:t>
            </w:r>
            <w:r w:rsidR="00CC2B6D">
              <w:t xml:space="preserve">245, 246 </w:t>
            </w:r>
            <w:ins w:id="726" w:author="Bahar Toto" w:date="2025-11-04T13:17:00Z" w16du:dateUtc="2025-11-04T13:17:00Z">
              <w:r w:rsidR="00E859E9">
                <w:t>of the Digital Code</w:t>
              </w:r>
            </w:ins>
            <w:del w:id="727" w:author="Bahar Toto" w:date="2025-11-04T13:17:00Z" w16du:dateUtc="2025-11-04T13:17:00Z">
              <w:r w:rsidR="00CC2B6D" w:rsidDel="00E859E9">
                <w:delText>Digital Code</w:delText>
              </w:r>
            </w:del>
          </w:p>
        </w:tc>
      </w:tr>
      <w:tr w:rsidR="003D7E33" w:rsidRPr="00096D2A" w14:paraId="07193D26"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3AA2B32C"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EC06CC3" w14:textId="5A880B97" w:rsidR="003D7E33" w:rsidRPr="00096D2A" w:rsidRDefault="00815FB1">
            <w:r>
              <w:t>D</w:t>
            </w:r>
            <w:r w:rsidR="00FA5029" w:rsidRPr="00FD0E55">
              <w:t>ata controller</w:t>
            </w:r>
          </w:p>
        </w:tc>
      </w:tr>
    </w:tbl>
    <w:p w14:paraId="01438B2E" w14:textId="77777777" w:rsidR="003D7E33" w:rsidRPr="00096D2A" w:rsidRDefault="003D7E33" w:rsidP="003D7E33">
      <w:pPr>
        <w:tabs>
          <w:tab w:val="left" w:pos="1794"/>
        </w:tabs>
        <w:rPr>
          <w:i/>
          <w:iCs/>
        </w:rPr>
      </w:pPr>
    </w:p>
    <w:p w14:paraId="531C0FBC" w14:textId="653EFF13" w:rsidR="003D7E33" w:rsidRPr="00096D2A" w:rsidRDefault="003D7E33" w:rsidP="00E27686">
      <w:pPr>
        <w:pStyle w:val="ListParagraph"/>
        <w:numPr>
          <w:ilvl w:val="0"/>
          <w:numId w:val="12"/>
        </w:numPr>
        <w:tabs>
          <w:tab w:val="left" w:pos="1794"/>
        </w:tabs>
        <w:rPr>
          <w:i/>
          <w:iCs/>
        </w:rPr>
      </w:pPr>
      <w:r w:rsidRPr="00096D2A">
        <w:rPr>
          <w:i/>
          <w:iCs/>
        </w:rPr>
        <w:t xml:space="preserve">In which circumstances </w:t>
      </w:r>
      <w:proofErr w:type="gramStart"/>
      <w:r w:rsidRPr="00096D2A">
        <w:rPr>
          <w:i/>
          <w:iCs/>
        </w:rPr>
        <w:t>is</w:t>
      </w:r>
      <w:proofErr w:type="gramEnd"/>
      <w:r w:rsidRPr="00096D2A">
        <w:rPr>
          <w:i/>
          <w:iCs/>
        </w:rPr>
        <w:t xml:space="preserve"> the requirement to conduct a data protection/privacy impact assessment triggered? (Please include any whitelist(s) or blacklist(s) released by the data protection authority)</w:t>
      </w:r>
    </w:p>
    <w:p w14:paraId="08639048"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446E822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F044046"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D91FCE8" w14:textId="77777777" w:rsidR="00DC3CF1" w:rsidRDefault="003D7E33" w:rsidP="00DC3CF1">
            <w:r w:rsidRPr="00096D2A">
              <w:t> </w:t>
            </w:r>
            <w:r w:rsidR="00DC3CF1">
              <w:t>The data protection impact analysis is particularly required in the following cases:</w:t>
            </w:r>
          </w:p>
          <w:p w14:paraId="64A0599F" w14:textId="77777777" w:rsidR="00DC3CF1" w:rsidRDefault="00DC3CF1" w:rsidP="00DC3CF1"/>
          <w:p w14:paraId="769B2703" w14:textId="45318C44" w:rsidR="00DC3CF1" w:rsidRDefault="00DC3CF1" w:rsidP="00DC3CF1">
            <w:r>
              <w:t xml:space="preserve">1. </w:t>
            </w:r>
            <w:del w:id="728" w:author="Bahar Toto" w:date="2025-11-04T14:39:00Z" w16du:dateUtc="2025-11-04T14:39:00Z">
              <w:r w:rsidDel="000F66D4">
                <w:delText>S</w:delText>
              </w:r>
            </w:del>
            <w:ins w:id="729" w:author="Bahar Toto" w:date="2025-11-04T14:39:00Z" w16du:dateUtc="2025-11-04T14:39:00Z">
              <w:r w:rsidR="000F66D4">
                <w:t>s</w:t>
              </w:r>
            </w:ins>
            <w:r>
              <w:t xml:space="preserve">ystematic and comprehensive evaluation of personal aspects concerning individuals, based on automated processing, including profiling, </w:t>
            </w:r>
            <w:proofErr w:type="gramStart"/>
            <w:r>
              <w:t>on the basis of</w:t>
            </w:r>
            <w:proofErr w:type="gramEnd"/>
            <w:r>
              <w:t xml:space="preserve"> which decisions are made that produce legal effects or significantly affect a natural person in a similar </w:t>
            </w:r>
            <w:proofErr w:type="gramStart"/>
            <w:r>
              <w:t>manner;</w:t>
            </w:r>
            <w:proofErr w:type="gramEnd"/>
          </w:p>
          <w:p w14:paraId="3934A0C4" w14:textId="77777777" w:rsidR="00DC3CF1" w:rsidRDefault="00DC3CF1" w:rsidP="00DC3CF1"/>
          <w:p w14:paraId="330850A7" w14:textId="55622EDC" w:rsidR="00DC3CF1" w:rsidRDefault="00DC3CF1" w:rsidP="00DC3CF1">
            <w:r>
              <w:lastRenderedPageBreak/>
              <w:t xml:space="preserve">2. </w:t>
            </w:r>
            <w:ins w:id="730" w:author="Bahar Toto" w:date="2025-11-04T14:39:00Z" w16du:dateUtc="2025-11-04T14:39:00Z">
              <w:r w:rsidR="000F66D4">
                <w:t>l</w:t>
              </w:r>
            </w:ins>
            <w:del w:id="731" w:author="Bahar Toto" w:date="2025-11-04T14:39:00Z" w16du:dateUtc="2025-11-04T14:39:00Z">
              <w:r w:rsidDel="000F66D4">
                <w:delText>L</w:delText>
              </w:r>
            </w:del>
            <w:r>
              <w:t xml:space="preserve">arge-scale processing of personal data revealing racial or ethnic origin, political opinions, religious or philosophical convictions, or trade union membership, as well as the processing of genetic data, biometric data for the purpose of uniquely identifying a natural person, data concerning health or data concerning the sexual life or sexual orientation of a natural </w:t>
            </w:r>
            <w:proofErr w:type="gramStart"/>
            <w:r>
              <w:t>person;</w:t>
            </w:r>
            <w:proofErr w:type="gramEnd"/>
          </w:p>
          <w:p w14:paraId="610ADB27" w14:textId="77777777" w:rsidR="00DC3CF1" w:rsidRDefault="00DC3CF1" w:rsidP="00DC3CF1"/>
          <w:p w14:paraId="788641C1" w14:textId="4A739B5F" w:rsidR="00DC3CF1" w:rsidRDefault="00DC3CF1" w:rsidP="00DC3CF1">
            <w:r>
              <w:t xml:space="preserve">3. </w:t>
            </w:r>
            <w:ins w:id="732" w:author="Bahar Toto" w:date="2025-11-04T14:39:00Z" w16du:dateUtc="2025-11-04T14:39:00Z">
              <w:r w:rsidR="000F66D4">
                <w:t>l</w:t>
              </w:r>
            </w:ins>
            <w:del w:id="733" w:author="Bahar Toto" w:date="2025-11-04T14:39:00Z" w16du:dateUtc="2025-11-04T14:39:00Z">
              <w:r w:rsidDel="000F66D4">
                <w:delText>L</w:delText>
              </w:r>
            </w:del>
            <w:r>
              <w:t xml:space="preserve">arge-scale processing of data relating to criminal convictions and </w:t>
            </w:r>
            <w:proofErr w:type="gramStart"/>
            <w:r>
              <w:t>offenses;</w:t>
            </w:r>
            <w:proofErr w:type="gramEnd"/>
          </w:p>
          <w:p w14:paraId="51957A1B" w14:textId="77777777" w:rsidR="00DC3CF1" w:rsidRDefault="00DC3CF1" w:rsidP="00DC3CF1"/>
          <w:p w14:paraId="6E7A3459" w14:textId="405BBD31" w:rsidR="00DC3CF1" w:rsidRDefault="00DC3CF1" w:rsidP="00DC3CF1">
            <w:r>
              <w:t xml:space="preserve">4. </w:t>
            </w:r>
            <w:del w:id="734" w:author="Bahar Toto" w:date="2025-11-04T14:39:00Z" w16du:dateUtc="2025-11-04T14:39:00Z">
              <w:r w:rsidDel="000F66D4">
                <w:delText>S</w:delText>
              </w:r>
            </w:del>
            <w:ins w:id="735" w:author="Bahar Toto" w:date="2025-11-04T14:39:00Z" w16du:dateUtc="2025-11-04T14:39:00Z">
              <w:r w:rsidR="000F66D4">
                <w:t>s</w:t>
              </w:r>
            </w:ins>
            <w:r>
              <w:t>ystematic large-scale monitoring of a publicly accessible area.</w:t>
            </w:r>
          </w:p>
          <w:p w14:paraId="212285AA" w14:textId="3383CF71" w:rsidR="003D7E33" w:rsidRPr="00096D2A" w:rsidRDefault="003D7E33" w:rsidP="00DC3CF1"/>
        </w:tc>
      </w:tr>
      <w:tr w:rsidR="003D7E33" w:rsidRPr="00096D2A" w14:paraId="05E8DD5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E830EBE" w14:textId="77777777" w:rsidR="003D7E33" w:rsidRPr="00096D2A" w:rsidRDefault="003D7E33">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4D9784C" w14:textId="791AF535" w:rsidR="003D7E33" w:rsidRPr="00096D2A" w:rsidRDefault="000F66D4">
            <w:ins w:id="736" w:author="Bahar Toto" w:date="2025-11-04T14:39:00Z" w16du:dateUtc="2025-11-04T14:39:00Z">
              <w:r>
                <w:t>Articles</w:t>
              </w:r>
            </w:ins>
            <w:r w:rsidR="003D7E33" w:rsidRPr="00096D2A">
              <w:t> </w:t>
            </w:r>
            <w:r w:rsidR="00DC3CF1">
              <w:t>245,</w:t>
            </w:r>
            <w:ins w:id="737" w:author="Bahar Toto" w:date="2025-11-04T14:39:00Z" w16du:dateUtc="2025-11-04T14:39:00Z">
              <w:r>
                <w:t xml:space="preserve"> and</w:t>
              </w:r>
            </w:ins>
            <w:r w:rsidR="00DC3CF1">
              <w:t xml:space="preserve"> 246 </w:t>
            </w:r>
            <w:ins w:id="738" w:author="Bahar Toto" w:date="2025-11-04T13:17:00Z" w16du:dateUtc="2025-11-04T13:17:00Z">
              <w:r w:rsidR="00E859E9">
                <w:t>of the Digital Code</w:t>
              </w:r>
            </w:ins>
            <w:del w:id="739" w:author="Bahar Toto" w:date="2025-11-04T13:17:00Z" w16du:dateUtc="2025-11-04T13:17:00Z">
              <w:r w:rsidR="00DC3CF1" w:rsidDel="00E859E9">
                <w:delText>Digital Code</w:delText>
              </w:r>
            </w:del>
          </w:p>
        </w:tc>
      </w:tr>
      <w:tr w:rsidR="003D7E33" w:rsidRPr="00096D2A" w14:paraId="06912424"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17F40DF"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9E879B0" w14:textId="71AC5A11" w:rsidR="003D7E33" w:rsidRPr="00096D2A" w:rsidRDefault="00815FB1">
            <w:r>
              <w:t>D</w:t>
            </w:r>
            <w:r w:rsidRPr="00FD0E55">
              <w:t>ata controller</w:t>
            </w:r>
          </w:p>
        </w:tc>
      </w:tr>
    </w:tbl>
    <w:p w14:paraId="6EA94390" w14:textId="229635F3" w:rsidR="003D7E33" w:rsidRPr="00096D2A" w:rsidRDefault="003D7E33" w:rsidP="00CCBD33">
      <w:pPr>
        <w:tabs>
          <w:tab w:val="left" w:pos="1794"/>
        </w:tabs>
        <w:rPr>
          <w:i/>
          <w:iCs/>
        </w:rPr>
      </w:pPr>
    </w:p>
    <w:p w14:paraId="22CE12D9" w14:textId="3B92E762" w:rsidR="003D7E33" w:rsidRPr="00F85422" w:rsidRDefault="003D7E33" w:rsidP="00E27686">
      <w:pPr>
        <w:pStyle w:val="ListParagraph"/>
        <w:numPr>
          <w:ilvl w:val="0"/>
          <w:numId w:val="12"/>
        </w:numPr>
        <w:tabs>
          <w:tab w:val="left" w:pos="1794"/>
        </w:tabs>
        <w:rPr>
          <w:i/>
          <w:iCs/>
        </w:rPr>
      </w:pPr>
      <w:r w:rsidRPr="00F85422">
        <w:rPr>
          <w:i/>
          <w:iCs/>
        </w:rPr>
        <w:t>What information must be included in data protection/privacy impact assessment?</w:t>
      </w:r>
    </w:p>
    <w:p w14:paraId="2128B83B" w14:textId="77777777" w:rsidR="003D7E33" w:rsidRPr="00096D2A" w:rsidRDefault="003D7E33" w:rsidP="003D7E33">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10F630E7"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21534696"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2C7AAF5" w14:textId="2ADD7E89" w:rsidR="003D7E33" w:rsidRPr="00096D2A" w:rsidRDefault="00960F48" w:rsidP="001C4773">
            <w:pPr>
              <w:pStyle w:val="NormalWeb"/>
            </w:pPr>
            <w:r>
              <w:t>The Digital Code does not describe the information to be included.</w:t>
            </w:r>
          </w:p>
        </w:tc>
      </w:tr>
      <w:tr w:rsidR="00A9642F" w:rsidRPr="00096D2A" w14:paraId="2DB3ADF8"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4FBED4B9" w14:textId="77777777" w:rsidR="00A9642F" w:rsidRPr="00096D2A" w:rsidRDefault="00A9642F" w:rsidP="00A9642F">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6F3AFFF" w14:textId="7047355C" w:rsidR="00A9642F" w:rsidRPr="00096D2A" w:rsidRDefault="00A9642F" w:rsidP="00A9642F">
            <w:ins w:id="740" w:author="Bahar Toto" w:date="2025-11-04T12:51:00Z" w16du:dateUtc="2025-11-04T12:51:00Z">
              <w:r>
                <w:t>Not applicable.</w:t>
              </w:r>
            </w:ins>
            <w:del w:id="741" w:author="Bahar Toto" w:date="2025-11-04T12:51:00Z" w16du:dateUtc="2025-11-04T12:51:00Z">
              <w:r w:rsidDel="006648EF">
                <w:delText>Not applicable</w:delText>
              </w:r>
            </w:del>
          </w:p>
        </w:tc>
      </w:tr>
      <w:tr w:rsidR="00A9642F" w:rsidRPr="00096D2A" w14:paraId="55B0995F"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tcPr>
          <w:p w14:paraId="6125BEE3" w14:textId="77777777" w:rsidR="00A9642F" w:rsidRPr="00096D2A" w:rsidRDefault="00A9642F" w:rsidP="00A9642F">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018E25C" w14:textId="2EDCDA9F" w:rsidR="00A9642F" w:rsidRPr="00096D2A" w:rsidRDefault="00A9642F" w:rsidP="00A9642F">
            <w:ins w:id="742" w:author="Bahar Toto" w:date="2025-11-04T12:51:00Z" w16du:dateUtc="2025-11-04T12:51:00Z">
              <w:r>
                <w:t>Not applicable.</w:t>
              </w:r>
            </w:ins>
            <w:del w:id="743" w:author="Bahar Toto" w:date="2025-11-04T12:51:00Z" w16du:dateUtc="2025-11-04T12:51:00Z">
              <w:r w:rsidDel="006648EF">
                <w:delText>Not applicable</w:delText>
              </w:r>
            </w:del>
          </w:p>
        </w:tc>
      </w:tr>
    </w:tbl>
    <w:p w14:paraId="05B52289" w14:textId="77777777" w:rsidR="003D7E33" w:rsidRPr="00096D2A" w:rsidRDefault="003D7E33" w:rsidP="003D7E33">
      <w:pPr>
        <w:tabs>
          <w:tab w:val="left" w:pos="1794"/>
        </w:tabs>
      </w:pPr>
    </w:p>
    <w:p w14:paraId="75A74CCD" w14:textId="43C52440" w:rsidR="003D7E33" w:rsidRPr="00096D2A" w:rsidRDefault="003D7E33" w:rsidP="003D7E33">
      <w:pPr>
        <w:tabs>
          <w:tab w:val="left" w:pos="1794"/>
        </w:tabs>
      </w:pPr>
      <w:r w:rsidRPr="00096D2A">
        <w:t>11.2. Prior consultation</w:t>
      </w:r>
    </w:p>
    <w:p w14:paraId="6A1F16F3" w14:textId="77777777" w:rsidR="003D7E33" w:rsidRPr="00096D2A" w:rsidRDefault="003D7E33" w:rsidP="003D7E33">
      <w:pPr>
        <w:tabs>
          <w:tab w:val="left" w:pos="1794"/>
        </w:tabs>
        <w:rPr>
          <w:i/>
          <w:iCs/>
        </w:rPr>
      </w:pPr>
    </w:p>
    <w:p w14:paraId="25D7E9BE" w14:textId="13486106" w:rsidR="003D7E33" w:rsidRPr="00096D2A" w:rsidRDefault="003D7E33" w:rsidP="43A8F02C">
      <w:pPr>
        <w:pStyle w:val="ListParagraph"/>
        <w:numPr>
          <w:ilvl w:val="0"/>
          <w:numId w:val="13"/>
        </w:numPr>
        <w:tabs>
          <w:tab w:val="left" w:pos="1794"/>
        </w:tabs>
        <w:rPr>
          <w:i/>
          <w:iCs/>
        </w:rPr>
      </w:pPr>
      <w:r w:rsidRPr="43A8F02C">
        <w:rPr>
          <w:i/>
          <w:iCs/>
        </w:rPr>
        <w:t xml:space="preserve">Is consultation with the supervisory authority required? (Please also outline where there is a recommendation to consult) </w:t>
      </w:r>
    </w:p>
    <w:p w14:paraId="4790897D"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40C7F75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A846E96"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59358F1" w14:textId="11A334B9" w:rsidR="003D7E33" w:rsidRPr="00096D2A" w:rsidRDefault="003D7E33">
            <w:r w:rsidRPr="00096D2A">
              <w:t> </w:t>
            </w:r>
            <w:r w:rsidR="00177E07">
              <w:t>Yes</w:t>
            </w:r>
            <w:ins w:id="744" w:author="Bahar Toto" w:date="2025-11-04T14:39:00Z" w16du:dateUtc="2025-11-04T14:39:00Z">
              <w:r w:rsidR="000B47E0">
                <w:t>.</w:t>
              </w:r>
            </w:ins>
            <w:del w:id="745" w:author="Bahar Toto" w:date="2025-11-04T14:39:00Z" w16du:dateUtc="2025-11-04T14:39:00Z">
              <w:r w:rsidR="00177E07" w:rsidDel="000B47E0">
                <w:delText>,</w:delText>
              </w:r>
            </w:del>
            <w:r w:rsidR="00177E07">
              <w:t xml:space="preserve"> </w:t>
            </w:r>
          </w:p>
        </w:tc>
      </w:tr>
      <w:tr w:rsidR="003D7E33" w:rsidRPr="00096D2A" w14:paraId="2A203E0C"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268534A"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7502ECE" w14:textId="37C981C7" w:rsidR="003D7E33" w:rsidRPr="00096D2A" w:rsidRDefault="000B47E0">
            <w:ins w:id="746" w:author="Bahar Toto" w:date="2025-11-04T14:39:00Z" w16du:dateUtc="2025-11-04T14:39:00Z">
              <w:r>
                <w:t>Article</w:t>
              </w:r>
            </w:ins>
            <w:r w:rsidR="003D7E33" w:rsidRPr="00096D2A">
              <w:t> </w:t>
            </w:r>
            <w:r w:rsidR="00177E07">
              <w:t xml:space="preserve">246 </w:t>
            </w:r>
            <w:ins w:id="747" w:author="Bahar Toto" w:date="2025-11-04T13:17:00Z" w16du:dateUtc="2025-11-04T13:17:00Z">
              <w:r w:rsidR="00E859E9">
                <w:t>of the Digital Code</w:t>
              </w:r>
            </w:ins>
            <w:del w:id="748" w:author="Bahar Toto" w:date="2025-11-04T13:17:00Z" w16du:dateUtc="2025-11-04T13:17:00Z">
              <w:r w:rsidR="00177E07" w:rsidDel="00E859E9">
                <w:delText>Digital Code</w:delText>
              </w:r>
            </w:del>
          </w:p>
        </w:tc>
      </w:tr>
      <w:tr w:rsidR="003D7E33" w:rsidRPr="00096D2A" w14:paraId="77663961"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31F92874"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E91B8AA" w14:textId="13900E68" w:rsidR="003D7E33" w:rsidRPr="00096D2A" w:rsidRDefault="00960F48">
            <w:r>
              <w:t>D</w:t>
            </w:r>
            <w:r w:rsidR="00FA5029" w:rsidRPr="00FD0E55">
              <w:t>ata controller</w:t>
            </w:r>
          </w:p>
        </w:tc>
      </w:tr>
    </w:tbl>
    <w:p w14:paraId="03875995" w14:textId="77777777" w:rsidR="003D7E33" w:rsidRPr="00096D2A" w:rsidRDefault="003D7E33" w:rsidP="003D7E33">
      <w:pPr>
        <w:tabs>
          <w:tab w:val="left" w:pos="1794"/>
        </w:tabs>
        <w:rPr>
          <w:i/>
          <w:iCs/>
        </w:rPr>
      </w:pPr>
    </w:p>
    <w:p w14:paraId="672ED731" w14:textId="77777777" w:rsidR="003D7E33" w:rsidRPr="00096D2A" w:rsidRDefault="003D7E33" w:rsidP="00E27686">
      <w:pPr>
        <w:pStyle w:val="ListParagraph"/>
        <w:numPr>
          <w:ilvl w:val="0"/>
          <w:numId w:val="13"/>
        </w:numPr>
        <w:tabs>
          <w:tab w:val="left" w:pos="1794"/>
        </w:tabs>
        <w:rPr>
          <w:i/>
          <w:iCs/>
        </w:rPr>
      </w:pPr>
      <w:r w:rsidRPr="00096D2A">
        <w:rPr>
          <w:i/>
          <w:iCs/>
        </w:rPr>
        <w:t xml:space="preserve">In which circumstances </w:t>
      </w:r>
      <w:proofErr w:type="gramStart"/>
      <w:r w:rsidRPr="00096D2A">
        <w:rPr>
          <w:i/>
          <w:iCs/>
        </w:rPr>
        <w:t>is</w:t>
      </w:r>
      <w:proofErr w:type="gramEnd"/>
      <w:r w:rsidRPr="00096D2A">
        <w:rPr>
          <w:i/>
          <w:iCs/>
        </w:rPr>
        <w:t xml:space="preserve"> the requirement to consult triggered? </w:t>
      </w:r>
    </w:p>
    <w:p w14:paraId="49FFD8E2"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1468E45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47BFDDD"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3C70071" w14:textId="674AAFB6" w:rsidR="003D7E33" w:rsidRPr="00096D2A" w:rsidRDefault="003D7E33">
            <w:r w:rsidRPr="00096D2A">
              <w:t> </w:t>
            </w:r>
            <w:r w:rsidR="00177E07" w:rsidRPr="00177E07">
              <w:t xml:space="preserve">In the circumstances where a data protection impact analysis indicates that the data processing would present a high risk if the data controller does not take measures to mitigate the risk, the data controller is obligated to consult the </w:t>
            </w:r>
            <w:ins w:id="749" w:author="Bahar Toto" w:date="2025-11-04T14:34:00Z" w16du:dateUtc="2025-11-04T14:34:00Z">
              <w:r w:rsidR="00EB7BB6" w:rsidRPr="009F2A7A">
                <w:rPr>
                  <w:lang w:val="en-US"/>
                </w:rPr>
                <w:t>PDPA</w:t>
              </w:r>
            </w:ins>
            <w:del w:id="750" w:author="Bahar Toto" w:date="2025-11-04T14:34:00Z" w16du:dateUtc="2025-11-04T14:34:00Z">
              <w:r w:rsidR="00177E07" w:rsidRPr="00177E07" w:rsidDel="00EB7BB6">
                <w:delText xml:space="preserve">Data Protection Authority </w:delText>
              </w:r>
            </w:del>
            <w:ins w:id="751" w:author="Bahar Toto" w:date="2025-11-04T14:34:00Z" w16du:dateUtc="2025-11-04T14:34:00Z">
              <w:r w:rsidR="00EB7BB6">
                <w:t xml:space="preserve"> </w:t>
              </w:r>
            </w:ins>
            <w:r w:rsidR="00177E07" w:rsidRPr="00177E07">
              <w:t xml:space="preserve">prior to </w:t>
            </w:r>
            <w:r w:rsidR="00177E07" w:rsidRPr="00177E07">
              <w:lastRenderedPageBreak/>
              <w:t>processing. The consultation aims to assess and prevent potential risks to individual rights and freedoms by identifying and addressing significant data protection concerns before the processing begins.</w:t>
            </w:r>
          </w:p>
        </w:tc>
      </w:tr>
      <w:tr w:rsidR="003D7E33" w:rsidRPr="00096D2A" w14:paraId="1431F24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70BB52B" w14:textId="77777777" w:rsidR="003D7E33" w:rsidRPr="00096D2A" w:rsidRDefault="003D7E33">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731FFDF" w14:textId="2C27FBC8" w:rsidR="003D7E33" w:rsidRPr="00096D2A" w:rsidRDefault="000B47E0">
            <w:ins w:id="752" w:author="Bahar Toto" w:date="2025-11-04T14:40:00Z" w16du:dateUtc="2025-11-04T14:40:00Z">
              <w:r>
                <w:t>Article</w:t>
              </w:r>
            </w:ins>
            <w:r w:rsidR="003D7E33" w:rsidRPr="00096D2A">
              <w:t> </w:t>
            </w:r>
            <w:r w:rsidR="00F85422">
              <w:t xml:space="preserve">246 </w:t>
            </w:r>
            <w:ins w:id="753" w:author="Bahar Toto" w:date="2025-11-04T13:17:00Z" w16du:dateUtc="2025-11-04T13:17:00Z">
              <w:r w:rsidR="00E859E9">
                <w:t>of the Digital Code</w:t>
              </w:r>
            </w:ins>
            <w:del w:id="754" w:author="Bahar Toto" w:date="2025-11-04T13:17:00Z" w16du:dateUtc="2025-11-04T13:17:00Z">
              <w:r w:rsidR="00F85422" w:rsidDel="00E859E9">
                <w:delText>Digital Code</w:delText>
              </w:r>
            </w:del>
          </w:p>
        </w:tc>
      </w:tr>
      <w:tr w:rsidR="003D7E33" w:rsidRPr="00096D2A" w14:paraId="53669F0B"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B27F5E4"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71107D8" w14:textId="765D7769" w:rsidR="003D7E33" w:rsidRPr="00096D2A" w:rsidRDefault="00F85422">
            <w:r>
              <w:t>D</w:t>
            </w:r>
            <w:r w:rsidRPr="00FD0E55">
              <w:t>ata controller</w:t>
            </w:r>
          </w:p>
        </w:tc>
      </w:tr>
    </w:tbl>
    <w:p w14:paraId="0813A3B5" w14:textId="77777777" w:rsidR="003D7E33" w:rsidRPr="00096D2A" w:rsidRDefault="003D7E33" w:rsidP="003D7E33">
      <w:pPr>
        <w:tabs>
          <w:tab w:val="left" w:pos="1794"/>
        </w:tabs>
        <w:rPr>
          <w:i/>
          <w:iCs/>
        </w:rPr>
      </w:pPr>
    </w:p>
    <w:p w14:paraId="7DA3B453" w14:textId="0B026359" w:rsidR="003D7E33" w:rsidRPr="00096D2A" w:rsidRDefault="003D7E33" w:rsidP="00E27686">
      <w:pPr>
        <w:pStyle w:val="ListParagraph"/>
        <w:numPr>
          <w:ilvl w:val="0"/>
          <w:numId w:val="13"/>
        </w:numPr>
        <w:tabs>
          <w:tab w:val="left" w:pos="1794"/>
        </w:tabs>
        <w:rPr>
          <w:i/>
          <w:iCs/>
        </w:rPr>
      </w:pPr>
      <w:r w:rsidRPr="00096D2A">
        <w:rPr>
          <w:i/>
          <w:iCs/>
        </w:rPr>
        <w:t>What information needs to be provided to the supervisory?</w:t>
      </w:r>
    </w:p>
    <w:p w14:paraId="758605D1" w14:textId="77777777" w:rsidR="003D7E33" w:rsidRPr="00096D2A" w:rsidRDefault="003D7E33" w:rsidP="003D7E33">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7CCCC2CA" w14:textId="77777777" w:rsidTr="000B47E0">
        <w:trPr>
          <w:trHeight w:val="300"/>
        </w:trPr>
        <w:tc>
          <w:tcPr>
            <w:tcW w:w="4500" w:type="dxa"/>
            <w:tcBorders>
              <w:top w:val="single" w:sz="6" w:space="0" w:color="auto"/>
              <w:left w:val="single" w:sz="6" w:space="0" w:color="auto"/>
              <w:bottom w:val="single" w:sz="6" w:space="0" w:color="auto"/>
              <w:right w:val="single" w:sz="6" w:space="0" w:color="auto"/>
            </w:tcBorders>
            <w:hideMark/>
          </w:tcPr>
          <w:p w14:paraId="6BC70274"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F4F9DCD" w14:textId="4E36EF77" w:rsidR="00DC3CF1" w:rsidRDefault="003D7E33" w:rsidP="00DC3CF1">
            <w:r w:rsidRPr="00096D2A">
              <w:t> </w:t>
            </w:r>
            <w:r w:rsidR="00DC3CF1">
              <w:t xml:space="preserve">The </w:t>
            </w:r>
            <w:ins w:id="755" w:author="Bahar Toto" w:date="2025-11-04T14:34:00Z" w16du:dateUtc="2025-11-04T14:34:00Z">
              <w:r w:rsidR="00EB7BB6" w:rsidRPr="009F2A7A">
                <w:rPr>
                  <w:lang w:val="en-US"/>
                </w:rPr>
                <w:t>PDPA</w:t>
              </w:r>
            </w:ins>
            <w:del w:id="756" w:author="Bahar Toto" w:date="2025-11-04T14:34:00Z" w16du:dateUtc="2025-11-04T14:34:00Z">
              <w:r w:rsidR="00DC3CF1" w:rsidDel="00EB7BB6">
                <w:delText xml:space="preserve">Data Protection Authority </w:delText>
              </w:r>
            </w:del>
            <w:ins w:id="757" w:author="Bahar Toto" w:date="2025-11-04T14:34:00Z" w16du:dateUtc="2025-11-04T14:34:00Z">
              <w:r w:rsidR="00EB7BB6">
                <w:t xml:space="preserve"> </w:t>
              </w:r>
            </w:ins>
            <w:r w:rsidR="00DC3CF1">
              <w:t>shall establish and publish a list of types of processing operations for which a data protection impact analysis is required.</w:t>
            </w:r>
          </w:p>
          <w:p w14:paraId="7C65765E" w14:textId="77777777" w:rsidR="00DC3CF1" w:rsidRDefault="00DC3CF1" w:rsidP="00DC3CF1"/>
          <w:p w14:paraId="0B52214F" w14:textId="77777777" w:rsidR="003D7E33" w:rsidRDefault="00DC3CF1" w:rsidP="00DC3CF1">
            <w:r>
              <w:t>It shall establish and publish a list of types of processing operations for which no data protection impact analysis is required.</w:t>
            </w:r>
          </w:p>
          <w:p w14:paraId="0BAC75C5" w14:textId="77777777" w:rsidR="00177E07" w:rsidRDefault="00177E07" w:rsidP="00DC3CF1"/>
          <w:p w14:paraId="4CB5FD8C" w14:textId="63508546" w:rsidR="00177E07" w:rsidRPr="00096D2A" w:rsidRDefault="00177E07" w:rsidP="00DC3CF1">
            <w:r w:rsidRPr="00177E07">
              <w:t>These lists are not yet established.</w:t>
            </w:r>
          </w:p>
        </w:tc>
      </w:tr>
      <w:tr w:rsidR="003D7E33" w:rsidRPr="00096D2A" w14:paraId="592F15E2" w14:textId="77777777" w:rsidTr="000B47E0">
        <w:trPr>
          <w:trHeight w:val="300"/>
        </w:trPr>
        <w:tc>
          <w:tcPr>
            <w:tcW w:w="4500" w:type="dxa"/>
            <w:tcBorders>
              <w:top w:val="single" w:sz="6" w:space="0" w:color="auto"/>
              <w:left w:val="single" w:sz="6" w:space="0" w:color="auto"/>
              <w:bottom w:val="single" w:sz="6" w:space="0" w:color="auto"/>
              <w:right w:val="single" w:sz="6" w:space="0" w:color="auto"/>
            </w:tcBorders>
            <w:hideMark/>
          </w:tcPr>
          <w:p w14:paraId="5659C4E7"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CE3C5FB" w14:textId="1FE98CD8" w:rsidR="003D7E33" w:rsidRPr="00096D2A" w:rsidRDefault="000B47E0">
            <w:ins w:id="758" w:author="Bahar Toto" w:date="2025-11-04T14:40:00Z" w16du:dateUtc="2025-11-04T14:40:00Z">
              <w:r>
                <w:t>Article</w:t>
              </w:r>
            </w:ins>
            <w:r w:rsidR="003D7E33" w:rsidRPr="00096D2A">
              <w:t> </w:t>
            </w:r>
            <w:r w:rsidR="00DC3CF1">
              <w:t xml:space="preserve">245 </w:t>
            </w:r>
            <w:ins w:id="759" w:author="Bahar Toto" w:date="2025-11-04T13:17:00Z" w16du:dateUtc="2025-11-04T13:17:00Z">
              <w:r w:rsidR="00E859E9">
                <w:t>of the Digital Code</w:t>
              </w:r>
            </w:ins>
            <w:del w:id="760" w:author="Bahar Toto" w:date="2025-11-04T13:17:00Z" w16du:dateUtc="2025-11-04T13:17:00Z">
              <w:r w:rsidR="00DC3CF1" w:rsidDel="00E859E9">
                <w:delText>Digital Code</w:delText>
              </w:r>
            </w:del>
          </w:p>
        </w:tc>
      </w:tr>
      <w:tr w:rsidR="000B47E0" w:rsidRPr="00096D2A" w14:paraId="1975093B" w14:textId="77777777" w:rsidTr="000B47E0">
        <w:trPr>
          <w:trHeight w:val="300"/>
        </w:trPr>
        <w:tc>
          <w:tcPr>
            <w:tcW w:w="4500" w:type="dxa"/>
            <w:tcBorders>
              <w:top w:val="single" w:sz="6" w:space="0" w:color="auto"/>
              <w:left w:val="single" w:sz="6" w:space="0" w:color="auto"/>
              <w:bottom w:val="single" w:sz="6" w:space="0" w:color="auto"/>
              <w:right w:val="single" w:sz="6" w:space="0" w:color="auto"/>
            </w:tcBorders>
          </w:tcPr>
          <w:p w14:paraId="7E6767EC" w14:textId="77777777" w:rsidR="000B47E0" w:rsidRPr="00096D2A" w:rsidRDefault="000B47E0" w:rsidP="000B47E0">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00ACD5B" w14:textId="7CB783A9" w:rsidR="000B47E0" w:rsidRPr="00096D2A" w:rsidRDefault="000B47E0" w:rsidP="000B47E0">
            <w:ins w:id="761" w:author="Bahar Toto" w:date="2025-11-04T14:40:00Z" w16du:dateUtc="2025-11-04T14:40:00Z">
              <w:r>
                <w:t>Data controller</w:t>
              </w:r>
            </w:ins>
            <w:del w:id="762" w:author="Bahar Toto" w:date="2025-11-04T14:40:00Z" w16du:dateUtc="2025-11-04T14:40:00Z">
              <w:r w:rsidDel="006B5412">
                <w:delText>Data Protection Authority</w:delText>
              </w:r>
            </w:del>
          </w:p>
        </w:tc>
      </w:tr>
    </w:tbl>
    <w:p w14:paraId="48772622" w14:textId="77777777" w:rsidR="003D7E33" w:rsidRPr="00096D2A" w:rsidRDefault="003D7E33" w:rsidP="003D7E33">
      <w:pPr>
        <w:tabs>
          <w:tab w:val="left" w:pos="1794"/>
        </w:tabs>
      </w:pPr>
    </w:p>
    <w:p w14:paraId="71A8628B" w14:textId="2D51F304" w:rsidR="00C02792" w:rsidRPr="00096D2A" w:rsidRDefault="003D7E33" w:rsidP="003D7E33">
      <w:pPr>
        <w:pStyle w:val="ListParagraph"/>
        <w:numPr>
          <w:ilvl w:val="0"/>
          <w:numId w:val="5"/>
        </w:numPr>
        <w:tabs>
          <w:tab w:val="left" w:pos="1794"/>
        </w:tabs>
        <w:rPr>
          <w:b/>
          <w:bCs/>
        </w:rPr>
      </w:pPr>
      <w:r w:rsidRPr="00096D2A">
        <w:rPr>
          <w:b/>
          <w:bCs/>
        </w:rPr>
        <w:t>Data Transfers</w:t>
      </w:r>
    </w:p>
    <w:p w14:paraId="6D1EFDB1" w14:textId="77777777" w:rsidR="003D7E33" w:rsidRPr="00096D2A" w:rsidRDefault="003D7E33" w:rsidP="003D7E33">
      <w:pPr>
        <w:tabs>
          <w:tab w:val="left" w:pos="1794"/>
        </w:tabs>
        <w:rPr>
          <w:b/>
          <w:bCs/>
        </w:rPr>
      </w:pPr>
    </w:p>
    <w:p w14:paraId="2B3B54AD" w14:textId="0E894C1C" w:rsidR="003D7E33" w:rsidRPr="00096D2A" w:rsidRDefault="003D7E33" w:rsidP="003D7E33">
      <w:pPr>
        <w:tabs>
          <w:tab w:val="left" w:pos="1794"/>
        </w:tabs>
      </w:pPr>
      <w:r w:rsidRPr="00096D2A">
        <w:t xml:space="preserve">12.1. Sharing of personal data </w:t>
      </w:r>
    </w:p>
    <w:p w14:paraId="6EF89A69" w14:textId="77777777" w:rsidR="003D7E33" w:rsidRPr="00096D2A" w:rsidRDefault="003D7E33" w:rsidP="003D7E33">
      <w:pPr>
        <w:tabs>
          <w:tab w:val="left" w:pos="1794"/>
        </w:tabs>
      </w:pPr>
    </w:p>
    <w:p w14:paraId="784BEB8E" w14:textId="77777777" w:rsidR="003D7E33" w:rsidRPr="00096D2A" w:rsidRDefault="003D7E33" w:rsidP="00E27686">
      <w:pPr>
        <w:pStyle w:val="ListParagraph"/>
        <w:numPr>
          <w:ilvl w:val="0"/>
          <w:numId w:val="13"/>
        </w:numPr>
        <w:tabs>
          <w:tab w:val="left" w:pos="1794"/>
        </w:tabs>
        <w:rPr>
          <w:i/>
          <w:iCs/>
        </w:rPr>
      </w:pPr>
      <w:r w:rsidRPr="00096D2A">
        <w:rPr>
          <w:i/>
          <w:iCs/>
        </w:rPr>
        <w:t xml:space="preserve">Are there any restrictions on data sharing? </w:t>
      </w:r>
    </w:p>
    <w:p w14:paraId="7DD45904" w14:textId="77777777" w:rsidR="003D7E33" w:rsidRPr="00096D2A" w:rsidRDefault="003D7E33" w:rsidP="003D7E33">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0B5BF121" w14:textId="77777777" w:rsidTr="000B47E0">
        <w:trPr>
          <w:trHeight w:val="300"/>
        </w:trPr>
        <w:tc>
          <w:tcPr>
            <w:tcW w:w="4500" w:type="dxa"/>
            <w:tcBorders>
              <w:top w:val="single" w:sz="6" w:space="0" w:color="auto"/>
              <w:left w:val="single" w:sz="6" w:space="0" w:color="auto"/>
              <w:bottom w:val="single" w:sz="6" w:space="0" w:color="auto"/>
              <w:right w:val="single" w:sz="6" w:space="0" w:color="auto"/>
            </w:tcBorders>
            <w:hideMark/>
          </w:tcPr>
          <w:p w14:paraId="6BBE51E6"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F58C3C9" w14:textId="67AEB10F" w:rsidR="003D7E33" w:rsidRPr="00096D2A" w:rsidRDefault="003D7E33">
            <w:r w:rsidRPr="00096D2A">
              <w:t> </w:t>
            </w:r>
            <w:r w:rsidR="00A01651">
              <w:t>Yes</w:t>
            </w:r>
            <w:ins w:id="763" w:author="Bahar Toto" w:date="2025-11-04T14:40:00Z" w16du:dateUtc="2025-11-04T14:40:00Z">
              <w:r w:rsidR="000B47E0">
                <w:t>.</w:t>
              </w:r>
            </w:ins>
          </w:p>
        </w:tc>
      </w:tr>
      <w:tr w:rsidR="003D7E33" w:rsidRPr="00096D2A" w14:paraId="1251AED2" w14:textId="77777777" w:rsidTr="000B47E0">
        <w:trPr>
          <w:trHeight w:val="300"/>
        </w:trPr>
        <w:tc>
          <w:tcPr>
            <w:tcW w:w="4500" w:type="dxa"/>
            <w:tcBorders>
              <w:top w:val="single" w:sz="6" w:space="0" w:color="auto"/>
              <w:left w:val="single" w:sz="6" w:space="0" w:color="auto"/>
              <w:bottom w:val="single" w:sz="6" w:space="0" w:color="auto"/>
              <w:right w:val="single" w:sz="6" w:space="0" w:color="auto"/>
            </w:tcBorders>
            <w:hideMark/>
          </w:tcPr>
          <w:p w14:paraId="613E433F"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CA6B3EF" w14:textId="6CB78D5E" w:rsidR="003D7E33" w:rsidRPr="00096D2A" w:rsidRDefault="000B47E0">
            <w:ins w:id="764" w:author="Bahar Toto" w:date="2025-11-04T14:40:00Z" w16du:dateUtc="2025-11-04T14:40:00Z">
              <w:r>
                <w:t>Article</w:t>
              </w:r>
            </w:ins>
            <w:r w:rsidR="003D7E33" w:rsidRPr="00096D2A">
              <w:t> </w:t>
            </w:r>
            <w:r w:rsidR="00A01651">
              <w:t>187</w:t>
            </w:r>
            <w:del w:id="765" w:author="Bahar Toto" w:date="2025-11-04T14:40:00Z" w16du:dateUtc="2025-11-04T14:40:00Z">
              <w:r w:rsidR="00A01651" w:rsidDel="000B47E0">
                <w:delText xml:space="preserve">, </w:delText>
              </w:r>
              <w:r w:rsidR="00871475" w:rsidDel="000B47E0">
                <w:delText xml:space="preserve">§ </w:delText>
              </w:r>
            </w:del>
            <w:ins w:id="766" w:author="Bahar Toto" w:date="2025-11-04T14:40:00Z" w16du:dateUtc="2025-11-04T14:40:00Z">
              <w:r>
                <w:t>(</w:t>
              </w:r>
            </w:ins>
            <w:r w:rsidR="00A01651">
              <w:t>6</w:t>
            </w:r>
            <w:ins w:id="767" w:author="Bahar Toto" w:date="2025-11-04T14:40:00Z" w16du:dateUtc="2025-11-04T14:40:00Z">
              <w:r>
                <w:t>)</w:t>
              </w:r>
            </w:ins>
            <w:r w:rsidR="00A01651">
              <w:t xml:space="preserve"> </w:t>
            </w:r>
            <w:ins w:id="768" w:author="Bahar Toto" w:date="2025-11-04T13:17:00Z" w16du:dateUtc="2025-11-04T13:17:00Z">
              <w:r w:rsidR="00E859E9">
                <w:t>of the Digital Code</w:t>
              </w:r>
            </w:ins>
            <w:del w:id="769" w:author="Bahar Toto" w:date="2025-11-04T13:17:00Z" w16du:dateUtc="2025-11-04T13:17:00Z">
              <w:r w:rsidR="00A01651" w:rsidDel="00E859E9">
                <w:delText>Digital Code</w:delText>
              </w:r>
            </w:del>
          </w:p>
        </w:tc>
      </w:tr>
      <w:tr w:rsidR="000B47E0" w:rsidRPr="00096D2A" w14:paraId="6E5C9C36" w14:textId="77777777" w:rsidTr="000B47E0">
        <w:trPr>
          <w:trHeight w:val="300"/>
        </w:trPr>
        <w:tc>
          <w:tcPr>
            <w:tcW w:w="4500" w:type="dxa"/>
            <w:tcBorders>
              <w:top w:val="single" w:sz="6" w:space="0" w:color="auto"/>
              <w:left w:val="single" w:sz="6" w:space="0" w:color="auto"/>
              <w:bottom w:val="single" w:sz="6" w:space="0" w:color="auto"/>
              <w:right w:val="single" w:sz="6" w:space="0" w:color="auto"/>
            </w:tcBorders>
          </w:tcPr>
          <w:p w14:paraId="62AC5D58" w14:textId="77777777" w:rsidR="000B47E0" w:rsidRPr="00096D2A" w:rsidRDefault="000B47E0" w:rsidP="000B47E0">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985D582" w14:textId="66664A3A" w:rsidR="000B47E0" w:rsidRPr="00096D2A" w:rsidRDefault="000B47E0" w:rsidP="000B47E0">
            <w:ins w:id="770" w:author="Bahar Toto" w:date="2025-11-04T14:40:00Z" w16du:dateUtc="2025-11-04T14:40:00Z">
              <w:r>
                <w:t>Data controller</w:t>
              </w:r>
            </w:ins>
            <w:del w:id="771" w:author="Bahar Toto" w:date="2025-11-04T14:40:00Z" w16du:dateUtc="2025-11-04T14:40:00Z">
              <w:r w:rsidDel="002445A1">
                <w:delText>Data Protection Authority</w:delText>
              </w:r>
            </w:del>
          </w:p>
        </w:tc>
      </w:tr>
    </w:tbl>
    <w:p w14:paraId="48CE4415" w14:textId="77777777" w:rsidR="003D7E33" w:rsidRPr="00096D2A" w:rsidRDefault="003D7E33" w:rsidP="003D7E33">
      <w:pPr>
        <w:tabs>
          <w:tab w:val="left" w:pos="1794"/>
        </w:tabs>
        <w:rPr>
          <w:i/>
          <w:iCs/>
        </w:rPr>
      </w:pPr>
    </w:p>
    <w:p w14:paraId="6470E26B" w14:textId="1398A3A5" w:rsidR="003D7E33" w:rsidRPr="00096D2A" w:rsidRDefault="003D7E33" w:rsidP="00E27686">
      <w:pPr>
        <w:pStyle w:val="ListParagraph"/>
        <w:numPr>
          <w:ilvl w:val="0"/>
          <w:numId w:val="13"/>
        </w:numPr>
        <w:tabs>
          <w:tab w:val="left" w:pos="1794"/>
        </w:tabs>
        <w:rPr>
          <w:i/>
          <w:iCs/>
        </w:rPr>
      </w:pPr>
      <w:r w:rsidRPr="00096D2A">
        <w:rPr>
          <w:i/>
          <w:iCs/>
        </w:rPr>
        <w:t>If yes, when is it permissible to share personal data with third parties?</w:t>
      </w:r>
    </w:p>
    <w:p w14:paraId="7054F2DC"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370C1C3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035B85D"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7EE9663" w14:textId="63F9EEE6" w:rsidR="003D7E33" w:rsidRPr="00096D2A" w:rsidRDefault="00D64A5D" w:rsidP="00317706">
            <w:r w:rsidRPr="00D64A5D">
              <w:t xml:space="preserve">Sharing is possible when there is explicit consent from the concerned individual or during a lawful and legal transmission between data controllers. In this case, the data controller is bound by strict obligations: they must ensure the integrity of the data by making certain they are not altered, rigorously verify the identity of the recipient, guarantee that the data </w:t>
            </w:r>
            <w:del w:id="772" w:author="Bahar Toto" w:date="2025-11-04T14:40:00Z" w16du:dateUtc="2025-11-04T14:40:00Z">
              <w:r w:rsidRPr="00D64A5D" w:rsidDel="000B47E0">
                <w:delText xml:space="preserve">are </w:delText>
              </w:r>
            </w:del>
            <w:ins w:id="773" w:author="Bahar Toto" w:date="2025-11-04T14:40:00Z" w16du:dateUtc="2025-11-04T14:40:00Z">
              <w:r w:rsidR="000B47E0">
                <w:t>is</w:t>
              </w:r>
              <w:r w:rsidR="000B47E0" w:rsidRPr="00D64A5D">
                <w:t xml:space="preserve"> </w:t>
              </w:r>
            </w:ins>
            <w:r w:rsidRPr="00D64A5D">
              <w:lastRenderedPageBreak/>
              <w:t>used only for the purposes initially intended, and systematically conclude a confidentiality agreement to frame this sharing.</w:t>
            </w:r>
          </w:p>
        </w:tc>
      </w:tr>
      <w:tr w:rsidR="003D7E33" w:rsidRPr="00096D2A" w14:paraId="4EEF70F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6A287E6" w14:textId="77777777" w:rsidR="003D7E33" w:rsidRPr="00096D2A" w:rsidRDefault="003D7E33">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4446550" w14:textId="2E90FE50" w:rsidR="003D7E33" w:rsidRPr="00096D2A" w:rsidRDefault="000B47E0">
            <w:ins w:id="774" w:author="Bahar Toto" w:date="2025-11-04T14:40:00Z" w16du:dateUtc="2025-11-04T14:40:00Z">
              <w:r>
                <w:t>Art</w:t>
              </w:r>
            </w:ins>
            <w:ins w:id="775" w:author="Bahar Toto" w:date="2025-11-04T14:41:00Z" w16du:dateUtc="2025-11-04T14:41:00Z">
              <w:r>
                <w:t>icle</w:t>
              </w:r>
            </w:ins>
            <w:r w:rsidR="003D7E33" w:rsidRPr="00096D2A">
              <w:t> </w:t>
            </w:r>
            <w:r w:rsidR="00317706">
              <w:t xml:space="preserve">198 </w:t>
            </w:r>
            <w:ins w:id="776" w:author="Bahar Toto" w:date="2025-11-04T13:18:00Z" w16du:dateUtc="2025-11-04T13:18:00Z">
              <w:r w:rsidR="00E859E9">
                <w:t>of the Digital Code</w:t>
              </w:r>
            </w:ins>
            <w:del w:id="777" w:author="Bahar Toto" w:date="2025-11-04T13:18:00Z" w16du:dateUtc="2025-11-04T13:18:00Z">
              <w:r w:rsidR="00317706" w:rsidDel="00E859E9">
                <w:delText>Digital Code</w:delText>
              </w:r>
            </w:del>
          </w:p>
        </w:tc>
      </w:tr>
      <w:tr w:rsidR="003D7E33" w:rsidRPr="00096D2A" w14:paraId="69347D10"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2CDE22A"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F6A39B4" w14:textId="0BF6C21E" w:rsidR="003D7E33" w:rsidRPr="00096D2A" w:rsidRDefault="00943A5C">
            <w:r>
              <w:t>Data controller</w:t>
            </w:r>
          </w:p>
        </w:tc>
      </w:tr>
    </w:tbl>
    <w:p w14:paraId="72CB4F7F" w14:textId="77777777" w:rsidR="003D7E33" w:rsidRPr="00096D2A" w:rsidRDefault="003D7E33" w:rsidP="003D7E33">
      <w:pPr>
        <w:tabs>
          <w:tab w:val="left" w:pos="1794"/>
        </w:tabs>
      </w:pPr>
    </w:p>
    <w:p w14:paraId="7CB5B6C4" w14:textId="22B6EDE8" w:rsidR="003D7E33" w:rsidRPr="00096D2A" w:rsidRDefault="003D7E33" w:rsidP="003D7E33">
      <w:pPr>
        <w:tabs>
          <w:tab w:val="left" w:pos="1794"/>
        </w:tabs>
      </w:pPr>
      <w:r w:rsidRPr="00096D2A">
        <w:t xml:space="preserve">12.2. Sale of personal data </w:t>
      </w:r>
    </w:p>
    <w:p w14:paraId="15E2C00F" w14:textId="77777777" w:rsidR="003D7E33" w:rsidRPr="00096D2A" w:rsidRDefault="003D7E33" w:rsidP="003D7E33">
      <w:pPr>
        <w:tabs>
          <w:tab w:val="left" w:pos="1794"/>
        </w:tabs>
      </w:pPr>
    </w:p>
    <w:p w14:paraId="7849E9E2" w14:textId="469E7691" w:rsidR="003D7E33" w:rsidRPr="00096D2A" w:rsidRDefault="003D7E33" w:rsidP="00E27686">
      <w:pPr>
        <w:pStyle w:val="ListParagraph"/>
        <w:numPr>
          <w:ilvl w:val="0"/>
          <w:numId w:val="13"/>
        </w:numPr>
        <w:tabs>
          <w:tab w:val="left" w:pos="1794"/>
        </w:tabs>
        <w:rPr>
          <w:i/>
          <w:iCs/>
        </w:rPr>
      </w:pPr>
      <w:r w:rsidRPr="00096D2A">
        <w:rPr>
          <w:i/>
          <w:iCs/>
        </w:rPr>
        <w:t xml:space="preserve">Are there any restrictions on sale of personal data? </w:t>
      </w:r>
    </w:p>
    <w:p w14:paraId="282096E5" w14:textId="77777777" w:rsidR="003D7E33" w:rsidRPr="00096D2A" w:rsidRDefault="003D7E33" w:rsidP="003D7E33">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424BC681"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1C54BDA1"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9FB8C8C" w14:textId="463B7025" w:rsidR="003D7E33" w:rsidRPr="00096D2A" w:rsidRDefault="003D7E33">
            <w:r w:rsidRPr="00096D2A">
              <w:t> </w:t>
            </w:r>
            <w:r w:rsidR="00D64A5D" w:rsidRPr="00D64A5D">
              <w:t xml:space="preserve">The </w:t>
            </w:r>
            <w:r w:rsidR="00D64A5D">
              <w:t xml:space="preserve">Digital </w:t>
            </w:r>
            <w:r w:rsidR="00D64A5D" w:rsidRPr="00D64A5D">
              <w:t xml:space="preserve">Code does not explicitly mention the </w:t>
            </w:r>
            <w:ins w:id="778" w:author="Bahar Toto" w:date="2025-11-04T14:41:00Z" w16du:dateUtc="2025-11-04T14:41:00Z">
              <w:r w:rsidR="000B47E0">
                <w:t>'</w:t>
              </w:r>
            </w:ins>
            <w:del w:id="779" w:author="Bahar Toto" w:date="2025-11-04T14:41:00Z" w16du:dateUtc="2025-11-04T14:41:00Z">
              <w:r w:rsidR="00D64A5D" w:rsidRPr="00D64A5D" w:rsidDel="000B47E0">
                <w:delText>"</w:delText>
              </w:r>
            </w:del>
            <w:r w:rsidR="00D64A5D" w:rsidRPr="00D64A5D">
              <w:t>sale</w:t>
            </w:r>
            <w:del w:id="780" w:author="Bahar Toto" w:date="2025-11-04T14:41:00Z" w16du:dateUtc="2025-11-04T14:41:00Z">
              <w:r w:rsidR="00D64A5D" w:rsidRPr="00D64A5D" w:rsidDel="000B47E0">
                <w:delText>"</w:delText>
              </w:r>
            </w:del>
            <w:ins w:id="781" w:author="Bahar Toto" w:date="2025-11-04T14:41:00Z" w16du:dateUtc="2025-11-04T14:41:00Z">
              <w:r w:rsidR="000B47E0">
                <w:t>'</w:t>
              </w:r>
            </w:ins>
            <w:r w:rsidR="00D64A5D" w:rsidRPr="00D64A5D">
              <w:t xml:space="preserve"> of personal data.</w:t>
            </w:r>
          </w:p>
        </w:tc>
      </w:tr>
      <w:tr w:rsidR="00A9642F" w:rsidRPr="00096D2A" w14:paraId="0AFBB21B"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700B0F10" w14:textId="77777777" w:rsidR="00A9642F" w:rsidRPr="00096D2A" w:rsidRDefault="00A9642F" w:rsidP="00A9642F">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34DCE99" w14:textId="77861433" w:rsidR="00A9642F" w:rsidRPr="00096D2A" w:rsidRDefault="00A9642F" w:rsidP="00A9642F">
            <w:ins w:id="782" w:author="Bahar Toto" w:date="2025-11-04T12:51:00Z" w16du:dateUtc="2025-11-04T12:51:00Z">
              <w:r>
                <w:t>Not applicable.</w:t>
              </w:r>
            </w:ins>
            <w:del w:id="783" w:author="Bahar Toto" w:date="2025-11-04T12:51:00Z" w16du:dateUtc="2025-11-04T12:51:00Z">
              <w:r w:rsidRPr="00096D2A" w:rsidDel="00497BB9">
                <w:delText> </w:delText>
              </w:r>
              <w:r w:rsidDel="00497BB9">
                <w:delText>Not applicable</w:delText>
              </w:r>
            </w:del>
          </w:p>
        </w:tc>
      </w:tr>
      <w:tr w:rsidR="00A9642F" w:rsidRPr="00096D2A" w14:paraId="6CA49090"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tcPr>
          <w:p w14:paraId="74EC6649" w14:textId="77777777" w:rsidR="00A9642F" w:rsidRPr="00096D2A" w:rsidRDefault="00A9642F" w:rsidP="00A9642F">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C1CEC5E" w14:textId="426EE6AA" w:rsidR="00A9642F" w:rsidRPr="00096D2A" w:rsidRDefault="00A9642F" w:rsidP="00A9642F">
            <w:ins w:id="784" w:author="Bahar Toto" w:date="2025-11-04T12:51:00Z" w16du:dateUtc="2025-11-04T12:51:00Z">
              <w:r>
                <w:t>Not applicable.</w:t>
              </w:r>
            </w:ins>
            <w:del w:id="785" w:author="Bahar Toto" w:date="2025-11-04T12:51:00Z" w16du:dateUtc="2025-11-04T12:51:00Z">
              <w:r w:rsidDel="00497BB9">
                <w:delText>Not applicable</w:delText>
              </w:r>
            </w:del>
          </w:p>
        </w:tc>
      </w:tr>
    </w:tbl>
    <w:p w14:paraId="3309DC49" w14:textId="77777777" w:rsidR="003D7E33" w:rsidRPr="00096D2A" w:rsidRDefault="003D7E33" w:rsidP="003D7E33">
      <w:pPr>
        <w:tabs>
          <w:tab w:val="left" w:pos="1794"/>
        </w:tabs>
        <w:rPr>
          <w:i/>
          <w:iCs/>
        </w:rPr>
      </w:pPr>
    </w:p>
    <w:p w14:paraId="0B553769" w14:textId="1AB7D7D1" w:rsidR="003D7E33" w:rsidRPr="00096D2A" w:rsidRDefault="003D7E33" w:rsidP="00E27686">
      <w:pPr>
        <w:pStyle w:val="ListParagraph"/>
        <w:numPr>
          <w:ilvl w:val="0"/>
          <w:numId w:val="13"/>
        </w:numPr>
        <w:tabs>
          <w:tab w:val="left" w:pos="1794"/>
        </w:tabs>
        <w:rPr>
          <w:i/>
          <w:iCs/>
        </w:rPr>
      </w:pPr>
      <w:r w:rsidRPr="00096D2A">
        <w:rPr>
          <w:i/>
          <w:iCs/>
        </w:rPr>
        <w:t>If yes, when is it permissible to sell personal data?</w:t>
      </w:r>
    </w:p>
    <w:p w14:paraId="44241953" w14:textId="77777777" w:rsidR="003D7E33" w:rsidRPr="00096D2A" w:rsidRDefault="003D7E33" w:rsidP="003D7E33">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A9642F" w:rsidRPr="00096D2A" w14:paraId="58381F0D"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60FED8B4" w14:textId="77777777" w:rsidR="00A9642F" w:rsidRPr="00096D2A" w:rsidRDefault="00A9642F" w:rsidP="00A9642F">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BCC507A" w14:textId="7ECEF5E3" w:rsidR="00A9642F" w:rsidRPr="00096D2A" w:rsidRDefault="00A9642F" w:rsidP="00A9642F">
            <w:ins w:id="786" w:author="Bahar Toto" w:date="2025-11-04T12:51:00Z" w16du:dateUtc="2025-11-04T12:51:00Z">
              <w:r>
                <w:t>Not applicable.</w:t>
              </w:r>
            </w:ins>
            <w:del w:id="787" w:author="Bahar Toto" w:date="2025-11-04T12:51:00Z" w16du:dateUtc="2025-11-04T12:51:00Z">
              <w:r w:rsidRPr="00096D2A" w:rsidDel="004B5290">
                <w:delText> </w:delText>
              </w:r>
              <w:r w:rsidDel="004B5290">
                <w:delText>Not applicable</w:delText>
              </w:r>
            </w:del>
          </w:p>
        </w:tc>
      </w:tr>
      <w:tr w:rsidR="00A9642F" w:rsidRPr="00096D2A" w14:paraId="713D5AB1"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7C0C218B" w14:textId="77777777" w:rsidR="00A9642F" w:rsidRPr="00096D2A" w:rsidRDefault="00A9642F" w:rsidP="00A9642F">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86FB9F1" w14:textId="1232B257" w:rsidR="00A9642F" w:rsidRPr="00096D2A" w:rsidRDefault="00A9642F" w:rsidP="00A9642F">
            <w:ins w:id="788" w:author="Bahar Toto" w:date="2025-11-04T12:51:00Z" w16du:dateUtc="2025-11-04T12:51:00Z">
              <w:r>
                <w:t>Not applicable.</w:t>
              </w:r>
            </w:ins>
            <w:del w:id="789" w:author="Bahar Toto" w:date="2025-11-04T12:51:00Z" w16du:dateUtc="2025-11-04T12:51:00Z">
              <w:r w:rsidRPr="00096D2A" w:rsidDel="004B5290">
                <w:delText> </w:delText>
              </w:r>
              <w:r w:rsidDel="004B5290">
                <w:delText>Not applicable</w:delText>
              </w:r>
            </w:del>
          </w:p>
        </w:tc>
      </w:tr>
      <w:tr w:rsidR="00A9642F" w:rsidRPr="00096D2A" w14:paraId="01FC20A1"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tcPr>
          <w:p w14:paraId="59CD3A26" w14:textId="77777777" w:rsidR="00A9642F" w:rsidRPr="00096D2A" w:rsidRDefault="00A9642F" w:rsidP="00A9642F">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13CBBC4" w14:textId="4E137B3E" w:rsidR="00A9642F" w:rsidRPr="00096D2A" w:rsidRDefault="00A9642F" w:rsidP="00A9642F">
            <w:ins w:id="790" w:author="Bahar Toto" w:date="2025-11-04T12:51:00Z" w16du:dateUtc="2025-11-04T12:51:00Z">
              <w:r>
                <w:t>Not applicable.</w:t>
              </w:r>
            </w:ins>
            <w:del w:id="791" w:author="Bahar Toto" w:date="2025-11-04T12:51:00Z" w16du:dateUtc="2025-11-04T12:51:00Z">
              <w:r w:rsidDel="004B5290">
                <w:delText>Not applicable</w:delText>
              </w:r>
            </w:del>
          </w:p>
        </w:tc>
      </w:tr>
    </w:tbl>
    <w:p w14:paraId="6231722A" w14:textId="77777777" w:rsidR="003D7E33" w:rsidRPr="00096D2A" w:rsidRDefault="003D7E33" w:rsidP="003D7E33">
      <w:pPr>
        <w:tabs>
          <w:tab w:val="left" w:pos="1794"/>
        </w:tabs>
      </w:pPr>
    </w:p>
    <w:p w14:paraId="27655A1C" w14:textId="76214705" w:rsidR="003D7E33" w:rsidRPr="00096D2A" w:rsidRDefault="003D7E33" w:rsidP="003D7E33">
      <w:pPr>
        <w:tabs>
          <w:tab w:val="left" w:pos="1794"/>
        </w:tabs>
      </w:pPr>
      <w:r w:rsidRPr="00096D2A">
        <w:t>12.3. Cross border Transfers</w:t>
      </w:r>
    </w:p>
    <w:p w14:paraId="6E8B5271" w14:textId="77777777" w:rsidR="003D7E33" w:rsidRPr="00096D2A" w:rsidRDefault="003D7E33" w:rsidP="003D7E33">
      <w:pPr>
        <w:tabs>
          <w:tab w:val="left" w:pos="1794"/>
        </w:tabs>
      </w:pPr>
    </w:p>
    <w:p w14:paraId="764F2C0A" w14:textId="6C903031" w:rsidR="003D7E33" w:rsidRPr="00096D2A" w:rsidRDefault="003D7E33" w:rsidP="00E27686">
      <w:pPr>
        <w:pStyle w:val="ListParagraph"/>
        <w:numPr>
          <w:ilvl w:val="0"/>
          <w:numId w:val="14"/>
        </w:numPr>
        <w:tabs>
          <w:tab w:val="left" w:pos="1794"/>
        </w:tabs>
        <w:rPr>
          <w:i/>
          <w:iCs/>
        </w:rPr>
      </w:pPr>
      <w:r w:rsidRPr="00096D2A">
        <w:rPr>
          <w:i/>
          <w:iCs/>
        </w:rPr>
        <w:t xml:space="preserve">Are there any restrictions on the cross-border transfers of personal data? </w:t>
      </w:r>
    </w:p>
    <w:p w14:paraId="453E26DE"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04AB458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231DAD1"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DA45705" w14:textId="053C9E17" w:rsidR="003D7E33" w:rsidRPr="00096D2A" w:rsidRDefault="003D7E33">
            <w:r w:rsidRPr="00096D2A">
              <w:t> </w:t>
            </w:r>
            <w:r w:rsidR="006E3916">
              <w:t>Yes</w:t>
            </w:r>
            <w:ins w:id="792" w:author="Bahar Toto" w:date="2025-11-04T14:41:00Z" w16du:dateUtc="2025-11-04T14:41:00Z">
              <w:r w:rsidR="000B47E0">
                <w:t>.</w:t>
              </w:r>
            </w:ins>
            <w:del w:id="793" w:author="Bahar Toto" w:date="2025-11-04T14:41:00Z" w16du:dateUtc="2025-11-04T14:41:00Z">
              <w:r w:rsidR="006E3916" w:rsidDel="000B47E0">
                <w:delText>,</w:delText>
              </w:r>
            </w:del>
            <w:r w:rsidR="006E3916">
              <w:t xml:space="preserve"> </w:t>
            </w:r>
          </w:p>
        </w:tc>
      </w:tr>
      <w:tr w:rsidR="003D7E33" w:rsidRPr="00096D2A" w14:paraId="5B33008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996A59B"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35BFE2D" w14:textId="6682EE2F" w:rsidR="003D7E33" w:rsidRPr="00096D2A" w:rsidRDefault="000B47E0">
            <w:ins w:id="794" w:author="Bahar Toto" w:date="2025-11-04T14:41:00Z" w16du:dateUtc="2025-11-04T14:41:00Z">
              <w:r>
                <w:t>Article</w:t>
              </w:r>
            </w:ins>
            <w:r w:rsidR="003D7E33" w:rsidRPr="00096D2A">
              <w:t> </w:t>
            </w:r>
            <w:r w:rsidR="006E3916">
              <w:t xml:space="preserve">201 </w:t>
            </w:r>
            <w:ins w:id="795" w:author="Bahar Toto" w:date="2025-11-04T13:18:00Z" w16du:dateUtc="2025-11-04T13:18:00Z">
              <w:r w:rsidR="00E859E9">
                <w:t>of the Digital Code</w:t>
              </w:r>
            </w:ins>
            <w:del w:id="796" w:author="Bahar Toto" w:date="2025-11-04T13:18:00Z" w16du:dateUtc="2025-11-04T13:18:00Z">
              <w:r w:rsidR="006E3916" w:rsidDel="00E859E9">
                <w:delText xml:space="preserve">Digital Code </w:delText>
              </w:r>
            </w:del>
          </w:p>
        </w:tc>
      </w:tr>
      <w:tr w:rsidR="003D7E33" w:rsidRPr="00096D2A" w14:paraId="23D88F68"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4EA72DE1"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E97E27B" w14:textId="1C7B0FAE" w:rsidR="003D7E33" w:rsidRPr="00096D2A" w:rsidRDefault="00943A5C">
            <w:r>
              <w:t>Data controller</w:t>
            </w:r>
          </w:p>
        </w:tc>
      </w:tr>
    </w:tbl>
    <w:p w14:paraId="0590AEFA" w14:textId="77777777" w:rsidR="003D7E33" w:rsidRPr="00096D2A" w:rsidRDefault="003D7E33" w:rsidP="003D7E33">
      <w:pPr>
        <w:tabs>
          <w:tab w:val="left" w:pos="1794"/>
        </w:tabs>
        <w:rPr>
          <w:i/>
          <w:iCs/>
        </w:rPr>
      </w:pPr>
    </w:p>
    <w:p w14:paraId="565970AB" w14:textId="15A7DB38" w:rsidR="003D7E33" w:rsidRPr="00096D2A" w:rsidRDefault="003D7E33" w:rsidP="43A8F02C">
      <w:pPr>
        <w:pStyle w:val="ListParagraph"/>
        <w:numPr>
          <w:ilvl w:val="0"/>
          <w:numId w:val="14"/>
        </w:numPr>
        <w:tabs>
          <w:tab w:val="left" w:pos="1794"/>
        </w:tabs>
        <w:rPr>
          <w:i/>
          <w:iCs/>
        </w:rPr>
      </w:pPr>
      <w:r w:rsidRPr="43A8F02C">
        <w:rPr>
          <w:i/>
          <w:iCs/>
        </w:rPr>
        <w:t xml:space="preserve">Is there a requirement to have a transfer mechanism in place for the </w:t>
      </w:r>
      <w:proofErr w:type="gramStart"/>
      <w:r w:rsidRPr="43A8F02C">
        <w:rPr>
          <w:i/>
          <w:iCs/>
        </w:rPr>
        <w:t>cross border</w:t>
      </w:r>
      <w:proofErr w:type="gramEnd"/>
      <w:r w:rsidRPr="43A8F02C">
        <w:rPr>
          <w:i/>
          <w:iCs/>
        </w:rPr>
        <w:t xml:space="preserve"> transfer of personal data (if no, please highlight the approach within the jurisdictions e.g., the taking of reasonable step, appropriate notice) </w:t>
      </w:r>
    </w:p>
    <w:p w14:paraId="2D5E9EEB" w14:textId="77777777" w:rsidR="003D7E33" w:rsidRPr="00096D2A" w:rsidRDefault="003D7E33" w:rsidP="003D7E33">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01FC9F13" w14:textId="77777777" w:rsidTr="000B47E0">
        <w:trPr>
          <w:trHeight w:val="300"/>
        </w:trPr>
        <w:tc>
          <w:tcPr>
            <w:tcW w:w="4500" w:type="dxa"/>
            <w:tcBorders>
              <w:top w:val="single" w:sz="6" w:space="0" w:color="auto"/>
              <w:left w:val="single" w:sz="6" w:space="0" w:color="auto"/>
              <w:bottom w:val="single" w:sz="6" w:space="0" w:color="auto"/>
              <w:right w:val="single" w:sz="6" w:space="0" w:color="auto"/>
            </w:tcBorders>
            <w:hideMark/>
          </w:tcPr>
          <w:p w14:paraId="45031B88"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343FAE3" w14:textId="2BB12D89" w:rsidR="003D7E33" w:rsidRPr="00096D2A" w:rsidRDefault="003D7E33">
            <w:r w:rsidRPr="00096D2A">
              <w:t> </w:t>
            </w:r>
            <w:r w:rsidR="00D65017" w:rsidRPr="00D65017">
              <w:t xml:space="preserve">Any transfer to a third country requires prior authorization from the </w:t>
            </w:r>
            <w:ins w:id="797" w:author="Bahar Toto" w:date="2025-11-04T14:34:00Z" w16du:dateUtc="2025-11-04T14:34:00Z">
              <w:r w:rsidR="00EB7BB6" w:rsidRPr="009F2A7A">
                <w:rPr>
                  <w:lang w:val="en-US"/>
                </w:rPr>
                <w:t>PDPA</w:t>
              </w:r>
            </w:ins>
            <w:del w:id="798" w:author="Bahar Toto" w:date="2025-11-04T14:34:00Z" w16du:dateUtc="2025-11-04T14:34:00Z">
              <w:r w:rsidR="00D65017" w:rsidRPr="00D65017" w:rsidDel="00EB7BB6">
                <w:delText>Data Protection Authority</w:delText>
              </w:r>
            </w:del>
            <w:r w:rsidR="00D65017" w:rsidRPr="00D65017">
              <w:t xml:space="preserve"> and is conditioned by the assurance of an adequate level of protection. This adequacy is evaluated according to precise criteria, notably the rule of law, respect for human rights, the existence of independent supervisory authorities, and the international commitments of the recipient country, thus guaranteeing optimal protection of personal data.</w:t>
            </w:r>
          </w:p>
        </w:tc>
      </w:tr>
      <w:tr w:rsidR="003D7E33" w:rsidRPr="00096D2A" w14:paraId="4B93A57D" w14:textId="77777777" w:rsidTr="000B47E0">
        <w:trPr>
          <w:trHeight w:val="300"/>
        </w:trPr>
        <w:tc>
          <w:tcPr>
            <w:tcW w:w="4500" w:type="dxa"/>
            <w:tcBorders>
              <w:top w:val="single" w:sz="6" w:space="0" w:color="auto"/>
              <w:left w:val="single" w:sz="6" w:space="0" w:color="auto"/>
              <w:bottom w:val="single" w:sz="6" w:space="0" w:color="auto"/>
              <w:right w:val="single" w:sz="6" w:space="0" w:color="auto"/>
            </w:tcBorders>
            <w:hideMark/>
          </w:tcPr>
          <w:p w14:paraId="536F4FC0" w14:textId="77777777" w:rsidR="003D7E33" w:rsidRPr="00096D2A" w:rsidRDefault="003D7E33">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0536D43" w14:textId="14FEE95B" w:rsidR="003D7E33" w:rsidRPr="00096D2A" w:rsidRDefault="000B47E0">
            <w:ins w:id="799" w:author="Bahar Toto" w:date="2025-11-04T14:41:00Z" w16du:dateUtc="2025-11-04T14:41:00Z">
              <w:r>
                <w:t>Article</w:t>
              </w:r>
            </w:ins>
            <w:r w:rsidR="003D7E33" w:rsidRPr="00096D2A">
              <w:t> </w:t>
            </w:r>
            <w:r w:rsidR="006E3916">
              <w:t xml:space="preserve">201 </w:t>
            </w:r>
            <w:ins w:id="800" w:author="Bahar Toto" w:date="2025-11-04T13:18:00Z" w16du:dateUtc="2025-11-04T13:18:00Z">
              <w:r w:rsidR="00E859E9">
                <w:t>of the Digital Code</w:t>
              </w:r>
            </w:ins>
            <w:del w:id="801" w:author="Bahar Toto" w:date="2025-11-04T13:18:00Z" w16du:dateUtc="2025-11-04T13:18:00Z">
              <w:r w:rsidR="006E3916" w:rsidDel="00E859E9">
                <w:delText>Digital Code</w:delText>
              </w:r>
            </w:del>
          </w:p>
        </w:tc>
      </w:tr>
      <w:tr w:rsidR="000B47E0" w:rsidRPr="00096D2A" w14:paraId="3B6B947A" w14:textId="77777777" w:rsidTr="000B47E0">
        <w:trPr>
          <w:trHeight w:val="300"/>
        </w:trPr>
        <w:tc>
          <w:tcPr>
            <w:tcW w:w="4500" w:type="dxa"/>
            <w:tcBorders>
              <w:top w:val="single" w:sz="6" w:space="0" w:color="auto"/>
              <w:left w:val="single" w:sz="6" w:space="0" w:color="auto"/>
              <w:bottom w:val="single" w:sz="6" w:space="0" w:color="auto"/>
              <w:right w:val="single" w:sz="6" w:space="0" w:color="auto"/>
            </w:tcBorders>
          </w:tcPr>
          <w:p w14:paraId="7A4099E1" w14:textId="77777777" w:rsidR="000B47E0" w:rsidRPr="00096D2A" w:rsidRDefault="000B47E0" w:rsidP="000B47E0">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B5C350B" w14:textId="704A31B0" w:rsidR="000B47E0" w:rsidRPr="00096D2A" w:rsidRDefault="000B47E0" w:rsidP="000B47E0">
            <w:ins w:id="802" w:author="Bahar Toto" w:date="2025-11-04T14:41:00Z" w16du:dateUtc="2025-11-04T14:41:00Z">
              <w:r>
                <w:t>Data controller</w:t>
              </w:r>
            </w:ins>
            <w:del w:id="803" w:author="Bahar Toto" w:date="2025-11-04T14:41:00Z" w16du:dateUtc="2025-11-04T14:41:00Z">
              <w:r w:rsidRPr="00D65017" w:rsidDel="00CA0A29">
                <w:delText>Data Protection Authority</w:delText>
              </w:r>
            </w:del>
          </w:p>
        </w:tc>
      </w:tr>
    </w:tbl>
    <w:p w14:paraId="2F3951C7" w14:textId="77777777" w:rsidR="003D7E33" w:rsidRPr="00096D2A" w:rsidRDefault="003D7E33" w:rsidP="003D7E33">
      <w:pPr>
        <w:tabs>
          <w:tab w:val="left" w:pos="1794"/>
        </w:tabs>
        <w:rPr>
          <w:i/>
          <w:iCs/>
        </w:rPr>
      </w:pPr>
    </w:p>
    <w:p w14:paraId="404445AF" w14:textId="77777777" w:rsidR="003D7E33" w:rsidRPr="00096D2A" w:rsidRDefault="003D7E33" w:rsidP="00E27686">
      <w:pPr>
        <w:pStyle w:val="ListParagraph"/>
        <w:numPr>
          <w:ilvl w:val="0"/>
          <w:numId w:val="14"/>
        </w:numPr>
        <w:tabs>
          <w:tab w:val="left" w:pos="1794"/>
        </w:tabs>
        <w:rPr>
          <w:i/>
          <w:iCs/>
        </w:rPr>
      </w:pPr>
      <w:r w:rsidRPr="00096D2A">
        <w:rPr>
          <w:i/>
          <w:iCs/>
        </w:rPr>
        <w:t>Which transfer mechanisms are available?</w:t>
      </w:r>
    </w:p>
    <w:p w14:paraId="0E08E405" w14:textId="77777777" w:rsidR="003D7E33" w:rsidRPr="00096D2A" w:rsidRDefault="003D7E33" w:rsidP="003D7E33">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7F7AAE94" w14:textId="77777777" w:rsidTr="000B47E0">
        <w:trPr>
          <w:trHeight w:val="300"/>
        </w:trPr>
        <w:tc>
          <w:tcPr>
            <w:tcW w:w="4500" w:type="dxa"/>
            <w:tcBorders>
              <w:top w:val="single" w:sz="6" w:space="0" w:color="auto"/>
              <w:left w:val="single" w:sz="6" w:space="0" w:color="auto"/>
              <w:bottom w:val="single" w:sz="6" w:space="0" w:color="auto"/>
              <w:right w:val="single" w:sz="6" w:space="0" w:color="auto"/>
            </w:tcBorders>
            <w:hideMark/>
          </w:tcPr>
          <w:p w14:paraId="197B3134"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1E214B1" w14:textId="46CC37DE" w:rsidR="008B2E52" w:rsidRPr="0087425B" w:rsidRDefault="00D65017" w:rsidP="00D65017">
            <w:pPr>
              <w:pStyle w:val="para"/>
              <w:spacing w:before="75" w:after="60"/>
              <w:rPr>
                <w:lang w:val="en-GB"/>
              </w:rPr>
            </w:pPr>
            <w:r w:rsidRPr="0087425B">
              <w:rPr>
                <w:lang w:val="en-GB"/>
              </w:rPr>
              <w:t xml:space="preserve">Before any transfer, the data controller must first obtain authorization from the </w:t>
            </w:r>
            <w:ins w:id="804" w:author="Bahar Toto" w:date="2025-11-04T14:34:00Z" w16du:dateUtc="2025-11-04T14:34:00Z">
              <w:r w:rsidR="00EB7BB6" w:rsidRPr="009F2A7A">
                <w:rPr>
                  <w:lang w:val="en-US"/>
                </w:rPr>
                <w:t>PDPA</w:t>
              </w:r>
            </w:ins>
            <w:del w:id="805" w:author="Bahar Toto" w:date="2025-11-04T14:34:00Z" w16du:dateUtc="2025-11-04T14:34:00Z">
              <w:r w:rsidRPr="0087425B" w:rsidDel="00EB7BB6">
                <w:rPr>
                  <w:lang w:val="en-GB"/>
                </w:rPr>
                <w:delText>Personal Data Protection Authority</w:delText>
              </w:r>
            </w:del>
            <w:r w:rsidRPr="0087425B">
              <w:rPr>
                <w:lang w:val="en-GB"/>
              </w:rPr>
              <w:t>.</w:t>
            </w:r>
          </w:p>
          <w:p w14:paraId="261B46DF" w14:textId="625F2FB6" w:rsidR="003D7E33" w:rsidRPr="0087425B" w:rsidRDefault="00D65017" w:rsidP="001C4773">
            <w:pPr>
              <w:pStyle w:val="para"/>
              <w:spacing w:before="75" w:after="60"/>
              <w:rPr>
                <w:lang w:val="en-GB"/>
              </w:rPr>
            </w:pPr>
            <w:r w:rsidRPr="0087425B">
              <w:rPr>
                <w:lang w:val="en-GB"/>
              </w:rPr>
              <w:t xml:space="preserve">The data transfer is subject to regular monitoring by the </w:t>
            </w:r>
            <w:ins w:id="806" w:author="Bahar Toto" w:date="2025-11-04T14:34:00Z" w16du:dateUtc="2025-11-04T14:34:00Z">
              <w:r w:rsidR="00EB7BB6" w:rsidRPr="009F2A7A">
                <w:rPr>
                  <w:lang w:val="en-US"/>
                </w:rPr>
                <w:t>PDPA</w:t>
              </w:r>
            </w:ins>
            <w:del w:id="807" w:author="Bahar Toto" w:date="2025-11-04T14:34:00Z" w16du:dateUtc="2025-11-04T14:34:00Z">
              <w:r w:rsidRPr="0087425B" w:rsidDel="00EB7BB6">
                <w:rPr>
                  <w:lang w:val="en-GB"/>
                </w:rPr>
                <w:delText>Personal Data Protection Authority</w:delText>
              </w:r>
            </w:del>
            <w:r w:rsidRPr="0087425B">
              <w:rPr>
                <w:lang w:val="en-GB"/>
              </w:rPr>
              <w:t>.</w:t>
            </w:r>
          </w:p>
        </w:tc>
      </w:tr>
      <w:tr w:rsidR="003D7E33" w:rsidRPr="00096D2A" w14:paraId="15000E2D" w14:textId="77777777" w:rsidTr="000B47E0">
        <w:trPr>
          <w:trHeight w:val="300"/>
        </w:trPr>
        <w:tc>
          <w:tcPr>
            <w:tcW w:w="4500" w:type="dxa"/>
            <w:tcBorders>
              <w:top w:val="single" w:sz="6" w:space="0" w:color="auto"/>
              <w:left w:val="single" w:sz="6" w:space="0" w:color="auto"/>
              <w:bottom w:val="single" w:sz="6" w:space="0" w:color="auto"/>
              <w:right w:val="single" w:sz="6" w:space="0" w:color="auto"/>
            </w:tcBorders>
            <w:hideMark/>
          </w:tcPr>
          <w:p w14:paraId="20884E3E"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82E5859" w14:textId="3A19FCF3" w:rsidR="003D7E33" w:rsidRPr="00096D2A" w:rsidRDefault="000B47E0">
            <w:ins w:id="808" w:author="Bahar Toto" w:date="2025-11-04T14:41:00Z" w16du:dateUtc="2025-11-04T14:41:00Z">
              <w:r>
                <w:t>Article</w:t>
              </w:r>
            </w:ins>
            <w:r w:rsidR="003D7E33" w:rsidRPr="00096D2A">
              <w:t> </w:t>
            </w:r>
            <w:r w:rsidR="00486BE0">
              <w:t xml:space="preserve">201 </w:t>
            </w:r>
            <w:ins w:id="809" w:author="Bahar Toto" w:date="2025-11-04T13:18:00Z" w16du:dateUtc="2025-11-04T13:18:00Z">
              <w:r w:rsidR="00E859E9">
                <w:t>of the Digital Code</w:t>
              </w:r>
            </w:ins>
            <w:del w:id="810" w:author="Bahar Toto" w:date="2025-11-04T13:18:00Z" w16du:dateUtc="2025-11-04T13:18:00Z">
              <w:r w:rsidR="00486BE0" w:rsidDel="00E859E9">
                <w:delText>Digital Code</w:delText>
              </w:r>
            </w:del>
          </w:p>
        </w:tc>
      </w:tr>
      <w:tr w:rsidR="000B47E0" w:rsidRPr="00096D2A" w14:paraId="1263AE1A" w14:textId="77777777" w:rsidTr="000B47E0">
        <w:trPr>
          <w:trHeight w:val="300"/>
        </w:trPr>
        <w:tc>
          <w:tcPr>
            <w:tcW w:w="4500" w:type="dxa"/>
            <w:tcBorders>
              <w:top w:val="single" w:sz="6" w:space="0" w:color="auto"/>
              <w:left w:val="single" w:sz="6" w:space="0" w:color="auto"/>
              <w:bottom w:val="single" w:sz="6" w:space="0" w:color="auto"/>
              <w:right w:val="single" w:sz="6" w:space="0" w:color="auto"/>
            </w:tcBorders>
          </w:tcPr>
          <w:p w14:paraId="3E2C7E88" w14:textId="77777777" w:rsidR="000B47E0" w:rsidRPr="00096D2A" w:rsidRDefault="000B47E0" w:rsidP="000B47E0">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BFF0B5C" w14:textId="354426AC" w:rsidR="000B47E0" w:rsidRPr="00096D2A" w:rsidRDefault="000B47E0" w:rsidP="000B47E0">
            <w:ins w:id="811" w:author="Bahar Toto" w:date="2025-11-04T14:41:00Z" w16du:dateUtc="2025-11-04T14:41:00Z">
              <w:r>
                <w:t>Data controller</w:t>
              </w:r>
            </w:ins>
            <w:del w:id="812" w:author="Bahar Toto" w:date="2025-11-04T14:41:00Z" w16du:dateUtc="2025-11-04T14:41:00Z">
              <w:r w:rsidRPr="00D65017" w:rsidDel="00EE31E9">
                <w:delText>Data Protection Authority</w:delText>
              </w:r>
            </w:del>
          </w:p>
        </w:tc>
      </w:tr>
    </w:tbl>
    <w:p w14:paraId="17E724CB" w14:textId="77777777" w:rsidR="003D7E33" w:rsidRPr="00096D2A" w:rsidRDefault="003D7E33" w:rsidP="003D7E33">
      <w:pPr>
        <w:tabs>
          <w:tab w:val="left" w:pos="1794"/>
        </w:tabs>
        <w:rPr>
          <w:i/>
          <w:iCs/>
        </w:rPr>
      </w:pPr>
    </w:p>
    <w:p w14:paraId="391BFE48" w14:textId="16322431" w:rsidR="003D7E33" w:rsidRPr="00096D2A" w:rsidRDefault="003D7E33" w:rsidP="00E27686">
      <w:pPr>
        <w:pStyle w:val="ListParagraph"/>
        <w:numPr>
          <w:ilvl w:val="0"/>
          <w:numId w:val="14"/>
        </w:numPr>
        <w:tabs>
          <w:tab w:val="left" w:pos="1794"/>
        </w:tabs>
        <w:rPr>
          <w:i/>
          <w:iCs/>
        </w:rPr>
      </w:pPr>
      <w:r w:rsidRPr="00096D2A">
        <w:rPr>
          <w:i/>
          <w:iCs/>
        </w:rPr>
        <w:t>Does the law provide for exceptions to the restrictions on cross border transfers?</w:t>
      </w:r>
    </w:p>
    <w:p w14:paraId="4AE56DBB" w14:textId="77777777" w:rsidR="003D7E33" w:rsidRPr="00096D2A" w:rsidRDefault="003D7E33" w:rsidP="003D7E33">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659C8056" w14:textId="77777777" w:rsidTr="000B47E0">
        <w:trPr>
          <w:trHeight w:val="300"/>
        </w:trPr>
        <w:tc>
          <w:tcPr>
            <w:tcW w:w="4500" w:type="dxa"/>
            <w:tcBorders>
              <w:top w:val="single" w:sz="6" w:space="0" w:color="auto"/>
              <w:left w:val="single" w:sz="6" w:space="0" w:color="auto"/>
              <w:bottom w:val="single" w:sz="6" w:space="0" w:color="auto"/>
              <w:right w:val="single" w:sz="6" w:space="0" w:color="auto"/>
            </w:tcBorders>
            <w:hideMark/>
          </w:tcPr>
          <w:p w14:paraId="1A990ED3"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CDA813A" w14:textId="6FA56D3D" w:rsidR="003D7E33" w:rsidRPr="00096D2A" w:rsidRDefault="003D7E33">
            <w:r w:rsidRPr="00096D2A">
              <w:t> </w:t>
            </w:r>
            <w:r w:rsidR="00D65017" w:rsidRPr="00D65017">
              <w:t>Yes, these exceptions include the explicit consent of the data subject, the necessary execution of a contract, compelling reasons of public interest, safeguarding vital interests, as well as imperative legal or judicial reasons.</w:t>
            </w:r>
          </w:p>
        </w:tc>
      </w:tr>
      <w:tr w:rsidR="003D7E33" w:rsidRPr="00096D2A" w14:paraId="35E8D725" w14:textId="77777777" w:rsidTr="000B47E0">
        <w:trPr>
          <w:trHeight w:val="300"/>
        </w:trPr>
        <w:tc>
          <w:tcPr>
            <w:tcW w:w="4500" w:type="dxa"/>
            <w:tcBorders>
              <w:top w:val="single" w:sz="6" w:space="0" w:color="auto"/>
              <w:left w:val="single" w:sz="6" w:space="0" w:color="auto"/>
              <w:bottom w:val="single" w:sz="6" w:space="0" w:color="auto"/>
              <w:right w:val="single" w:sz="6" w:space="0" w:color="auto"/>
            </w:tcBorders>
            <w:hideMark/>
          </w:tcPr>
          <w:p w14:paraId="3FF43D3B"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7DDE00B" w14:textId="5AB02C0D" w:rsidR="003D7E33" w:rsidRPr="00096D2A" w:rsidRDefault="000B47E0">
            <w:ins w:id="813" w:author="Bahar Toto" w:date="2025-11-04T14:41:00Z" w16du:dateUtc="2025-11-04T14:41:00Z">
              <w:r>
                <w:t>Article</w:t>
              </w:r>
            </w:ins>
            <w:r w:rsidR="003D7E33" w:rsidRPr="00096D2A">
              <w:t> </w:t>
            </w:r>
            <w:r w:rsidR="00486BE0">
              <w:t xml:space="preserve">202 </w:t>
            </w:r>
            <w:ins w:id="814" w:author="Bahar Toto" w:date="2025-11-04T13:18:00Z" w16du:dateUtc="2025-11-04T13:18:00Z">
              <w:r w:rsidR="00E859E9">
                <w:t>of the Digital Code</w:t>
              </w:r>
            </w:ins>
            <w:del w:id="815" w:author="Bahar Toto" w:date="2025-11-04T13:18:00Z" w16du:dateUtc="2025-11-04T13:18:00Z">
              <w:r w:rsidR="00486BE0" w:rsidDel="00E859E9">
                <w:delText>Digital code</w:delText>
              </w:r>
            </w:del>
          </w:p>
        </w:tc>
      </w:tr>
      <w:tr w:rsidR="000B47E0" w:rsidRPr="00096D2A" w14:paraId="59667342" w14:textId="77777777" w:rsidTr="000B47E0">
        <w:trPr>
          <w:trHeight w:val="300"/>
        </w:trPr>
        <w:tc>
          <w:tcPr>
            <w:tcW w:w="4500" w:type="dxa"/>
            <w:tcBorders>
              <w:top w:val="single" w:sz="6" w:space="0" w:color="auto"/>
              <w:left w:val="single" w:sz="6" w:space="0" w:color="auto"/>
              <w:bottom w:val="single" w:sz="6" w:space="0" w:color="auto"/>
              <w:right w:val="single" w:sz="6" w:space="0" w:color="auto"/>
            </w:tcBorders>
          </w:tcPr>
          <w:p w14:paraId="4092756B" w14:textId="77777777" w:rsidR="000B47E0" w:rsidRPr="00096D2A" w:rsidRDefault="000B47E0" w:rsidP="000B47E0">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DAF4E94" w14:textId="47FBA698" w:rsidR="000B47E0" w:rsidRPr="00096D2A" w:rsidRDefault="000B47E0" w:rsidP="000B47E0">
            <w:ins w:id="816" w:author="Bahar Toto" w:date="2025-11-04T14:41:00Z" w16du:dateUtc="2025-11-04T14:41:00Z">
              <w:r>
                <w:t>Data controller</w:t>
              </w:r>
            </w:ins>
            <w:del w:id="817" w:author="Bahar Toto" w:date="2025-11-04T14:41:00Z" w16du:dateUtc="2025-11-04T14:41:00Z">
              <w:r w:rsidRPr="00D65017" w:rsidDel="00973A34">
                <w:delText>Data Protection Authority</w:delText>
              </w:r>
            </w:del>
          </w:p>
        </w:tc>
      </w:tr>
    </w:tbl>
    <w:p w14:paraId="763EA788" w14:textId="77777777" w:rsidR="003D7E33" w:rsidRPr="00096D2A" w:rsidRDefault="003D7E33" w:rsidP="003D7E33">
      <w:pPr>
        <w:tabs>
          <w:tab w:val="left" w:pos="1794"/>
        </w:tabs>
      </w:pPr>
    </w:p>
    <w:p w14:paraId="24419EDC" w14:textId="2525A1BE" w:rsidR="003D7E33" w:rsidRPr="00096D2A" w:rsidRDefault="003D7E33" w:rsidP="003D7E33">
      <w:pPr>
        <w:tabs>
          <w:tab w:val="left" w:pos="1794"/>
        </w:tabs>
      </w:pPr>
      <w:r w:rsidRPr="00096D2A">
        <w:t>12.4. Data localization / residency</w:t>
      </w:r>
    </w:p>
    <w:p w14:paraId="76E03A1E" w14:textId="77777777" w:rsidR="003D7E33" w:rsidRPr="00096D2A" w:rsidRDefault="003D7E33" w:rsidP="003D7E33">
      <w:pPr>
        <w:tabs>
          <w:tab w:val="left" w:pos="1794"/>
        </w:tabs>
      </w:pPr>
    </w:p>
    <w:p w14:paraId="08D134E2" w14:textId="77777777" w:rsidR="003D7E33" w:rsidRPr="00096D2A" w:rsidRDefault="003D7E33" w:rsidP="00E27686">
      <w:pPr>
        <w:pStyle w:val="ListParagraph"/>
        <w:numPr>
          <w:ilvl w:val="0"/>
          <w:numId w:val="15"/>
        </w:numPr>
        <w:tabs>
          <w:tab w:val="left" w:pos="1794"/>
        </w:tabs>
        <w:rPr>
          <w:i/>
          <w:iCs/>
        </w:rPr>
      </w:pPr>
      <w:r w:rsidRPr="00096D2A">
        <w:rPr>
          <w:i/>
          <w:iCs/>
        </w:rPr>
        <w:t xml:space="preserve">Does the law(s) restrict the storage of personal data in a third country? (please focus on general requirement rather than sectoral requirements) </w:t>
      </w:r>
    </w:p>
    <w:p w14:paraId="24035F1C" w14:textId="77777777" w:rsidR="003D7E33" w:rsidRPr="00096D2A" w:rsidRDefault="003D7E33" w:rsidP="003D7E33">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1952FAF1" w14:textId="77777777" w:rsidTr="000B47E0">
        <w:trPr>
          <w:trHeight w:val="300"/>
        </w:trPr>
        <w:tc>
          <w:tcPr>
            <w:tcW w:w="4500" w:type="dxa"/>
            <w:tcBorders>
              <w:top w:val="single" w:sz="6" w:space="0" w:color="auto"/>
              <w:left w:val="single" w:sz="6" w:space="0" w:color="auto"/>
              <w:bottom w:val="single" w:sz="6" w:space="0" w:color="auto"/>
              <w:right w:val="single" w:sz="6" w:space="0" w:color="auto"/>
            </w:tcBorders>
            <w:hideMark/>
          </w:tcPr>
          <w:p w14:paraId="00587A4A"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D582366" w14:textId="60E80623" w:rsidR="003D7E33" w:rsidRPr="00096D2A" w:rsidRDefault="003D7E33">
            <w:r w:rsidRPr="00096D2A">
              <w:t> </w:t>
            </w:r>
            <w:r w:rsidR="00D65017" w:rsidRPr="00D65017">
              <w:t xml:space="preserve">The principle is prioritized storage in the </w:t>
            </w:r>
            <w:ins w:id="818" w:author="Bahar Toto" w:date="2025-11-04T14:43:00Z" w16du:dateUtc="2025-11-04T14:43:00Z">
              <w:r w:rsidR="000B47E0">
                <w:t xml:space="preserve">DRC </w:t>
              </w:r>
            </w:ins>
            <w:del w:id="819" w:author="Bahar Toto" w:date="2025-11-04T14:43:00Z" w16du:dateUtc="2025-11-04T14:43:00Z">
              <w:r w:rsidR="00D65017" w:rsidRPr="00D65017" w:rsidDel="000B47E0">
                <w:delText>Democratic Republic of Congo</w:delText>
              </w:r>
            </w:del>
            <w:r w:rsidR="00D65017" w:rsidRPr="00D65017">
              <w:t xml:space="preserve">. The </w:t>
            </w:r>
            <w:del w:id="820" w:author="Bahar Toto" w:date="2025-11-04T14:43:00Z" w16du:dateUtc="2025-11-04T14:43:00Z">
              <w:r w:rsidR="00D65017" w:rsidRPr="00D65017" w:rsidDel="000B47E0">
                <w:delText xml:space="preserve">law </w:delText>
              </w:r>
            </w:del>
            <w:ins w:id="821" w:author="Bahar Toto" w:date="2025-11-04T14:43:00Z" w16du:dateUtc="2025-11-04T14:43:00Z">
              <w:r w:rsidR="000B47E0">
                <w:t>Digital Code</w:t>
              </w:r>
              <w:r w:rsidR="000B47E0" w:rsidRPr="00D65017">
                <w:t xml:space="preserve"> </w:t>
              </w:r>
            </w:ins>
            <w:r w:rsidR="00D65017" w:rsidRPr="00D65017">
              <w:t xml:space="preserve">provides for the possibility of transfer to a </w:t>
            </w:r>
            <w:ins w:id="822" w:author="Bahar Toto" w:date="2025-11-04T14:43:00Z" w16du:dateUtc="2025-11-04T14:43:00Z">
              <w:r w:rsidR="000B47E0">
                <w:t>'</w:t>
              </w:r>
            </w:ins>
            <w:del w:id="823" w:author="Bahar Toto" w:date="2025-11-04T14:43:00Z" w16du:dateUtc="2025-11-04T14:43:00Z">
              <w:r w:rsidR="00D65017" w:rsidRPr="00D65017" w:rsidDel="000B47E0">
                <w:delText>"</w:delText>
              </w:r>
            </w:del>
            <w:r w:rsidR="00D65017" w:rsidRPr="00D65017">
              <w:t>digital embassy</w:t>
            </w:r>
            <w:del w:id="824" w:author="Bahar Toto" w:date="2025-11-04T14:43:00Z" w16du:dateUtc="2025-11-04T14:43:00Z">
              <w:r w:rsidR="00D65017" w:rsidRPr="00D65017" w:rsidDel="000B47E0">
                <w:delText>"</w:delText>
              </w:r>
            </w:del>
            <w:ins w:id="825" w:author="Bahar Toto" w:date="2025-11-04T14:43:00Z" w16du:dateUtc="2025-11-04T14:43:00Z">
              <w:r w:rsidR="000B47E0">
                <w:t>'</w:t>
              </w:r>
            </w:ins>
            <w:r w:rsidR="00D65017" w:rsidRPr="00D65017">
              <w:t xml:space="preserve"> or a foreign host, subject to obtaining prior authorization from the </w:t>
            </w:r>
            <w:ins w:id="826" w:author="Bahar Toto" w:date="2025-11-04T14:35:00Z" w16du:dateUtc="2025-11-04T14:35:00Z">
              <w:r w:rsidR="00EB7BB6" w:rsidRPr="009F2A7A">
                <w:rPr>
                  <w:lang w:val="en-US"/>
                </w:rPr>
                <w:t>PDPA</w:t>
              </w:r>
            </w:ins>
            <w:del w:id="827" w:author="Bahar Toto" w:date="2025-11-04T14:35:00Z" w16du:dateUtc="2025-11-04T14:35:00Z">
              <w:r w:rsidR="00D65017" w:rsidRPr="00D65017" w:rsidDel="00EB7BB6">
                <w:delText>Data Protection Authority</w:delText>
              </w:r>
            </w:del>
            <w:r w:rsidR="00D65017" w:rsidRPr="00D65017">
              <w:t>, thus ensuring strict control and rigorous protection of personal information.</w:t>
            </w:r>
          </w:p>
        </w:tc>
      </w:tr>
      <w:tr w:rsidR="003D7E33" w:rsidRPr="00096D2A" w14:paraId="460AF980" w14:textId="77777777" w:rsidTr="000B47E0">
        <w:trPr>
          <w:trHeight w:val="300"/>
        </w:trPr>
        <w:tc>
          <w:tcPr>
            <w:tcW w:w="4500" w:type="dxa"/>
            <w:tcBorders>
              <w:top w:val="single" w:sz="6" w:space="0" w:color="auto"/>
              <w:left w:val="single" w:sz="6" w:space="0" w:color="auto"/>
              <w:bottom w:val="single" w:sz="6" w:space="0" w:color="auto"/>
              <w:right w:val="single" w:sz="6" w:space="0" w:color="auto"/>
            </w:tcBorders>
            <w:hideMark/>
          </w:tcPr>
          <w:p w14:paraId="1F71AD38"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70F03A0" w14:textId="3777BDFD" w:rsidR="003D7E33" w:rsidRPr="00096D2A" w:rsidRDefault="000B47E0">
            <w:ins w:id="828" w:author="Bahar Toto" w:date="2025-11-04T14:43:00Z" w16du:dateUtc="2025-11-04T14:43:00Z">
              <w:r>
                <w:t>Article</w:t>
              </w:r>
            </w:ins>
            <w:r w:rsidR="003D7E33" w:rsidRPr="00096D2A">
              <w:t> </w:t>
            </w:r>
            <w:r w:rsidR="00237F65">
              <w:t xml:space="preserve">202 </w:t>
            </w:r>
            <w:ins w:id="829" w:author="Bahar Toto" w:date="2025-11-04T13:18:00Z" w16du:dateUtc="2025-11-04T13:18:00Z">
              <w:r w:rsidR="00E859E9">
                <w:t>of the Digital Code</w:t>
              </w:r>
            </w:ins>
            <w:del w:id="830" w:author="Bahar Toto" w:date="2025-11-04T13:18:00Z" w16du:dateUtc="2025-11-04T13:18:00Z">
              <w:r w:rsidR="00237F65" w:rsidDel="00E859E9">
                <w:delText>Digital code</w:delText>
              </w:r>
            </w:del>
          </w:p>
        </w:tc>
      </w:tr>
      <w:tr w:rsidR="000B47E0" w:rsidRPr="00096D2A" w14:paraId="795E91C2" w14:textId="77777777" w:rsidTr="000B47E0">
        <w:trPr>
          <w:trHeight w:val="300"/>
        </w:trPr>
        <w:tc>
          <w:tcPr>
            <w:tcW w:w="4500" w:type="dxa"/>
            <w:tcBorders>
              <w:top w:val="single" w:sz="6" w:space="0" w:color="auto"/>
              <w:left w:val="single" w:sz="6" w:space="0" w:color="auto"/>
              <w:bottom w:val="single" w:sz="6" w:space="0" w:color="auto"/>
              <w:right w:val="single" w:sz="6" w:space="0" w:color="auto"/>
            </w:tcBorders>
          </w:tcPr>
          <w:p w14:paraId="2E127E51" w14:textId="77777777" w:rsidR="000B47E0" w:rsidRPr="00096D2A" w:rsidRDefault="000B47E0" w:rsidP="000B47E0">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684A299" w14:textId="4E16EC75" w:rsidR="000B47E0" w:rsidRPr="00096D2A" w:rsidRDefault="000B47E0" w:rsidP="000B47E0">
            <w:ins w:id="831" w:author="Bahar Toto" w:date="2025-11-04T14:43:00Z" w16du:dateUtc="2025-11-04T14:43:00Z">
              <w:r>
                <w:t>Data controller</w:t>
              </w:r>
            </w:ins>
            <w:del w:id="832" w:author="Bahar Toto" w:date="2025-11-04T14:43:00Z" w16du:dateUtc="2025-11-04T14:43:00Z">
              <w:r w:rsidRPr="00D65017" w:rsidDel="00FC12C7">
                <w:delText>Data Protection Authority</w:delText>
              </w:r>
            </w:del>
          </w:p>
        </w:tc>
      </w:tr>
    </w:tbl>
    <w:p w14:paraId="742D13AB" w14:textId="77777777" w:rsidR="003D7E33" w:rsidRPr="00096D2A" w:rsidRDefault="003D7E33" w:rsidP="003D7E33">
      <w:pPr>
        <w:tabs>
          <w:tab w:val="left" w:pos="1794"/>
        </w:tabs>
        <w:rPr>
          <w:i/>
          <w:iCs/>
        </w:rPr>
      </w:pPr>
    </w:p>
    <w:p w14:paraId="2EFA8892" w14:textId="5CE67B6C" w:rsidR="003D7E33" w:rsidRPr="00096D2A" w:rsidRDefault="003D7E33" w:rsidP="00E27686">
      <w:pPr>
        <w:pStyle w:val="ListParagraph"/>
        <w:numPr>
          <w:ilvl w:val="0"/>
          <w:numId w:val="15"/>
        </w:numPr>
        <w:tabs>
          <w:tab w:val="left" w:pos="1794"/>
        </w:tabs>
        <w:rPr>
          <w:i/>
          <w:iCs/>
        </w:rPr>
      </w:pPr>
      <w:r w:rsidRPr="00096D2A">
        <w:rPr>
          <w:i/>
          <w:iCs/>
        </w:rPr>
        <w:t>Are there any exemptions to this rule (e.g., copy can be transferred abroad)</w:t>
      </w:r>
    </w:p>
    <w:p w14:paraId="736EF5D6" w14:textId="77777777" w:rsidR="003D7E33" w:rsidRPr="00096D2A" w:rsidRDefault="003D7E33" w:rsidP="003D7E33">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4CC7EA7D"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6F7EE048"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16F100E" w14:textId="1DD2514D" w:rsidR="003D7E33" w:rsidRPr="00096D2A" w:rsidRDefault="003D7E33">
            <w:r w:rsidRPr="00096D2A">
              <w:t> </w:t>
            </w:r>
            <w:r w:rsidR="00D20914">
              <w:t>No</w:t>
            </w:r>
            <w:ins w:id="833" w:author="Bahar Toto" w:date="2025-11-04T14:44:00Z" w16du:dateUtc="2025-11-04T14:44:00Z">
              <w:r w:rsidR="000B47E0">
                <w:t>.</w:t>
              </w:r>
            </w:ins>
          </w:p>
        </w:tc>
      </w:tr>
      <w:tr w:rsidR="00A9642F" w:rsidRPr="00096D2A" w14:paraId="6760072E"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2C7B8B90" w14:textId="77777777" w:rsidR="00A9642F" w:rsidRPr="00096D2A" w:rsidRDefault="00A9642F" w:rsidP="00A9642F">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AA5D819" w14:textId="0D5EC025" w:rsidR="00A9642F" w:rsidRPr="00096D2A" w:rsidRDefault="00A9642F" w:rsidP="00A9642F">
            <w:ins w:id="834" w:author="Bahar Toto" w:date="2025-11-04T12:51:00Z" w16du:dateUtc="2025-11-04T12:51:00Z">
              <w:r>
                <w:t>Not applicable.</w:t>
              </w:r>
            </w:ins>
            <w:del w:id="835" w:author="Bahar Toto" w:date="2025-11-04T12:51:00Z" w16du:dateUtc="2025-11-04T12:51:00Z">
              <w:r w:rsidRPr="00096D2A" w:rsidDel="00640F03">
                <w:delText> </w:delText>
              </w:r>
              <w:r w:rsidDel="00640F03">
                <w:delText>Not applicable</w:delText>
              </w:r>
            </w:del>
          </w:p>
        </w:tc>
      </w:tr>
      <w:tr w:rsidR="00A9642F" w:rsidRPr="00096D2A" w14:paraId="3E0935DA"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tcPr>
          <w:p w14:paraId="6A005037" w14:textId="77777777" w:rsidR="00A9642F" w:rsidRPr="00096D2A" w:rsidRDefault="00A9642F" w:rsidP="00A9642F">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124C63" w14:textId="5AEF7A9C" w:rsidR="00A9642F" w:rsidRPr="00096D2A" w:rsidRDefault="00A9642F" w:rsidP="00A9642F">
            <w:ins w:id="836" w:author="Bahar Toto" w:date="2025-11-04T12:51:00Z" w16du:dateUtc="2025-11-04T12:51:00Z">
              <w:r>
                <w:t>Not applicable.</w:t>
              </w:r>
            </w:ins>
            <w:del w:id="837" w:author="Bahar Toto" w:date="2025-11-04T12:51:00Z" w16du:dateUtc="2025-11-04T12:51:00Z">
              <w:r w:rsidDel="00640F03">
                <w:delText>Not applicable</w:delText>
              </w:r>
            </w:del>
          </w:p>
        </w:tc>
      </w:tr>
    </w:tbl>
    <w:p w14:paraId="233CD332" w14:textId="77777777" w:rsidR="003D7E33" w:rsidRPr="00096D2A" w:rsidRDefault="003D7E33" w:rsidP="003D7E33">
      <w:pPr>
        <w:tabs>
          <w:tab w:val="left" w:pos="1794"/>
        </w:tabs>
        <w:rPr>
          <w:i/>
          <w:iCs/>
        </w:rPr>
      </w:pPr>
    </w:p>
    <w:p w14:paraId="235F69E8" w14:textId="0A0950FE" w:rsidR="00C02792" w:rsidRPr="00096D2A" w:rsidRDefault="00523CE6" w:rsidP="00523CE6">
      <w:pPr>
        <w:pStyle w:val="ListParagraph"/>
        <w:numPr>
          <w:ilvl w:val="0"/>
          <w:numId w:val="5"/>
        </w:numPr>
        <w:tabs>
          <w:tab w:val="left" w:pos="1794"/>
        </w:tabs>
        <w:rPr>
          <w:b/>
          <w:bCs/>
        </w:rPr>
      </w:pPr>
      <w:r w:rsidRPr="00096D2A">
        <w:rPr>
          <w:b/>
          <w:bCs/>
        </w:rPr>
        <w:t>Security</w:t>
      </w:r>
    </w:p>
    <w:p w14:paraId="10A62E35" w14:textId="77777777" w:rsidR="00523CE6" w:rsidRPr="00096D2A" w:rsidRDefault="00523CE6" w:rsidP="00523CE6">
      <w:pPr>
        <w:tabs>
          <w:tab w:val="left" w:pos="1794"/>
        </w:tabs>
      </w:pPr>
    </w:p>
    <w:p w14:paraId="22B14E14" w14:textId="05626B9D" w:rsidR="00523CE6" w:rsidRPr="00096D2A" w:rsidRDefault="00523CE6" w:rsidP="00523CE6">
      <w:pPr>
        <w:tabs>
          <w:tab w:val="left" w:pos="1794"/>
        </w:tabs>
      </w:pPr>
      <w:r w:rsidRPr="00096D2A">
        <w:t>13.1. Data security measures</w:t>
      </w:r>
    </w:p>
    <w:p w14:paraId="712ED580" w14:textId="77777777" w:rsidR="00523CE6" w:rsidRPr="00096D2A" w:rsidRDefault="00523CE6" w:rsidP="00523CE6">
      <w:pPr>
        <w:tabs>
          <w:tab w:val="left" w:pos="1794"/>
        </w:tabs>
      </w:pPr>
    </w:p>
    <w:p w14:paraId="455539C8" w14:textId="77777777" w:rsidR="00523CE6" w:rsidRPr="00096D2A" w:rsidRDefault="00523CE6" w:rsidP="00E27686">
      <w:pPr>
        <w:pStyle w:val="ListParagraph"/>
        <w:numPr>
          <w:ilvl w:val="0"/>
          <w:numId w:val="15"/>
        </w:numPr>
        <w:tabs>
          <w:tab w:val="left" w:pos="1794"/>
        </w:tabs>
        <w:rPr>
          <w:i/>
          <w:iCs/>
        </w:rPr>
      </w:pPr>
      <w:r w:rsidRPr="00096D2A">
        <w:rPr>
          <w:i/>
          <w:iCs/>
        </w:rPr>
        <w:t xml:space="preserve">Does the law(s) require the implementation of data security measures? (If yes, please out list them and include any example measures provided in law or guidance) </w:t>
      </w:r>
    </w:p>
    <w:p w14:paraId="25D95A7C"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653D523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58A6C42"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1E4BC36" w14:textId="77777777" w:rsidR="00E6026D" w:rsidRPr="0087425B" w:rsidRDefault="00523CE6" w:rsidP="00E6026D">
            <w:pPr>
              <w:pStyle w:val="NormalWeb"/>
            </w:pPr>
            <w:r w:rsidRPr="00096D2A">
              <w:t> </w:t>
            </w:r>
            <w:r w:rsidR="00E6026D" w:rsidRPr="0087425B">
              <w:t xml:space="preserve">The data controller </w:t>
            </w:r>
            <w:proofErr w:type="gramStart"/>
            <w:r w:rsidR="00E6026D" w:rsidRPr="0087425B">
              <w:t>must, in particular</w:t>
            </w:r>
            <w:proofErr w:type="gramEnd"/>
            <w:r w:rsidR="00E6026D" w:rsidRPr="0087425B">
              <w:t xml:space="preserve">:  </w:t>
            </w:r>
          </w:p>
          <w:p w14:paraId="1F155643" w14:textId="77777777" w:rsidR="00E6026D" w:rsidRPr="0087425B" w:rsidRDefault="00E6026D" w:rsidP="00E6026D">
            <w:pPr>
              <w:pStyle w:val="NormalWeb"/>
            </w:pPr>
            <w:r w:rsidRPr="0087425B">
              <w:t xml:space="preserve">- Prevent unauthorized access to data  </w:t>
            </w:r>
          </w:p>
          <w:p w14:paraId="109AF85F" w14:textId="77777777" w:rsidR="00E6026D" w:rsidRPr="0087425B" w:rsidRDefault="00E6026D" w:rsidP="00E6026D">
            <w:pPr>
              <w:pStyle w:val="NormalWeb"/>
            </w:pPr>
            <w:r w:rsidRPr="0087425B">
              <w:t xml:space="preserve">- Protect against accidental destruction  </w:t>
            </w:r>
          </w:p>
          <w:p w14:paraId="2437188C" w14:textId="77777777" w:rsidR="00E6026D" w:rsidRPr="0087425B" w:rsidRDefault="00E6026D" w:rsidP="00E6026D">
            <w:pPr>
              <w:pStyle w:val="NormalWeb"/>
            </w:pPr>
            <w:r w:rsidRPr="0087425B">
              <w:t xml:space="preserve">- Prevent unauthorized alteration or disclosure  </w:t>
            </w:r>
          </w:p>
          <w:p w14:paraId="70B58A00" w14:textId="77777777" w:rsidR="00E6026D" w:rsidRPr="0087425B" w:rsidRDefault="00E6026D" w:rsidP="00E6026D">
            <w:pPr>
              <w:pStyle w:val="NormalWeb"/>
            </w:pPr>
            <w:r w:rsidRPr="0087425B">
              <w:t xml:space="preserve">- Secure data storage media  </w:t>
            </w:r>
          </w:p>
          <w:p w14:paraId="7F7C055A" w14:textId="77777777" w:rsidR="00E6026D" w:rsidRPr="0087425B" w:rsidRDefault="00E6026D" w:rsidP="00E6026D">
            <w:pPr>
              <w:pStyle w:val="NormalWeb"/>
            </w:pPr>
            <w:r w:rsidRPr="0087425B">
              <w:t xml:space="preserve">- Prevent unauthorized data input  </w:t>
            </w:r>
          </w:p>
          <w:p w14:paraId="5A681011" w14:textId="53E6485A" w:rsidR="00523CE6" w:rsidRPr="00096D2A" w:rsidRDefault="00E6026D" w:rsidP="001C4773">
            <w:pPr>
              <w:pStyle w:val="NormalWeb"/>
            </w:pPr>
            <w:r w:rsidRPr="0087425B">
              <w:t>- Protect against money laundering and terrorist financing</w:t>
            </w:r>
          </w:p>
        </w:tc>
      </w:tr>
      <w:tr w:rsidR="00523CE6" w:rsidRPr="00096D2A" w14:paraId="2FF435FF"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C86D87F" w14:textId="77777777" w:rsidR="00523CE6" w:rsidRPr="00096D2A" w:rsidRDefault="00523CE6">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C2C70E7" w14:textId="2404BDD5" w:rsidR="00523CE6" w:rsidRPr="00096D2A" w:rsidRDefault="000B47E0">
            <w:ins w:id="838" w:author="Bahar Toto" w:date="2025-11-04T14:44:00Z" w16du:dateUtc="2025-11-04T14:44:00Z">
              <w:r>
                <w:t>Article</w:t>
              </w:r>
            </w:ins>
            <w:r w:rsidR="00523CE6" w:rsidRPr="00096D2A">
              <w:t> </w:t>
            </w:r>
            <w:r w:rsidR="00A4263A">
              <w:t>2</w:t>
            </w:r>
            <w:r w:rsidR="00E6026D">
              <w:t>19</w:t>
            </w:r>
            <w:r w:rsidR="00A4263A">
              <w:t xml:space="preserve"> </w:t>
            </w:r>
            <w:ins w:id="839" w:author="Bahar Toto" w:date="2025-11-04T13:18:00Z" w16du:dateUtc="2025-11-04T13:18:00Z">
              <w:r w:rsidR="00E859E9">
                <w:t>of the Digital Code</w:t>
              </w:r>
            </w:ins>
            <w:del w:id="840" w:author="Bahar Toto" w:date="2025-11-04T13:18:00Z" w16du:dateUtc="2025-11-04T13:18:00Z">
              <w:r w:rsidR="00A4263A" w:rsidDel="00E859E9">
                <w:delText>Digital Code</w:delText>
              </w:r>
            </w:del>
          </w:p>
        </w:tc>
      </w:tr>
      <w:tr w:rsidR="00523CE6" w:rsidRPr="00096D2A" w14:paraId="548B18EA"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46C83694"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9E2956C" w14:textId="2B832B7E" w:rsidR="00523CE6" w:rsidRPr="00096D2A" w:rsidRDefault="00A4263A">
            <w:r w:rsidRPr="009523DB">
              <w:t>Data controller</w:t>
            </w:r>
            <w:del w:id="841" w:author="Bahar Toto" w:date="2025-11-04T14:44:00Z" w16du:dateUtc="2025-11-04T14:44:00Z">
              <w:r w:rsidRPr="009523DB" w:rsidDel="000B47E0">
                <w:delText>s</w:delText>
              </w:r>
            </w:del>
          </w:p>
        </w:tc>
      </w:tr>
    </w:tbl>
    <w:p w14:paraId="27229A69" w14:textId="77777777" w:rsidR="00523CE6" w:rsidRPr="00096D2A" w:rsidRDefault="00523CE6" w:rsidP="00523CE6">
      <w:pPr>
        <w:tabs>
          <w:tab w:val="left" w:pos="1794"/>
        </w:tabs>
        <w:rPr>
          <w:i/>
          <w:iCs/>
        </w:rPr>
      </w:pPr>
    </w:p>
    <w:p w14:paraId="17AD29D5" w14:textId="583E2405" w:rsidR="00523CE6" w:rsidRPr="00096D2A" w:rsidRDefault="00523CE6" w:rsidP="43A8F02C">
      <w:pPr>
        <w:pStyle w:val="ListParagraph"/>
        <w:numPr>
          <w:ilvl w:val="0"/>
          <w:numId w:val="15"/>
        </w:numPr>
        <w:tabs>
          <w:tab w:val="left" w:pos="1794"/>
        </w:tabs>
        <w:rPr>
          <w:i/>
          <w:iCs/>
        </w:rPr>
      </w:pPr>
      <w:r w:rsidRPr="43A8F02C">
        <w:rPr>
          <w:i/>
          <w:iCs/>
        </w:rPr>
        <w:t>When are such measures required?</w:t>
      </w:r>
    </w:p>
    <w:p w14:paraId="1358E3D5"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0B9A301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A192372"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17188CE" w14:textId="2F3E7B91" w:rsidR="00523CE6" w:rsidRPr="00096D2A" w:rsidRDefault="00A4263A">
            <w:r w:rsidRPr="00A4263A">
              <w:t>Data security is not a one-time event but an ongoing process. It takes place at critical moments: the initial collection of information, its transmission between departments, its sharing with subcontractors, and its long-term storage.</w:t>
            </w:r>
          </w:p>
        </w:tc>
      </w:tr>
      <w:tr w:rsidR="00523CE6" w:rsidRPr="00096D2A" w14:paraId="2BB690C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53483E1" w14:textId="77777777" w:rsidR="00523CE6" w:rsidRPr="00096D2A" w:rsidRDefault="00523CE6">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AB4232F" w14:textId="63C00C00" w:rsidR="00523CE6" w:rsidRPr="00096D2A" w:rsidRDefault="000B47E0">
            <w:ins w:id="842" w:author="Bahar Toto" w:date="2025-11-04T14:44:00Z" w16du:dateUtc="2025-11-04T14:44:00Z">
              <w:r>
                <w:t>Article</w:t>
              </w:r>
            </w:ins>
            <w:r w:rsidR="00523CE6" w:rsidRPr="00096D2A">
              <w:t> </w:t>
            </w:r>
            <w:r w:rsidR="00A4263A">
              <w:t xml:space="preserve">234 </w:t>
            </w:r>
            <w:ins w:id="843" w:author="Bahar Toto" w:date="2025-11-04T13:18:00Z" w16du:dateUtc="2025-11-04T13:18:00Z">
              <w:r w:rsidR="00E859E9">
                <w:t>of the Digital Code</w:t>
              </w:r>
            </w:ins>
            <w:del w:id="844" w:author="Bahar Toto" w:date="2025-11-04T13:18:00Z" w16du:dateUtc="2025-11-04T13:18:00Z">
              <w:r w:rsidR="00A4263A" w:rsidDel="00E859E9">
                <w:delText>Digital Code</w:delText>
              </w:r>
            </w:del>
          </w:p>
        </w:tc>
      </w:tr>
      <w:tr w:rsidR="00523CE6" w:rsidRPr="00096D2A" w14:paraId="690068F5"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15DBE4F4"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FEB17E5" w14:textId="24F6634C" w:rsidR="00523CE6" w:rsidRPr="00096D2A" w:rsidRDefault="00A4263A">
            <w:r w:rsidRPr="009523DB">
              <w:t>Data controller</w:t>
            </w:r>
          </w:p>
        </w:tc>
      </w:tr>
    </w:tbl>
    <w:p w14:paraId="2200F73A" w14:textId="77777777" w:rsidR="00523CE6" w:rsidRPr="00096D2A" w:rsidRDefault="00523CE6" w:rsidP="00523CE6">
      <w:pPr>
        <w:tabs>
          <w:tab w:val="left" w:pos="1794"/>
        </w:tabs>
        <w:rPr>
          <w:i/>
          <w:iCs/>
        </w:rPr>
      </w:pPr>
    </w:p>
    <w:p w14:paraId="2F713394" w14:textId="376A02AD" w:rsidR="00523CE6" w:rsidRPr="00871475" w:rsidRDefault="00523CE6" w:rsidP="00523CE6">
      <w:pPr>
        <w:pStyle w:val="ListParagraph"/>
        <w:numPr>
          <w:ilvl w:val="0"/>
          <w:numId w:val="5"/>
        </w:numPr>
        <w:tabs>
          <w:tab w:val="left" w:pos="1794"/>
        </w:tabs>
        <w:rPr>
          <w:b/>
          <w:bCs/>
        </w:rPr>
      </w:pPr>
      <w:r w:rsidRPr="00871475">
        <w:rPr>
          <w:b/>
          <w:bCs/>
        </w:rPr>
        <w:t>Vendor Management</w:t>
      </w:r>
    </w:p>
    <w:p w14:paraId="7A62B39E" w14:textId="77777777" w:rsidR="00523CE6" w:rsidRPr="00871475" w:rsidRDefault="00523CE6" w:rsidP="00523CE6">
      <w:pPr>
        <w:tabs>
          <w:tab w:val="left" w:pos="1794"/>
        </w:tabs>
      </w:pPr>
    </w:p>
    <w:p w14:paraId="2D4C06A9" w14:textId="7412FF07" w:rsidR="00523CE6" w:rsidRPr="00871475" w:rsidRDefault="00523CE6" w:rsidP="00523CE6">
      <w:pPr>
        <w:tabs>
          <w:tab w:val="left" w:pos="1794"/>
        </w:tabs>
      </w:pPr>
      <w:r w:rsidRPr="00871475">
        <w:t>14.1. Eligibility</w:t>
      </w:r>
    </w:p>
    <w:p w14:paraId="553ACE0F" w14:textId="77777777" w:rsidR="00523CE6" w:rsidRPr="00871475" w:rsidRDefault="00523CE6" w:rsidP="00523CE6">
      <w:pPr>
        <w:tabs>
          <w:tab w:val="left" w:pos="1794"/>
        </w:tabs>
      </w:pPr>
    </w:p>
    <w:p w14:paraId="33CE0417" w14:textId="1D700AAA" w:rsidR="00523CE6" w:rsidRPr="00871475" w:rsidRDefault="00523CE6" w:rsidP="00E27686">
      <w:pPr>
        <w:pStyle w:val="ListParagraph"/>
        <w:numPr>
          <w:ilvl w:val="0"/>
          <w:numId w:val="15"/>
        </w:numPr>
        <w:tabs>
          <w:tab w:val="left" w:pos="1794"/>
        </w:tabs>
        <w:rPr>
          <w:i/>
          <w:iCs/>
        </w:rPr>
      </w:pPr>
      <w:r w:rsidRPr="00871475">
        <w:rPr>
          <w:i/>
          <w:iCs/>
        </w:rPr>
        <w:t>Does the law impose restrictions on vendor selection? (e.g., able to implement technical measures)</w:t>
      </w:r>
    </w:p>
    <w:p w14:paraId="7C74284E"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5303ED8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3FCC201"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2AB5C63" w14:textId="3556810E" w:rsidR="00523CE6" w:rsidRPr="00096D2A" w:rsidRDefault="00523CE6">
            <w:r w:rsidRPr="00096D2A">
              <w:t> </w:t>
            </w:r>
            <w:r w:rsidR="00FB7DD8">
              <w:t>Yes</w:t>
            </w:r>
            <w:ins w:id="845" w:author="Bahar Toto" w:date="2025-11-04T14:44:00Z" w16du:dateUtc="2025-11-04T14:44:00Z">
              <w:r w:rsidR="000B47E0">
                <w:t>.</w:t>
              </w:r>
            </w:ins>
          </w:p>
        </w:tc>
      </w:tr>
      <w:tr w:rsidR="00523CE6" w:rsidRPr="00096D2A" w14:paraId="0932B15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8BC7F5E" w14:textId="77777777" w:rsidR="00523CE6" w:rsidRPr="00096D2A" w:rsidRDefault="00523CE6">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26F0C2B" w14:textId="0ABA291E" w:rsidR="00523CE6" w:rsidRPr="00096D2A" w:rsidRDefault="000B47E0">
            <w:ins w:id="846" w:author="Bahar Toto" w:date="2025-11-04T14:44:00Z" w16du:dateUtc="2025-11-04T14:44:00Z">
              <w:r>
                <w:t>Article</w:t>
              </w:r>
            </w:ins>
            <w:r w:rsidR="00523CE6" w:rsidRPr="00096D2A">
              <w:t> </w:t>
            </w:r>
            <w:r w:rsidR="00871475">
              <w:t xml:space="preserve">224 </w:t>
            </w:r>
            <w:ins w:id="847" w:author="Bahar Toto" w:date="2025-11-04T13:18:00Z" w16du:dateUtc="2025-11-04T13:18:00Z">
              <w:r w:rsidR="00E859E9">
                <w:t>of the Digital Code</w:t>
              </w:r>
            </w:ins>
            <w:del w:id="848" w:author="Bahar Toto" w:date="2025-11-04T13:18:00Z" w16du:dateUtc="2025-11-04T13:18:00Z">
              <w:r w:rsidR="00871475" w:rsidDel="00E859E9">
                <w:delText>Digital Code</w:delText>
              </w:r>
            </w:del>
          </w:p>
        </w:tc>
      </w:tr>
      <w:tr w:rsidR="00523CE6" w:rsidRPr="00096D2A" w14:paraId="589A0BBE"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78CA9A77"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F94C018" w14:textId="422690C3" w:rsidR="00523CE6" w:rsidRPr="00096D2A" w:rsidRDefault="00871475">
            <w:r w:rsidRPr="009523DB">
              <w:t>Data controller</w:t>
            </w:r>
          </w:p>
        </w:tc>
      </w:tr>
    </w:tbl>
    <w:p w14:paraId="0196746A" w14:textId="77777777" w:rsidR="00523CE6" w:rsidRPr="00096D2A" w:rsidRDefault="00523CE6" w:rsidP="00523CE6">
      <w:pPr>
        <w:tabs>
          <w:tab w:val="left" w:pos="1794"/>
        </w:tabs>
        <w:rPr>
          <w:i/>
          <w:iCs/>
        </w:rPr>
      </w:pPr>
    </w:p>
    <w:p w14:paraId="71DEFBBF" w14:textId="77777777" w:rsidR="00523CE6" w:rsidRPr="00096D2A" w:rsidRDefault="00523CE6" w:rsidP="00523CE6">
      <w:pPr>
        <w:tabs>
          <w:tab w:val="left" w:pos="1794"/>
        </w:tabs>
      </w:pPr>
    </w:p>
    <w:p w14:paraId="17E04AE4" w14:textId="0EC3C57D" w:rsidR="00523CE6" w:rsidRPr="00096D2A" w:rsidRDefault="00523CE6" w:rsidP="00523CE6">
      <w:pPr>
        <w:tabs>
          <w:tab w:val="left" w:pos="1794"/>
        </w:tabs>
      </w:pPr>
      <w:r w:rsidRPr="00096D2A">
        <w:t xml:space="preserve">14.2. Contracts </w:t>
      </w:r>
    </w:p>
    <w:p w14:paraId="5CA64A62" w14:textId="77777777" w:rsidR="00523CE6" w:rsidRPr="00096D2A" w:rsidRDefault="00523CE6" w:rsidP="00523CE6">
      <w:pPr>
        <w:tabs>
          <w:tab w:val="left" w:pos="1794"/>
        </w:tabs>
      </w:pPr>
    </w:p>
    <w:p w14:paraId="6284BB74" w14:textId="2BFE6AF7" w:rsidR="00523CE6" w:rsidRPr="00096D2A" w:rsidRDefault="00523CE6" w:rsidP="43A8F02C">
      <w:pPr>
        <w:pStyle w:val="ListParagraph"/>
        <w:numPr>
          <w:ilvl w:val="0"/>
          <w:numId w:val="15"/>
        </w:numPr>
        <w:tabs>
          <w:tab w:val="left" w:pos="1794"/>
        </w:tabs>
        <w:rPr>
          <w:i/>
          <w:iCs/>
        </w:rPr>
      </w:pPr>
      <w:r w:rsidRPr="43A8F02C">
        <w:rPr>
          <w:i/>
          <w:iCs/>
        </w:rPr>
        <w:t>Is there a requirement to have a data processing agreement in place with vendors? (If no, please outline the approach with the jurisdiction)</w:t>
      </w:r>
    </w:p>
    <w:p w14:paraId="1F708ECA"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764036F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72D90E3"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A1C2EE8" w14:textId="0CB16EFA" w:rsidR="00523CE6" w:rsidRPr="00096D2A" w:rsidRDefault="00523CE6">
            <w:r w:rsidRPr="00096D2A">
              <w:t> </w:t>
            </w:r>
            <w:r w:rsidR="00FE2FF2">
              <w:t>Yes</w:t>
            </w:r>
            <w:ins w:id="849" w:author="Bahar Toto" w:date="2025-11-04T14:44:00Z" w16du:dateUtc="2025-11-04T14:44:00Z">
              <w:r w:rsidR="000B47E0">
                <w:t>.</w:t>
              </w:r>
            </w:ins>
            <w:del w:id="850" w:author="Bahar Toto" w:date="2025-11-04T14:44:00Z" w16du:dateUtc="2025-11-04T14:44:00Z">
              <w:r w:rsidR="00FB7DD8" w:rsidDel="000B47E0">
                <w:delText>,</w:delText>
              </w:r>
            </w:del>
          </w:p>
        </w:tc>
      </w:tr>
      <w:tr w:rsidR="00523CE6" w:rsidRPr="00096D2A" w14:paraId="2DC11934"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889CD3E" w14:textId="77777777" w:rsidR="00523CE6" w:rsidRPr="00096D2A" w:rsidRDefault="00523CE6">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99394D1" w14:textId="767770F9" w:rsidR="00523CE6" w:rsidRPr="00096D2A" w:rsidRDefault="000B47E0">
            <w:ins w:id="851" w:author="Bahar Toto" w:date="2025-11-04T14:44:00Z" w16du:dateUtc="2025-11-04T14:44:00Z">
              <w:r>
                <w:t>Article</w:t>
              </w:r>
            </w:ins>
            <w:r w:rsidR="00523CE6" w:rsidRPr="00096D2A">
              <w:t> </w:t>
            </w:r>
            <w:r w:rsidR="00FE2FF2">
              <w:t>22</w:t>
            </w:r>
            <w:r w:rsidR="00FB7DD8">
              <w:t>9</w:t>
            </w:r>
            <w:r w:rsidR="00FE2FF2">
              <w:t xml:space="preserve"> </w:t>
            </w:r>
            <w:ins w:id="852" w:author="Bahar Toto" w:date="2025-11-04T13:18:00Z" w16du:dateUtc="2025-11-04T13:18:00Z">
              <w:r w:rsidR="00E859E9">
                <w:t>of the Digital Code</w:t>
              </w:r>
            </w:ins>
            <w:del w:id="853" w:author="Bahar Toto" w:date="2025-11-04T13:18:00Z" w16du:dateUtc="2025-11-04T13:18:00Z">
              <w:r w:rsidR="00FE2FF2" w:rsidDel="00E859E9">
                <w:delText>Digital Code</w:delText>
              </w:r>
            </w:del>
          </w:p>
        </w:tc>
      </w:tr>
      <w:tr w:rsidR="00523CE6" w:rsidRPr="00096D2A" w14:paraId="64A84A8E"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63F09C5B"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0AB3F4E" w14:textId="068C38D3" w:rsidR="00523CE6" w:rsidRPr="00096D2A" w:rsidRDefault="00FE2FF2">
            <w:r>
              <w:t>D</w:t>
            </w:r>
            <w:r w:rsidRPr="009C6850">
              <w:t>ata controller</w:t>
            </w:r>
          </w:p>
        </w:tc>
      </w:tr>
    </w:tbl>
    <w:p w14:paraId="7DE1B6C5" w14:textId="77777777" w:rsidR="00523CE6" w:rsidRPr="00096D2A" w:rsidRDefault="00523CE6" w:rsidP="00523CE6">
      <w:pPr>
        <w:tabs>
          <w:tab w:val="left" w:pos="1794"/>
        </w:tabs>
        <w:rPr>
          <w:i/>
          <w:iCs/>
        </w:rPr>
      </w:pPr>
    </w:p>
    <w:p w14:paraId="44C332EB" w14:textId="16C018D1" w:rsidR="00523CE6" w:rsidRPr="00096D2A" w:rsidRDefault="00523CE6" w:rsidP="00E27686">
      <w:pPr>
        <w:pStyle w:val="ListParagraph"/>
        <w:numPr>
          <w:ilvl w:val="0"/>
          <w:numId w:val="15"/>
        </w:numPr>
        <w:tabs>
          <w:tab w:val="left" w:pos="1794"/>
        </w:tabs>
        <w:rPr>
          <w:i/>
          <w:iCs/>
        </w:rPr>
      </w:pPr>
      <w:r w:rsidRPr="00096D2A">
        <w:rPr>
          <w:i/>
          <w:iCs/>
        </w:rPr>
        <w:t>What information should be included in the vendor contract?</w:t>
      </w:r>
    </w:p>
    <w:p w14:paraId="092C64B9" w14:textId="77777777" w:rsidR="00523CE6" w:rsidRPr="00096D2A" w:rsidRDefault="00523CE6" w:rsidP="00523CE6">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578E3CF8" w14:textId="77777777" w:rsidTr="00FE2FF2">
        <w:trPr>
          <w:trHeight w:val="300"/>
        </w:trPr>
        <w:tc>
          <w:tcPr>
            <w:tcW w:w="4500" w:type="dxa"/>
            <w:tcBorders>
              <w:top w:val="single" w:sz="6" w:space="0" w:color="auto"/>
              <w:left w:val="single" w:sz="6" w:space="0" w:color="auto"/>
              <w:bottom w:val="single" w:sz="6" w:space="0" w:color="auto"/>
              <w:right w:val="single" w:sz="6" w:space="0" w:color="auto"/>
            </w:tcBorders>
            <w:hideMark/>
          </w:tcPr>
          <w:p w14:paraId="6CEE7732"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35FA6CA" w14:textId="60D23440" w:rsidR="00523CE6" w:rsidRPr="00096D2A" w:rsidRDefault="00523CE6">
            <w:r w:rsidRPr="00096D2A">
              <w:t> </w:t>
            </w:r>
            <w:r w:rsidR="00FE2FF2" w:rsidRPr="00FE2FF2">
              <w:t>The contract must specify the supplier</w:t>
            </w:r>
            <w:del w:id="854" w:author="Bahar Toto" w:date="2025-11-04T14:44:00Z" w16du:dateUtc="2025-11-04T14:44:00Z">
              <w:r w:rsidR="00FE2FF2" w:rsidRPr="00FE2FF2" w:rsidDel="000B47E0">
                <w:delText>’</w:delText>
              </w:r>
            </w:del>
            <w:ins w:id="855" w:author="Bahar Toto" w:date="2025-11-04T14:44:00Z" w16du:dateUtc="2025-11-04T14:44:00Z">
              <w:r w:rsidR="000B47E0">
                <w:t>'</w:t>
              </w:r>
            </w:ins>
            <w:r w:rsidR="00FE2FF2" w:rsidRPr="00FE2FF2">
              <w:t>s liability, as well as the obligations regarding data protection and confidentiality. It must also state that the supplier acts only on the instructions of the data controller. The contract terms must be recorded in writing or in electronic form.</w:t>
            </w:r>
          </w:p>
        </w:tc>
      </w:tr>
      <w:tr w:rsidR="00FE2FF2" w:rsidRPr="00096D2A" w14:paraId="374B2322" w14:textId="77777777" w:rsidTr="00FE2FF2">
        <w:trPr>
          <w:trHeight w:val="300"/>
        </w:trPr>
        <w:tc>
          <w:tcPr>
            <w:tcW w:w="4500" w:type="dxa"/>
            <w:tcBorders>
              <w:top w:val="single" w:sz="6" w:space="0" w:color="auto"/>
              <w:left w:val="single" w:sz="6" w:space="0" w:color="auto"/>
              <w:bottom w:val="single" w:sz="6" w:space="0" w:color="auto"/>
              <w:right w:val="single" w:sz="6" w:space="0" w:color="auto"/>
            </w:tcBorders>
            <w:hideMark/>
          </w:tcPr>
          <w:p w14:paraId="06C5C8AB" w14:textId="77777777" w:rsidR="00FE2FF2" w:rsidRPr="00096D2A" w:rsidRDefault="00FE2FF2" w:rsidP="00FE2FF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CB0020A" w14:textId="44AFD929" w:rsidR="00FE2FF2" w:rsidRPr="00096D2A" w:rsidRDefault="000B47E0" w:rsidP="00FE2FF2">
            <w:ins w:id="856" w:author="Bahar Toto" w:date="2025-11-04T14:45:00Z" w16du:dateUtc="2025-11-04T14:45:00Z">
              <w:r>
                <w:t>Article</w:t>
              </w:r>
            </w:ins>
            <w:r w:rsidR="00FE2FF2" w:rsidRPr="00096D2A">
              <w:t> </w:t>
            </w:r>
            <w:r w:rsidR="00FE2FF2">
              <w:t>22</w:t>
            </w:r>
            <w:r w:rsidR="00FB7DD8">
              <w:t>9</w:t>
            </w:r>
            <w:r w:rsidR="00FE2FF2">
              <w:t xml:space="preserve"> </w:t>
            </w:r>
            <w:ins w:id="857" w:author="Bahar Toto" w:date="2025-11-04T13:18:00Z" w16du:dateUtc="2025-11-04T13:18:00Z">
              <w:r w:rsidR="00E859E9">
                <w:t>of the Digital Code</w:t>
              </w:r>
            </w:ins>
            <w:del w:id="858" w:author="Bahar Toto" w:date="2025-11-04T13:18:00Z" w16du:dateUtc="2025-11-04T13:18:00Z">
              <w:r w:rsidR="00FE2FF2" w:rsidDel="00E859E9">
                <w:delText>Digital Code</w:delText>
              </w:r>
            </w:del>
          </w:p>
        </w:tc>
      </w:tr>
      <w:tr w:rsidR="00FE2FF2" w:rsidRPr="00096D2A" w14:paraId="7BE39F57" w14:textId="77777777" w:rsidTr="00FE2FF2">
        <w:trPr>
          <w:trHeight w:val="300"/>
        </w:trPr>
        <w:tc>
          <w:tcPr>
            <w:tcW w:w="4500" w:type="dxa"/>
            <w:tcBorders>
              <w:top w:val="single" w:sz="6" w:space="0" w:color="auto"/>
              <w:left w:val="single" w:sz="6" w:space="0" w:color="auto"/>
              <w:bottom w:val="single" w:sz="6" w:space="0" w:color="auto"/>
              <w:right w:val="single" w:sz="6" w:space="0" w:color="auto"/>
            </w:tcBorders>
          </w:tcPr>
          <w:p w14:paraId="588F9F99" w14:textId="77777777" w:rsidR="00FE2FF2" w:rsidRPr="00096D2A" w:rsidRDefault="00FE2FF2" w:rsidP="00FE2FF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8EA9F07" w14:textId="5E74E118" w:rsidR="00FE2FF2" w:rsidRPr="00096D2A" w:rsidRDefault="00FE2FF2" w:rsidP="00FE2FF2">
            <w:r>
              <w:t>D</w:t>
            </w:r>
            <w:r w:rsidRPr="009C6850">
              <w:t>ata controller</w:t>
            </w:r>
          </w:p>
        </w:tc>
      </w:tr>
    </w:tbl>
    <w:p w14:paraId="44672875" w14:textId="2BDA334A" w:rsidR="00523CE6" w:rsidRPr="00096D2A" w:rsidRDefault="00523CE6" w:rsidP="00523CE6">
      <w:pPr>
        <w:tabs>
          <w:tab w:val="left" w:pos="1794"/>
        </w:tabs>
        <w:rPr>
          <w:i/>
          <w:iCs/>
        </w:rPr>
      </w:pPr>
    </w:p>
    <w:p w14:paraId="12A5DBF5" w14:textId="77777777" w:rsidR="00523CE6" w:rsidRPr="00096D2A" w:rsidRDefault="00523CE6" w:rsidP="00523CE6">
      <w:pPr>
        <w:tabs>
          <w:tab w:val="left" w:pos="1794"/>
        </w:tabs>
      </w:pPr>
    </w:p>
    <w:p w14:paraId="7FF3F248" w14:textId="30BAE9AF" w:rsidR="00523CE6" w:rsidRPr="00096D2A" w:rsidRDefault="00523CE6" w:rsidP="00523CE6">
      <w:pPr>
        <w:tabs>
          <w:tab w:val="left" w:pos="1794"/>
        </w:tabs>
      </w:pPr>
      <w:r w:rsidRPr="00096D2A">
        <w:t>14.3. Sub-processors</w:t>
      </w:r>
    </w:p>
    <w:p w14:paraId="7A3F1D12" w14:textId="77777777" w:rsidR="00523CE6" w:rsidRPr="00096D2A" w:rsidRDefault="00523CE6" w:rsidP="00523CE6">
      <w:pPr>
        <w:tabs>
          <w:tab w:val="left" w:pos="1794"/>
        </w:tabs>
      </w:pPr>
    </w:p>
    <w:p w14:paraId="78151E3D" w14:textId="33826613" w:rsidR="00523CE6" w:rsidRPr="00096D2A" w:rsidRDefault="00523CE6" w:rsidP="43A8F02C">
      <w:pPr>
        <w:pStyle w:val="ListParagraph"/>
        <w:numPr>
          <w:ilvl w:val="0"/>
          <w:numId w:val="16"/>
        </w:numPr>
        <w:tabs>
          <w:tab w:val="left" w:pos="1794"/>
        </w:tabs>
        <w:rPr>
          <w:i/>
          <w:iCs/>
        </w:rPr>
      </w:pPr>
      <w:r w:rsidRPr="43A8F02C">
        <w:rPr>
          <w:i/>
          <w:iCs/>
        </w:rPr>
        <w:t>Are there restrictions regarding the use of sub-processors?</w:t>
      </w:r>
    </w:p>
    <w:p w14:paraId="40E47778"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191D959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8886400"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371357C" w14:textId="2E7D63DA" w:rsidR="00523CE6" w:rsidRPr="00096D2A" w:rsidRDefault="00523CE6">
            <w:r w:rsidRPr="00096D2A">
              <w:t> </w:t>
            </w:r>
            <w:r w:rsidR="009C6850">
              <w:t>Yes, t</w:t>
            </w:r>
            <w:r w:rsidR="009C6850" w:rsidRPr="009C6850">
              <w:t xml:space="preserve">he data controller must ensure that the </w:t>
            </w:r>
            <w:r w:rsidR="00FE2FF2">
              <w:t>sub-</w:t>
            </w:r>
            <w:r w:rsidR="009C6850" w:rsidRPr="009C6850">
              <w:t>processor meets all the required legal conditions and provides sufficient guarantees regarding security, ethics, organizational measures, as well as technical and operational measures.</w:t>
            </w:r>
          </w:p>
        </w:tc>
      </w:tr>
      <w:tr w:rsidR="00523CE6" w:rsidRPr="00096D2A" w14:paraId="1BA20BDE"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F007688" w14:textId="77777777" w:rsidR="00523CE6" w:rsidRPr="00096D2A" w:rsidRDefault="00523CE6">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FD00D7B" w14:textId="73AAAAF5" w:rsidR="00523CE6" w:rsidRPr="00096D2A" w:rsidRDefault="00391B93">
            <w:ins w:id="859" w:author="Bahar Toto" w:date="2025-11-04T21:44:00Z" w16du:dateUtc="2025-11-04T21:44:00Z">
              <w:r>
                <w:t>Article</w:t>
              </w:r>
            </w:ins>
            <w:r w:rsidR="00523CE6" w:rsidRPr="00096D2A">
              <w:t> </w:t>
            </w:r>
            <w:r w:rsidR="009C6850">
              <w:t>224</w:t>
            </w:r>
            <w:r w:rsidR="00FE2FF2">
              <w:t xml:space="preserve"> </w:t>
            </w:r>
            <w:ins w:id="860" w:author="Bahar Toto" w:date="2025-11-04T13:18:00Z" w16du:dateUtc="2025-11-04T13:18:00Z">
              <w:r w:rsidR="00E859E9">
                <w:t>of the Digital Code</w:t>
              </w:r>
            </w:ins>
            <w:del w:id="861" w:author="Bahar Toto" w:date="2025-11-04T13:18:00Z" w16du:dateUtc="2025-11-04T13:18:00Z">
              <w:r w:rsidR="00FE2FF2" w:rsidDel="00E859E9">
                <w:delText xml:space="preserve">Digital Code </w:delText>
              </w:r>
            </w:del>
          </w:p>
        </w:tc>
      </w:tr>
      <w:tr w:rsidR="00523CE6" w:rsidRPr="00096D2A" w14:paraId="30639917"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32ADF195"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619A1DE" w14:textId="6BAF759D" w:rsidR="00523CE6" w:rsidRPr="00096D2A" w:rsidRDefault="00FE2FF2">
            <w:r>
              <w:t>D</w:t>
            </w:r>
            <w:r w:rsidRPr="009C6850">
              <w:t>ata controller</w:t>
            </w:r>
          </w:p>
        </w:tc>
      </w:tr>
    </w:tbl>
    <w:p w14:paraId="621B3335" w14:textId="77777777" w:rsidR="00523CE6" w:rsidRPr="00096D2A" w:rsidRDefault="00523CE6" w:rsidP="00523CE6">
      <w:pPr>
        <w:tabs>
          <w:tab w:val="left" w:pos="1794"/>
        </w:tabs>
        <w:rPr>
          <w:i/>
          <w:iCs/>
        </w:rPr>
      </w:pPr>
    </w:p>
    <w:p w14:paraId="1DCE5152" w14:textId="77777777" w:rsidR="00523CE6" w:rsidRPr="00096D2A" w:rsidRDefault="00523CE6" w:rsidP="00523CE6">
      <w:pPr>
        <w:tabs>
          <w:tab w:val="left" w:pos="1794"/>
        </w:tabs>
      </w:pPr>
    </w:p>
    <w:p w14:paraId="09A0493F" w14:textId="583AC1FA" w:rsidR="00523CE6" w:rsidRPr="00096D2A" w:rsidRDefault="00523CE6" w:rsidP="00523CE6">
      <w:pPr>
        <w:tabs>
          <w:tab w:val="left" w:pos="1794"/>
        </w:tabs>
      </w:pPr>
      <w:r w:rsidRPr="00096D2A">
        <w:t>14.4 Support</w:t>
      </w:r>
    </w:p>
    <w:p w14:paraId="4A50F31F" w14:textId="77777777" w:rsidR="00523CE6" w:rsidRPr="00096D2A" w:rsidRDefault="00523CE6" w:rsidP="00523CE6">
      <w:pPr>
        <w:tabs>
          <w:tab w:val="left" w:pos="1794"/>
        </w:tabs>
      </w:pPr>
    </w:p>
    <w:p w14:paraId="1948A5B9" w14:textId="7FB1F6BD" w:rsidR="00523CE6" w:rsidRPr="00096D2A" w:rsidRDefault="00523CE6" w:rsidP="43A8F02C">
      <w:pPr>
        <w:pStyle w:val="ListParagraph"/>
        <w:numPr>
          <w:ilvl w:val="0"/>
          <w:numId w:val="16"/>
        </w:numPr>
        <w:tabs>
          <w:tab w:val="left" w:pos="1794"/>
        </w:tabs>
        <w:rPr>
          <w:i/>
          <w:iCs/>
        </w:rPr>
      </w:pPr>
      <w:r w:rsidRPr="43A8F02C">
        <w:rPr>
          <w:i/>
          <w:iCs/>
        </w:rPr>
        <w:t xml:space="preserve">Are vendors required to notify controllers in the event of a data breach? </w:t>
      </w:r>
    </w:p>
    <w:p w14:paraId="084AAE85"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Change w:id="862" w:author="Bahar Toto" w:date="2025-11-04T21:45:00Z" w16du:dateUtc="2025-11-04T21:45:00Z">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PrChange>
      </w:tblPr>
      <w:tblGrid>
        <w:gridCol w:w="4500"/>
        <w:gridCol w:w="4500"/>
        <w:tblGridChange w:id="863">
          <w:tblGrid>
            <w:gridCol w:w="4500"/>
            <w:gridCol w:w="4500"/>
          </w:tblGrid>
        </w:tblGridChange>
      </w:tblGrid>
      <w:tr w:rsidR="00523CE6" w:rsidRPr="00096D2A" w14:paraId="04AD5551" w14:textId="77777777" w:rsidTr="000575A2">
        <w:trPr>
          <w:trHeight w:val="202"/>
          <w:trPrChange w:id="864" w:author="Bahar Toto" w:date="2025-11-04T21:45:00Z" w16du:dateUtc="2025-11-04T21:45:00Z">
            <w:trPr>
              <w:trHeight w:val="300"/>
            </w:trPr>
          </w:trPrChange>
        </w:trPr>
        <w:tc>
          <w:tcPr>
            <w:tcW w:w="4500" w:type="dxa"/>
            <w:tcBorders>
              <w:top w:val="single" w:sz="6" w:space="0" w:color="auto"/>
              <w:left w:val="single" w:sz="6" w:space="0" w:color="auto"/>
              <w:bottom w:val="single" w:sz="6" w:space="0" w:color="auto"/>
              <w:right w:val="single" w:sz="6" w:space="0" w:color="auto"/>
            </w:tcBorders>
            <w:hideMark/>
            <w:tcPrChange w:id="865" w:author="Bahar Toto" w:date="2025-11-04T21:45:00Z" w16du:dateUtc="2025-11-04T21:45:00Z">
              <w:tcPr>
                <w:tcW w:w="4500" w:type="dxa"/>
                <w:tcBorders>
                  <w:top w:val="single" w:sz="6" w:space="0" w:color="auto"/>
                  <w:left w:val="single" w:sz="6" w:space="0" w:color="auto"/>
                  <w:bottom w:val="single" w:sz="6" w:space="0" w:color="auto"/>
                  <w:right w:val="single" w:sz="6" w:space="0" w:color="auto"/>
                </w:tcBorders>
                <w:hideMark/>
              </w:tcPr>
            </w:tcPrChange>
          </w:tcPr>
          <w:p w14:paraId="10477F11"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Change w:id="866" w:author="Bahar Toto" w:date="2025-11-04T21:45:00Z" w16du:dateUtc="2025-11-04T21:45:00Z">
              <w:tcPr>
                <w:tcW w:w="4500" w:type="dxa"/>
                <w:tcBorders>
                  <w:top w:val="single" w:sz="6" w:space="0" w:color="auto"/>
                  <w:left w:val="single" w:sz="6" w:space="0" w:color="auto"/>
                  <w:bottom w:val="single" w:sz="6" w:space="0" w:color="auto"/>
                  <w:right w:val="single" w:sz="6" w:space="0" w:color="auto"/>
                </w:tcBorders>
                <w:hideMark/>
              </w:tcPr>
            </w:tcPrChange>
          </w:tcPr>
          <w:p w14:paraId="21E260EE" w14:textId="6D33403F" w:rsidR="00523CE6" w:rsidRPr="00096D2A" w:rsidRDefault="00523CE6">
            <w:r w:rsidRPr="00096D2A">
              <w:t> </w:t>
            </w:r>
            <w:r w:rsidR="00FB7DD8">
              <w:t>Yes</w:t>
            </w:r>
            <w:ins w:id="867" w:author="Bahar Toto" w:date="2025-11-04T14:45:00Z" w16du:dateUtc="2025-11-04T14:45:00Z">
              <w:r w:rsidR="000B47E0">
                <w:t>.</w:t>
              </w:r>
            </w:ins>
            <w:del w:id="868" w:author="Bahar Toto" w:date="2025-11-04T14:45:00Z" w16du:dateUtc="2025-11-04T14:45:00Z">
              <w:r w:rsidR="00FB7DD8" w:rsidDel="000B47E0">
                <w:delText>,</w:delText>
              </w:r>
            </w:del>
          </w:p>
        </w:tc>
      </w:tr>
      <w:tr w:rsidR="00523CE6" w:rsidRPr="00096D2A" w14:paraId="17C4B08E"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8AEC983" w14:textId="77777777" w:rsidR="00523CE6" w:rsidRPr="00096D2A" w:rsidRDefault="00523CE6">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4756C33" w14:textId="1D4E87E9" w:rsidR="00523CE6" w:rsidRPr="00096D2A" w:rsidRDefault="000B47E0">
            <w:ins w:id="869" w:author="Bahar Toto" w:date="2025-11-04T14:45:00Z" w16du:dateUtc="2025-11-04T14:45:00Z">
              <w:r>
                <w:t>Article</w:t>
              </w:r>
            </w:ins>
            <w:r w:rsidR="00523CE6" w:rsidRPr="00096D2A">
              <w:t> </w:t>
            </w:r>
            <w:r w:rsidR="00FB7DD8">
              <w:t xml:space="preserve">244 </w:t>
            </w:r>
            <w:ins w:id="870" w:author="Bahar Toto" w:date="2025-11-04T13:18:00Z" w16du:dateUtc="2025-11-04T13:18:00Z">
              <w:r w:rsidR="00E859E9">
                <w:t>of the Digital Code</w:t>
              </w:r>
            </w:ins>
            <w:del w:id="871" w:author="Bahar Toto" w:date="2025-11-04T13:18:00Z" w16du:dateUtc="2025-11-04T13:18:00Z">
              <w:r w:rsidR="00FB7DD8" w:rsidDel="00E859E9">
                <w:delText>Digital Code</w:delText>
              </w:r>
            </w:del>
          </w:p>
        </w:tc>
      </w:tr>
      <w:tr w:rsidR="00523CE6" w:rsidRPr="00096D2A" w14:paraId="520B44DF"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6FB5EAC2" w14:textId="77777777" w:rsidR="00523CE6" w:rsidRPr="00096D2A" w:rsidRDefault="00523CE6">
            <w:pPr>
              <w:rPr>
                <w:i/>
                <w:iCs/>
              </w:rPr>
            </w:pPr>
            <w:r w:rsidRPr="00096D2A">
              <w:rPr>
                <w:i/>
                <w:iCs/>
              </w:rPr>
              <w:lastRenderedPageBreak/>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0FC1701" w14:textId="66D77229" w:rsidR="00523CE6" w:rsidRPr="00096D2A" w:rsidRDefault="00FB7DD8">
            <w:del w:id="872" w:author="Bahar Toto" w:date="2025-11-04T14:45:00Z" w16du:dateUtc="2025-11-04T14:45:00Z">
              <w:r w:rsidDel="000B47E0">
                <w:delText>Vendors</w:delText>
              </w:r>
            </w:del>
            <w:ins w:id="873" w:author="Bahar Toto" w:date="2025-11-04T14:45:00Z" w16du:dateUtc="2025-11-04T14:45:00Z">
              <w:r w:rsidR="000B47E0">
                <w:t>Data processor</w:t>
              </w:r>
            </w:ins>
          </w:p>
        </w:tc>
      </w:tr>
    </w:tbl>
    <w:p w14:paraId="53F244D5" w14:textId="77777777" w:rsidR="00523CE6" w:rsidRPr="00096D2A" w:rsidRDefault="00523CE6" w:rsidP="00523CE6">
      <w:pPr>
        <w:tabs>
          <w:tab w:val="left" w:pos="1794"/>
        </w:tabs>
        <w:rPr>
          <w:i/>
          <w:iCs/>
        </w:rPr>
      </w:pPr>
    </w:p>
    <w:p w14:paraId="74DF523C" w14:textId="0E4D95CC" w:rsidR="00523CE6" w:rsidRPr="00096D2A" w:rsidRDefault="00523CE6" w:rsidP="43A8F02C">
      <w:pPr>
        <w:pStyle w:val="ListParagraph"/>
        <w:numPr>
          <w:ilvl w:val="0"/>
          <w:numId w:val="16"/>
        </w:numPr>
        <w:tabs>
          <w:tab w:val="left" w:pos="1794"/>
        </w:tabs>
        <w:rPr>
          <w:i/>
          <w:iCs/>
        </w:rPr>
      </w:pPr>
      <w:r w:rsidRPr="43A8F02C">
        <w:rPr>
          <w:i/>
          <w:iCs/>
        </w:rPr>
        <w:t>Within which timeframe must notification be provided?</w:t>
      </w:r>
    </w:p>
    <w:p w14:paraId="54E94949" w14:textId="77777777" w:rsidR="00523CE6" w:rsidRPr="00096D2A" w:rsidRDefault="00523CE6" w:rsidP="00523CE6">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0BD045E8" w14:textId="77777777" w:rsidTr="000B47E0">
        <w:trPr>
          <w:trHeight w:val="300"/>
        </w:trPr>
        <w:tc>
          <w:tcPr>
            <w:tcW w:w="4500" w:type="dxa"/>
            <w:tcBorders>
              <w:top w:val="single" w:sz="6" w:space="0" w:color="auto"/>
              <w:left w:val="single" w:sz="6" w:space="0" w:color="auto"/>
              <w:bottom w:val="single" w:sz="6" w:space="0" w:color="auto"/>
              <w:right w:val="single" w:sz="6" w:space="0" w:color="auto"/>
            </w:tcBorders>
            <w:hideMark/>
          </w:tcPr>
          <w:p w14:paraId="056D7553"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33AA4C7" w14:textId="0CD4598C" w:rsidR="00523CE6" w:rsidRPr="00096D2A" w:rsidRDefault="00523CE6">
            <w:r w:rsidRPr="00096D2A">
              <w:t> </w:t>
            </w:r>
            <w:r w:rsidR="001635FC" w:rsidRPr="001635FC">
              <w:t>The processor must promptly notify the data controller of any security breach affecting the personal data it processes on behalf of and under the authority of the data controller.</w:t>
            </w:r>
          </w:p>
        </w:tc>
      </w:tr>
      <w:tr w:rsidR="000B47E0" w:rsidRPr="00096D2A" w14:paraId="35532BE1" w14:textId="77777777" w:rsidTr="000B47E0">
        <w:trPr>
          <w:trHeight w:val="300"/>
        </w:trPr>
        <w:tc>
          <w:tcPr>
            <w:tcW w:w="4500" w:type="dxa"/>
            <w:tcBorders>
              <w:top w:val="single" w:sz="6" w:space="0" w:color="auto"/>
              <w:left w:val="single" w:sz="6" w:space="0" w:color="auto"/>
              <w:bottom w:val="single" w:sz="6" w:space="0" w:color="auto"/>
              <w:right w:val="single" w:sz="6" w:space="0" w:color="auto"/>
            </w:tcBorders>
            <w:hideMark/>
          </w:tcPr>
          <w:p w14:paraId="50168011" w14:textId="77777777" w:rsidR="000B47E0" w:rsidRPr="00096D2A" w:rsidRDefault="000B47E0" w:rsidP="000B47E0">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A3BDB27" w14:textId="4332994E" w:rsidR="000B47E0" w:rsidRPr="00096D2A" w:rsidRDefault="000B47E0" w:rsidP="000B47E0">
            <w:ins w:id="874" w:author="Bahar Toto" w:date="2025-11-04T14:45:00Z" w16du:dateUtc="2025-11-04T14:45:00Z">
              <w:r>
                <w:t>Article</w:t>
              </w:r>
              <w:r w:rsidRPr="00096D2A">
                <w:t> </w:t>
              </w:r>
              <w:r>
                <w:t>244 of the Digital Code</w:t>
              </w:r>
            </w:ins>
            <w:del w:id="875" w:author="Bahar Toto" w:date="2025-11-04T14:45:00Z" w16du:dateUtc="2025-11-04T14:45:00Z">
              <w:r w:rsidRPr="00096D2A" w:rsidDel="00263156">
                <w:delText> </w:delText>
              </w:r>
              <w:r w:rsidDel="00263156">
                <w:delText xml:space="preserve">244 </w:delText>
              </w:r>
            </w:del>
            <w:del w:id="876" w:author="Bahar Toto" w:date="2025-11-04T13:18:00Z" w16du:dateUtc="2025-11-04T13:18:00Z">
              <w:r w:rsidDel="00E859E9">
                <w:delText>Digital Ciode</w:delText>
              </w:r>
            </w:del>
          </w:p>
        </w:tc>
      </w:tr>
      <w:tr w:rsidR="000B47E0" w:rsidRPr="00096D2A" w14:paraId="762CB775" w14:textId="77777777" w:rsidTr="000B47E0">
        <w:trPr>
          <w:trHeight w:val="300"/>
        </w:trPr>
        <w:tc>
          <w:tcPr>
            <w:tcW w:w="4500" w:type="dxa"/>
            <w:tcBorders>
              <w:top w:val="single" w:sz="6" w:space="0" w:color="auto"/>
              <w:left w:val="single" w:sz="6" w:space="0" w:color="auto"/>
              <w:bottom w:val="single" w:sz="6" w:space="0" w:color="auto"/>
              <w:right w:val="single" w:sz="6" w:space="0" w:color="auto"/>
            </w:tcBorders>
          </w:tcPr>
          <w:p w14:paraId="52C71FDE" w14:textId="77777777" w:rsidR="000B47E0" w:rsidRPr="00096D2A" w:rsidRDefault="000B47E0" w:rsidP="000B47E0">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C1E6C47" w14:textId="5DFA7E11" w:rsidR="000B47E0" w:rsidRPr="00096D2A" w:rsidRDefault="000B47E0" w:rsidP="000B47E0">
            <w:ins w:id="877" w:author="Bahar Toto" w:date="2025-11-04T14:45:00Z" w16du:dateUtc="2025-11-04T14:45:00Z">
              <w:r>
                <w:t>Data processor</w:t>
              </w:r>
            </w:ins>
            <w:del w:id="878" w:author="Bahar Toto" w:date="2025-11-04T14:45:00Z" w16du:dateUtc="2025-11-04T14:45:00Z">
              <w:r w:rsidDel="00263156">
                <w:delText>Processor</w:delText>
              </w:r>
            </w:del>
          </w:p>
        </w:tc>
      </w:tr>
    </w:tbl>
    <w:p w14:paraId="7BF87355" w14:textId="77777777" w:rsidR="00523CE6" w:rsidRPr="00096D2A" w:rsidRDefault="00523CE6" w:rsidP="00523CE6">
      <w:pPr>
        <w:tabs>
          <w:tab w:val="left" w:pos="1794"/>
        </w:tabs>
        <w:rPr>
          <w:i/>
          <w:iCs/>
        </w:rPr>
      </w:pPr>
    </w:p>
    <w:p w14:paraId="61997E42" w14:textId="1F32FCDD" w:rsidR="00523CE6" w:rsidRPr="00096D2A" w:rsidRDefault="00523CE6" w:rsidP="00523CE6">
      <w:pPr>
        <w:pStyle w:val="ListParagraph"/>
        <w:numPr>
          <w:ilvl w:val="0"/>
          <w:numId w:val="5"/>
        </w:numPr>
        <w:tabs>
          <w:tab w:val="left" w:pos="1794"/>
        </w:tabs>
        <w:rPr>
          <w:b/>
          <w:bCs/>
        </w:rPr>
      </w:pPr>
      <w:r w:rsidRPr="00096D2A">
        <w:rPr>
          <w:b/>
          <w:bCs/>
        </w:rPr>
        <w:t xml:space="preserve">Data Breach </w:t>
      </w:r>
    </w:p>
    <w:p w14:paraId="46E4E9F8" w14:textId="77777777" w:rsidR="00523CE6" w:rsidRPr="00096D2A" w:rsidRDefault="00523CE6" w:rsidP="00523CE6">
      <w:pPr>
        <w:tabs>
          <w:tab w:val="left" w:pos="1794"/>
        </w:tabs>
      </w:pPr>
    </w:p>
    <w:p w14:paraId="04CB3602" w14:textId="4CBB2F32" w:rsidR="00523CE6" w:rsidRPr="00096D2A" w:rsidRDefault="00523CE6" w:rsidP="00523CE6">
      <w:pPr>
        <w:tabs>
          <w:tab w:val="left" w:pos="1794"/>
        </w:tabs>
      </w:pPr>
      <w:r w:rsidRPr="00096D2A">
        <w:t>15.1. Notice to the supervisory authority</w:t>
      </w:r>
    </w:p>
    <w:p w14:paraId="4F430AA2" w14:textId="77777777" w:rsidR="00523CE6" w:rsidRPr="00096D2A" w:rsidRDefault="00523CE6" w:rsidP="00523CE6">
      <w:pPr>
        <w:tabs>
          <w:tab w:val="left" w:pos="1794"/>
        </w:tabs>
      </w:pPr>
    </w:p>
    <w:p w14:paraId="716B1C53" w14:textId="77777777" w:rsidR="00523CE6" w:rsidRPr="00096D2A" w:rsidRDefault="00523CE6" w:rsidP="00E27686">
      <w:pPr>
        <w:pStyle w:val="ListParagraph"/>
        <w:numPr>
          <w:ilvl w:val="0"/>
          <w:numId w:val="16"/>
        </w:numPr>
        <w:tabs>
          <w:tab w:val="left" w:pos="1794"/>
        </w:tabs>
        <w:rPr>
          <w:i/>
          <w:iCs/>
        </w:rPr>
      </w:pPr>
      <w:r w:rsidRPr="00096D2A">
        <w:rPr>
          <w:i/>
          <w:iCs/>
        </w:rPr>
        <w:t xml:space="preserve">Do data breaches need to be notified to the local supervisory authority? </w:t>
      </w:r>
    </w:p>
    <w:p w14:paraId="00A28C5E"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4645EB3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4D371D1"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EC21254" w14:textId="24453C95" w:rsidR="00523CE6" w:rsidRPr="00096D2A" w:rsidRDefault="00523CE6">
            <w:r w:rsidRPr="00096D2A">
              <w:t> </w:t>
            </w:r>
            <w:r w:rsidR="00473A52">
              <w:t>Yes</w:t>
            </w:r>
            <w:ins w:id="879" w:author="Bahar Toto" w:date="2025-11-04T14:45:00Z" w16du:dateUtc="2025-11-04T14:45:00Z">
              <w:r w:rsidR="000B47E0">
                <w:t>.</w:t>
              </w:r>
            </w:ins>
          </w:p>
        </w:tc>
      </w:tr>
      <w:tr w:rsidR="00523CE6" w:rsidRPr="00096D2A" w14:paraId="63EBEE6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35DA0DC" w14:textId="77777777" w:rsidR="00523CE6" w:rsidRPr="00096D2A" w:rsidRDefault="00523CE6">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9F0BF69" w14:textId="4C89C162" w:rsidR="00523CE6" w:rsidRPr="00096D2A" w:rsidRDefault="000B47E0">
            <w:ins w:id="880" w:author="Bahar Toto" w:date="2025-11-04T14:45:00Z" w16du:dateUtc="2025-11-04T14:45:00Z">
              <w:r>
                <w:t>Article</w:t>
              </w:r>
            </w:ins>
            <w:r w:rsidR="00523CE6" w:rsidRPr="00096D2A">
              <w:t> </w:t>
            </w:r>
            <w:r w:rsidR="00473A52">
              <w:t xml:space="preserve">244 </w:t>
            </w:r>
            <w:ins w:id="881" w:author="Bahar Toto" w:date="2025-11-04T13:18:00Z" w16du:dateUtc="2025-11-04T13:18:00Z">
              <w:r w:rsidR="00E859E9">
                <w:t>of the Digital Code</w:t>
              </w:r>
            </w:ins>
            <w:del w:id="882" w:author="Bahar Toto" w:date="2025-11-04T13:18:00Z" w16du:dateUtc="2025-11-04T13:18:00Z">
              <w:r w:rsidR="00473A52" w:rsidDel="00E859E9">
                <w:delText>Digital Code</w:delText>
              </w:r>
            </w:del>
          </w:p>
        </w:tc>
      </w:tr>
      <w:tr w:rsidR="00523CE6" w:rsidRPr="00096D2A" w14:paraId="5AF9CBEE"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6D265F74"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428C426" w14:textId="18600665" w:rsidR="00523CE6" w:rsidRPr="00096D2A" w:rsidRDefault="00473A52">
            <w:r>
              <w:t>D</w:t>
            </w:r>
            <w:r w:rsidRPr="00473A52">
              <w:t>ata controller</w:t>
            </w:r>
          </w:p>
        </w:tc>
      </w:tr>
    </w:tbl>
    <w:p w14:paraId="1ECC0B1F" w14:textId="77777777" w:rsidR="00523CE6" w:rsidRPr="00096D2A" w:rsidRDefault="00523CE6" w:rsidP="00523CE6">
      <w:pPr>
        <w:tabs>
          <w:tab w:val="left" w:pos="1794"/>
        </w:tabs>
        <w:rPr>
          <w:i/>
          <w:iCs/>
        </w:rPr>
      </w:pPr>
    </w:p>
    <w:p w14:paraId="352A9670" w14:textId="44104242" w:rsidR="00523CE6" w:rsidRPr="00096D2A" w:rsidRDefault="00523CE6" w:rsidP="43A8F02C">
      <w:pPr>
        <w:pStyle w:val="ListParagraph"/>
        <w:numPr>
          <w:ilvl w:val="0"/>
          <w:numId w:val="16"/>
        </w:numPr>
        <w:tabs>
          <w:tab w:val="left" w:pos="1794"/>
        </w:tabs>
        <w:rPr>
          <w:i/>
          <w:iCs/>
        </w:rPr>
      </w:pPr>
      <w:r w:rsidRPr="43A8F02C">
        <w:rPr>
          <w:i/>
          <w:iCs/>
        </w:rPr>
        <w:t xml:space="preserve">Within which timeframe must data breach be notified? </w:t>
      </w:r>
    </w:p>
    <w:p w14:paraId="49399596"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7F47BE9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DA8474E"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BC42839" w14:textId="319F4EF5" w:rsidR="00523CE6" w:rsidRPr="00096D2A" w:rsidRDefault="00523CE6">
            <w:r w:rsidRPr="00096D2A">
              <w:t> </w:t>
            </w:r>
            <w:r w:rsidR="00473A52" w:rsidRPr="00473A52">
              <w:t xml:space="preserve">The data controller must promptly notify the </w:t>
            </w:r>
            <w:ins w:id="883" w:author="Bahar Toto" w:date="2025-11-04T14:35:00Z" w16du:dateUtc="2025-11-04T14:35:00Z">
              <w:r w:rsidR="00EB7BB6" w:rsidRPr="009F2A7A">
                <w:rPr>
                  <w:lang w:val="en-US"/>
                </w:rPr>
                <w:t>PDPA</w:t>
              </w:r>
            </w:ins>
            <w:del w:id="884" w:author="Bahar Toto" w:date="2025-11-04T14:35:00Z" w16du:dateUtc="2025-11-04T14:35:00Z">
              <w:r w:rsidR="00473A52" w:rsidRPr="00473A52" w:rsidDel="00EB7BB6">
                <w:delText xml:space="preserve">Data Protection Authority </w:delText>
              </w:r>
            </w:del>
            <w:ins w:id="885" w:author="Bahar Toto" w:date="2025-11-04T14:35:00Z" w16du:dateUtc="2025-11-04T14:35:00Z">
              <w:r w:rsidR="00EB7BB6">
                <w:t xml:space="preserve"> </w:t>
              </w:r>
            </w:ins>
            <w:r w:rsidR="00473A52" w:rsidRPr="00473A52">
              <w:t>and the data subject of any personal data breach affecting the personal data of the data subject.</w:t>
            </w:r>
          </w:p>
        </w:tc>
      </w:tr>
      <w:tr w:rsidR="00523CE6" w:rsidRPr="00096D2A" w14:paraId="250D0DFC"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E6877CE" w14:textId="77777777" w:rsidR="00523CE6" w:rsidRPr="00096D2A" w:rsidRDefault="00523CE6">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8C913E6" w14:textId="2FD41EA6" w:rsidR="00523CE6" w:rsidRPr="00096D2A" w:rsidRDefault="000B47E0">
            <w:ins w:id="886" w:author="Bahar Toto" w:date="2025-11-04T14:45:00Z" w16du:dateUtc="2025-11-04T14:45:00Z">
              <w:r>
                <w:t>Article</w:t>
              </w:r>
            </w:ins>
            <w:r w:rsidR="00523CE6" w:rsidRPr="00096D2A">
              <w:t> </w:t>
            </w:r>
            <w:r w:rsidR="00473A52">
              <w:t xml:space="preserve">244 </w:t>
            </w:r>
            <w:ins w:id="887" w:author="Bahar Toto" w:date="2025-11-04T13:18:00Z" w16du:dateUtc="2025-11-04T13:18:00Z">
              <w:r w:rsidR="00E859E9">
                <w:t>of the Digital Code</w:t>
              </w:r>
            </w:ins>
            <w:del w:id="888" w:author="Bahar Toto" w:date="2025-11-04T13:18:00Z" w16du:dateUtc="2025-11-04T13:18:00Z">
              <w:r w:rsidR="00473A52" w:rsidDel="00E859E9">
                <w:delText>Digital Code</w:delText>
              </w:r>
            </w:del>
          </w:p>
        </w:tc>
      </w:tr>
      <w:tr w:rsidR="00523CE6" w:rsidRPr="00096D2A" w14:paraId="5003EACF"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00DE5591"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C85470F" w14:textId="0570CA02" w:rsidR="00523CE6" w:rsidRPr="00096D2A" w:rsidRDefault="00473A52">
            <w:r>
              <w:t>D</w:t>
            </w:r>
            <w:r w:rsidRPr="00473A52">
              <w:t>ata controller</w:t>
            </w:r>
          </w:p>
        </w:tc>
      </w:tr>
    </w:tbl>
    <w:p w14:paraId="35656389" w14:textId="77777777" w:rsidR="00523CE6" w:rsidRPr="00096D2A" w:rsidRDefault="00523CE6" w:rsidP="00523CE6">
      <w:pPr>
        <w:tabs>
          <w:tab w:val="left" w:pos="1794"/>
        </w:tabs>
        <w:rPr>
          <w:i/>
          <w:iCs/>
        </w:rPr>
      </w:pPr>
    </w:p>
    <w:p w14:paraId="7F590F7D" w14:textId="3308FF14" w:rsidR="00523CE6" w:rsidRPr="00096D2A" w:rsidRDefault="00523CE6" w:rsidP="00E27686">
      <w:pPr>
        <w:pStyle w:val="ListParagraph"/>
        <w:numPr>
          <w:ilvl w:val="0"/>
          <w:numId w:val="16"/>
        </w:numPr>
        <w:tabs>
          <w:tab w:val="left" w:pos="1794"/>
        </w:tabs>
        <w:rPr>
          <w:i/>
          <w:iCs/>
        </w:rPr>
      </w:pPr>
      <w:r w:rsidRPr="00096D2A">
        <w:rPr>
          <w:i/>
          <w:iCs/>
        </w:rPr>
        <w:t>What information must be included in the notice? (If there is a form to be complete, please link)</w:t>
      </w:r>
    </w:p>
    <w:p w14:paraId="494C158C"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3E562C44"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75B9D97"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45CE815" w14:textId="77777777" w:rsidR="001554B6" w:rsidRDefault="00523CE6" w:rsidP="001554B6">
            <w:r w:rsidRPr="00096D2A">
              <w:t> </w:t>
            </w:r>
            <w:r w:rsidR="001554B6">
              <w:t>The notification must:</w:t>
            </w:r>
          </w:p>
          <w:p w14:paraId="1B4045E6" w14:textId="77777777" w:rsidR="001554B6" w:rsidRDefault="001554B6" w:rsidP="001554B6"/>
          <w:p w14:paraId="0BC63AFC" w14:textId="47CAA612" w:rsidR="001554B6" w:rsidRDefault="001554B6" w:rsidP="001554B6">
            <w:r>
              <w:t xml:space="preserve">1. </w:t>
            </w:r>
            <w:del w:id="889" w:author="Bahar Toto" w:date="2025-11-04T14:46:00Z" w16du:dateUtc="2025-11-04T14:46:00Z">
              <w:r w:rsidDel="004169C2">
                <w:delText>D</w:delText>
              </w:r>
            </w:del>
            <w:ins w:id="890" w:author="Bahar Toto" w:date="2025-11-04T14:46:00Z" w16du:dateUtc="2025-11-04T14:46:00Z">
              <w:r w:rsidR="004169C2">
                <w:t>d</w:t>
              </w:r>
            </w:ins>
            <w:r>
              <w:t xml:space="preserve">escribe the nature of the security breach affecting personal data, including, if possible, the categories and approximate number of data subjects concerned, as well as the categories and approximate number of personal data records </w:t>
            </w:r>
            <w:proofErr w:type="gramStart"/>
            <w:r>
              <w:t>affected;</w:t>
            </w:r>
            <w:proofErr w:type="gramEnd"/>
          </w:p>
          <w:p w14:paraId="4ED19263" w14:textId="5390289D" w:rsidR="001554B6" w:rsidRDefault="001554B6" w:rsidP="001554B6">
            <w:r>
              <w:t xml:space="preserve">2. </w:t>
            </w:r>
            <w:ins w:id="891" w:author="Bahar Toto" w:date="2025-11-04T14:46:00Z" w16du:dateUtc="2025-11-04T14:46:00Z">
              <w:r w:rsidR="004169C2">
                <w:t>p</w:t>
              </w:r>
            </w:ins>
            <w:del w:id="892" w:author="Bahar Toto" w:date="2025-11-04T14:46:00Z" w16du:dateUtc="2025-11-04T14:46:00Z">
              <w:r w:rsidDel="004169C2">
                <w:delText>P</w:delText>
              </w:r>
            </w:del>
            <w:r>
              <w:t xml:space="preserve">rovide the name and contact details of the </w:t>
            </w:r>
            <w:del w:id="893" w:author="Bahar Toto" w:date="2025-11-04T14:46:00Z" w16du:dateUtc="2025-11-04T14:46:00Z">
              <w:r w:rsidDel="004169C2">
                <w:delText>Data Protection Officer</w:delText>
              </w:r>
            </w:del>
            <w:ins w:id="894" w:author="Bahar Toto" w:date="2025-11-04T14:46:00Z" w16du:dateUtc="2025-11-04T14:46:00Z">
              <w:r w:rsidR="004169C2">
                <w:t>DPO</w:t>
              </w:r>
            </w:ins>
            <w:r>
              <w:t xml:space="preserve"> or another </w:t>
            </w:r>
            <w:r>
              <w:lastRenderedPageBreak/>
              <w:t xml:space="preserve">point of contact where further information can be </w:t>
            </w:r>
            <w:proofErr w:type="gramStart"/>
            <w:r>
              <w:t>obtained;</w:t>
            </w:r>
            <w:proofErr w:type="gramEnd"/>
          </w:p>
          <w:p w14:paraId="58E9CCAF" w14:textId="638DFE8A" w:rsidR="001554B6" w:rsidRDefault="001554B6" w:rsidP="001554B6">
            <w:r>
              <w:t xml:space="preserve">3. </w:t>
            </w:r>
            <w:ins w:id="895" w:author="Bahar Toto" w:date="2025-11-04T14:46:00Z" w16du:dateUtc="2025-11-04T14:46:00Z">
              <w:r w:rsidR="004169C2">
                <w:t>d</w:t>
              </w:r>
            </w:ins>
            <w:del w:id="896" w:author="Bahar Toto" w:date="2025-11-04T14:46:00Z" w16du:dateUtc="2025-11-04T14:46:00Z">
              <w:r w:rsidDel="004169C2">
                <w:delText>D</w:delText>
              </w:r>
            </w:del>
            <w:r>
              <w:t>escribe the likely consequences of the security breach;</w:t>
            </w:r>
            <w:ins w:id="897" w:author="Bahar Toto" w:date="2025-11-04T14:45:00Z" w16du:dateUtc="2025-11-04T14:45:00Z">
              <w:r w:rsidR="000B47E0">
                <w:t xml:space="preserve"> and</w:t>
              </w:r>
            </w:ins>
          </w:p>
          <w:p w14:paraId="10B9AE08" w14:textId="5D854A6D" w:rsidR="00523CE6" w:rsidRPr="00096D2A" w:rsidRDefault="001554B6" w:rsidP="001554B6">
            <w:r>
              <w:t xml:space="preserve">4. </w:t>
            </w:r>
            <w:ins w:id="898" w:author="Bahar Toto" w:date="2025-11-04T14:46:00Z" w16du:dateUtc="2025-11-04T14:46:00Z">
              <w:r w:rsidR="004169C2">
                <w:t>d</w:t>
              </w:r>
            </w:ins>
            <w:del w:id="899" w:author="Bahar Toto" w:date="2025-11-04T14:46:00Z" w16du:dateUtc="2025-11-04T14:46:00Z">
              <w:r w:rsidDel="004169C2">
                <w:delText>D</w:delText>
              </w:r>
            </w:del>
            <w:r>
              <w:t>escribe the measures taken or proposed by the data controller to address the security breach, including, where applicable, measures to mitigate its possible adverse effects.</w:t>
            </w:r>
          </w:p>
        </w:tc>
      </w:tr>
      <w:tr w:rsidR="00523CE6" w:rsidRPr="00096D2A" w14:paraId="0C00C48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AED11DC" w14:textId="77777777" w:rsidR="00523CE6" w:rsidRPr="00096D2A" w:rsidRDefault="00523CE6">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3D2E0A4" w14:textId="7829B850" w:rsidR="00523CE6" w:rsidRPr="00096D2A" w:rsidRDefault="004169C2">
            <w:ins w:id="900" w:author="Bahar Toto" w:date="2025-11-04T14:46:00Z" w16du:dateUtc="2025-11-04T14:46:00Z">
              <w:r>
                <w:t>Article</w:t>
              </w:r>
            </w:ins>
            <w:r w:rsidR="00523CE6" w:rsidRPr="00096D2A">
              <w:t> </w:t>
            </w:r>
            <w:r w:rsidR="009B1F39">
              <w:t xml:space="preserve">244 </w:t>
            </w:r>
            <w:ins w:id="901" w:author="Bahar Toto" w:date="2025-11-04T13:18:00Z" w16du:dateUtc="2025-11-04T13:18:00Z">
              <w:r w:rsidR="00E859E9">
                <w:t>of the Digital Code</w:t>
              </w:r>
            </w:ins>
            <w:del w:id="902" w:author="Bahar Toto" w:date="2025-11-04T13:18:00Z" w16du:dateUtc="2025-11-04T13:18:00Z">
              <w:r w:rsidR="009B1F39" w:rsidDel="00E859E9">
                <w:delText>Digital Code</w:delText>
              </w:r>
            </w:del>
          </w:p>
        </w:tc>
      </w:tr>
      <w:tr w:rsidR="00523CE6" w:rsidRPr="00096D2A" w14:paraId="7D648E8F"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147F42F0"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1379BE5" w14:textId="2929F44A" w:rsidR="00523CE6" w:rsidRPr="00096D2A" w:rsidRDefault="009B1F39">
            <w:r>
              <w:t>D</w:t>
            </w:r>
            <w:r w:rsidRPr="00473A52">
              <w:t>ata controller</w:t>
            </w:r>
          </w:p>
        </w:tc>
      </w:tr>
    </w:tbl>
    <w:p w14:paraId="368A6BF0" w14:textId="77777777" w:rsidR="00523CE6" w:rsidRPr="00096D2A" w:rsidRDefault="00523CE6" w:rsidP="00523CE6">
      <w:pPr>
        <w:tabs>
          <w:tab w:val="left" w:pos="1794"/>
        </w:tabs>
        <w:rPr>
          <w:i/>
          <w:iCs/>
        </w:rPr>
      </w:pPr>
    </w:p>
    <w:p w14:paraId="72C5B0B6" w14:textId="77777777" w:rsidR="00523CE6" w:rsidRPr="00096D2A" w:rsidRDefault="00523CE6" w:rsidP="00523CE6">
      <w:pPr>
        <w:tabs>
          <w:tab w:val="left" w:pos="1794"/>
        </w:tabs>
      </w:pPr>
    </w:p>
    <w:p w14:paraId="25193C9E" w14:textId="6A307A0C" w:rsidR="00523CE6" w:rsidRPr="00096D2A" w:rsidRDefault="00523CE6" w:rsidP="00523CE6">
      <w:pPr>
        <w:tabs>
          <w:tab w:val="left" w:pos="1794"/>
        </w:tabs>
      </w:pPr>
      <w:r w:rsidRPr="00096D2A">
        <w:t>15.2. Notice to the data subject</w:t>
      </w:r>
    </w:p>
    <w:p w14:paraId="6B0359AE" w14:textId="77777777" w:rsidR="00523CE6" w:rsidRPr="00096D2A" w:rsidRDefault="00523CE6" w:rsidP="00523CE6">
      <w:pPr>
        <w:tabs>
          <w:tab w:val="left" w:pos="1794"/>
        </w:tabs>
      </w:pPr>
    </w:p>
    <w:p w14:paraId="693F058E" w14:textId="77777777" w:rsidR="00523CE6" w:rsidRPr="00096D2A" w:rsidRDefault="00523CE6" w:rsidP="00E27686">
      <w:pPr>
        <w:pStyle w:val="ListParagraph"/>
        <w:numPr>
          <w:ilvl w:val="0"/>
          <w:numId w:val="17"/>
        </w:numPr>
        <w:tabs>
          <w:tab w:val="left" w:pos="1794"/>
        </w:tabs>
        <w:rPr>
          <w:i/>
          <w:iCs/>
        </w:rPr>
      </w:pPr>
      <w:r w:rsidRPr="00096D2A">
        <w:rPr>
          <w:i/>
          <w:iCs/>
        </w:rPr>
        <w:t xml:space="preserve">Do data breaches need to be notified to data subjects? </w:t>
      </w:r>
    </w:p>
    <w:p w14:paraId="16998FA2"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05FFABE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11F18AE"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10272EC" w14:textId="4B073A6C" w:rsidR="00523CE6" w:rsidRPr="00096D2A" w:rsidRDefault="00523CE6">
            <w:r w:rsidRPr="00096D2A">
              <w:t> </w:t>
            </w:r>
            <w:r w:rsidR="00B50979">
              <w:t>Yes</w:t>
            </w:r>
            <w:ins w:id="903" w:author="Bahar Toto" w:date="2025-11-04T14:46:00Z" w16du:dateUtc="2025-11-04T14:46:00Z">
              <w:r w:rsidR="004169C2">
                <w:t>.</w:t>
              </w:r>
            </w:ins>
          </w:p>
        </w:tc>
      </w:tr>
      <w:tr w:rsidR="00523CE6" w:rsidRPr="00096D2A" w14:paraId="6FF8E15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C73044D" w14:textId="77777777" w:rsidR="00523CE6" w:rsidRPr="00096D2A" w:rsidRDefault="00523CE6">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378E513" w14:textId="5B4B8BF6" w:rsidR="00523CE6" w:rsidRPr="00096D2A" w:rsidRDefault="004169C2">
            <w:ins w:id="904" w:author="Bahar Toto" w:date="2025-11-04T14:46:00Z" w16du:dateUtc="2025-11-04T14:46:00Z">
              <w:r>
                <w:t>Article</w:t>
              </w:r>
            </w:ins>
            <w:r w:rsidR="00523CE6" w:rsidRPr="00096D2A">
              <w:t> </w:t>
            </w:r>
            <w:r w:rsidR="009E5F62">
              <w:t xml:space="preserve">244 </w:t>
            </w:r>
            <w:ins w:id="905" w:author="Bahar Toto" w:date="2025-11-04T13:18:00Z" w16du:dateUtc="2025-11-04T13:18:00Z">
              <w:r w:rsidR="00E859E9">
                <w:t>of the Digital Code</w:t>
              </w:r>
            </w:ins>
            <w:del w:id="906" w:author="Bahar Toto" w:date="2025-11-04T13:18:00Z" w16du:dateUtc="2025-11-04T13:18:00Z">
              <w:r w:rsidR="009E5F62" w:rsidDel="00E859E9">
                <w:delText>Digital Code</w:delText>
              </w:r>
            </w:del>
          </w:p>
        </w:tc>
      </w:tr>
      <w:tr w:rsidR="00523CE6" w:rsidRPr="00096D2A" w14:paraId="2C0617D3"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39E9C5D6"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857668D" w14:textId="6815CA4C" w:rsidR="00523CE6" w:rsidRPr="00096D2A" w:rsidRDefault="009E5F62">
            <w:r>
              <w:t>D</w:t>
            </w:r>
            <w:r w:rsidRPr="00473A52">
              <w:t>ata controller</w:t>
            </w:r>
          </w:p>
        </w:tc>
      </w:tr>
    </w:tbl>
    <w:p w14:paraId="43EDB3FF" w14:textId="77777777" w:rsidR="00523CE6" w:rsidRPr="00096D2A" w:rsidRDefault="00523CE6" w:rsidP="00523CE6">
      <w:pPr>
        <w:tabs>
          <w:tab w:val="left" w:pos="1794"/>
        </w:tabs>
        <w:rPr>
          <w:i/>
          <w:iCs/>
        </w:rPr>
      </w:pPr>
    </w:p>
    <w:p w14:paraId="31C4F679" w14:textId="5D7F6796" w:rsidR="00523CE6" w:rsidRPr="00096D2A" w:rsidRDefault="00523CE6" w:rsidP="43A8F02C">
      <w:pPr>
        <w:pStyle w:val="ListParagraph"/>
        <w:numPr>
          <w:ilvl w:val="0"/>
          <w:numId w:val="17"/>
        </w:numPr>
        <w:tabs>
          <w:tab w:val="left" w:pos="1794"/>
        </w:tabs>
        <w:rPr>
          <w:i/>
          <w:iCs/>
        </w:rPr>
      </w:pPr>
      <w:r w:rsidRPr="43A8F02C">
        <w:rPr>
          <w:i/>
          <w:iCs/>
        </w:rPr>
        <w:t>Within which timeframe must data breach be notified?</w:t>
      </w:r>
    </w:p>
    <w:p w14:paraId="4A61F6E6"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21B0DB4E"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861BDF9"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8C1E667" w14:textId="7E33EFE8" w:rsidR="00523CE6" w:rsidRPr="00096D2A" w:rsidRDefault="00523CE6">
            <w:r w:rsidRPr="00096D2A">
              <w:t> </w:t>
            </w:r>
            <w:r w:rsidR="009E5F62" w:rsidRPr="00473A52">
              <w:t xml:space="preserve">The data controller must promptly notify the </w:t>
            </w:r>
            <w:ins w:id="907" w:author="Bahar Toto" w:date="2025-11-04T14:35:00Z" w16du:dateUtc="2025-11-04T14:35:00Z">
              <w:r w:rsidR="00EB7BB6" w:rsidRPr="009F2A7A">
                <w:rPr>
                  <w:lang w:val="en-US"/>
                </w:rPr>
                <w:t>PDPA</w:t>
              </w:r>
            </w:ins>
            <w:del w:id="908" w:author="Bahar Toto" w:date="2025-11-04T14:35:00Z" w16du:dateUtc="2025-11-04T14:35:00Z">
              <w:r w:rsidR="009E5F62" w:rsidRPr="00473A52" w:rsidDel="00EB7BB6">
                <w:delText>Data Protection Authority</w:delText>
              </w:r>
            </w:del>
            <w:r w:rsidR="009E5F62" w:rsidRPr="00473A52">
              <w:t xml:space="preserve"> and the data subject of any personal data breach affecting the personal data of the data subject.</w:t>
            </w:r>
          </w:p>
        </w:tc>
      </w:tr>
      <w:tr w:rsidR="00523CE6" w:rsidRPr="00096D2A" w14:paraId="5C4BEAD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8DA09AB" w14:textId="77777777" w:rsidR="00523CE6" w:rsidRPr="00096D2A" w:rsidRDefault="00523CE6">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FB19FC9" w14:textId="23F4E5F3" w:rsidR="00523CE6" w:rsidRPr="00096D2A" w:rsidRDefault="004169C2">
            <w:ins w:id="909" w:author="Bahar Toto" w:date="2025-11-04T14:46:00Z" w16du:dateUtc="2025-11-04T14:46:00Z">
              <w:r>
                <w:t>Article</w:t>
              </w:r>
            </w:ins>
            <w:r w:rsidR="00523CE6" w:rsidRPr="00096D2A">
              <w:t> </w:t>
            </w:r>
            <w:r w:rsidR="009E5F62">
              <w:t xml:space="preserve">244 </w:t>
            </w:r>
            <w:ins w:id="910" w:author="Bahar Toto" w:date="2025-11-04T13:18:00Z" w16du:dateUtc="2025-11-04T13:18:00Z">
              <w:r w:rsidR="00E859E9">
                <w:t>of the Digital Code</w:t>
              </w:r>
            </w:ins>
            <w:del w:id="911" w:author="Bahar Toto" w:date="2025-11-04T13:18:00Z" w16du:dateUtc="2025-11-04T13:18:00Z">
              <w:r w:rsidR="009E5F62" w:rsidDel="00E859E9">
                <w:delText>Digital Code</w:delText>
              </w:r>
            </w:del>
          </w:p>
        </w:tc>
      </w:tr>
      <w:tr w:rsidR="00523CE6" w:rsidRPr="00096D2A" w14:paraId="08A83609"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677D0781"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295D20E" w14:textId="46185DF0" w:rsidR="00523CE6" w:rsidRPr="00096D2A" w:rsidRDefault="009E5F62">
            <w:r>
              <w:t>D</w:t>
            </w:r>
            <w:r w:rsidRPr="00473A52">
              <w:t>ata controller</w:t>
            </w:r>
          </w:p>
        </w:tc>
      </w:tr>
    </w:tbl>
    <w:p w14:paraId="22B44257" w14:textId="77777777" w:rsidR="00523CE6" w:rsidRPr="00096D2A" w:rsidRDefault="00523CE6" w:rsidP="00523CE6">
      <w:pPr>
        <w:tabs>
          <w:tab w:val="left" w:pos="1794"/>
        </w:tabs>
        <w:rPr>
          <w:i/>
          <w:iCs/>
        </w:rPr>
      </w:pPr>
    </w:p>
    <w:p w14:paraId="0168D829" w14:textId="6C304A49" w:rsidR="00523CE6" w:rsidRPr="00096D2A" w:rsidRDefault="00523CE6" w:rsidP="00E27686">
      <w:pPr>
        <w:pStyle w:val="ListParagraph"/>
        <w:numPr>
          <w:ilvl w:val="0"/>
          <w:numId w:val="17"/>
        </w:numPr>
        <w:tabs>
          <w:tab w:val="left" w:pos="1794"/>
        </w:tabs>
        <w:rPr>
          <w:i/>
          <w:iCs/>
        </w:rPr>
      </w:pPr>
      <w:r w:rsidRPr="00096D2A">
        <w:rPr>
          <w:i/>
          <w:iCs/>
        </w:rPr>
        <w:t>What information must be included in the notice?</w:t>
      </w:r>
    </w:p>
    <w:p w14:paraId="4B6C4E04"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45CC6E2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8B6D07E"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C587846" w14:textId="77777777" w:rsidR="009E5F62" w:rsidRDefault="00523CE6" w:rsidP="009E5F62">
            <w:r w:rsidRPr="00096D2A">
              <w:t> </w:t>
            </w:r>
            <w:r w:rsidR="009E5F62">
              <w:t>The notification must:</w:t>
            </w:r>
          </w:p>
          <w:p w14:paraId="690B0A47" w14:textId="77777777" w:rsidR="009E5F62" w:rsidRDefault="009E5F62" w:rsidP="009E5F62"/>
          <w:p w14:paraId="67963D27" w14:textId="2F06CF7E" w:rsidR="009E5F62" w:rsidRDefault="009E5F62" w:rsidP="009E5F62">
            <w:r>
              <w:t xml:space="preserve">1. </w:t>
            </w:r>
            <w:ins w:id="912" w:author="Bahar Toto" w:date="2025-11-04T14:46:00Z" w16du:dateUtc="2025-11-04T14:46:00Z">
              <w:r w:rsidR="004169C2">
                <w:t>d</w:t>
              </w:r>
            </w:ins>
            <w:del w:id="913" w:author="Bahar Toto" w:date="2025-11-04T14:46:00Z" w16du:dateUtc="2025-11-04T14:46:00Z">
              <w:r w:rsidDel="004169C2">
                <w:delText>D</w:delText>
              </w:r>
            </w:del>
            <w:r>
              <w:t xml:space="preserve">escribe the nature of the security breach affecting personal data, including, if possible, the categories and approximate number of data subjects concerned, as well as the categories and approximate number of personal data records </w:t>
            </w:r>
            <w:proofErr w:type="gramStart"/>
            <w:r>
              <w:t>affected;</w:t>
            </w:r>
            <w:proofErr w:type="gramEnd"/>
          </w:p>
          <w:p w14:paraId="09B4E893" w14:textId="0850E554" w:rsidR="009E5F62" w:rsidRDefault="009E5F62" w:rsidP="009E5F62">
            <w:r>
              <w:t xml:space="preserve">2. </w:t>
            </w:r>
            <w:ins w:id="914" w:author="Bahar Toto" w:date="2025-11-04T14:46:00Z" w16du:dateUtc="2025-11-04T14:46:00Z">
              <w:r w:rsidR="004169C2">
                <w:t>p</w:t>
              </w:r>
            </w:ins>
            <w:del w:id="915" w:author="Bahar Toto" w:date="2025-11-04T14:46:00Z" w16du:dateUtc="2025-11-04T14:46:00Z">
              <w:r w:rsidDel="004169C2">
                <w:delText>P</w:delText>
              </w:r>
            </w:del>
            <w:r>
              <w:t xml:space="preserve">rovide the name and contact details of the </w:t>
            </w:r>
            <w:del w:id="916" w:author="Bahar Toto" w:date="2025-11-04T14:46:00Z" w16du:dateUtc="2025-11-04T14:46:00Z">
              <w:r w:rsidDel="004169C2">
                <w:delText>Data Protection Officer</w:delText>
              </w:r>
            </w:del>
            <w:ins w:id="917" w:author="Bahar Toto" w:date="2025-11-04T14:46:00Z" w16du:dateUtc="2025-11-04T14:46:00Z">
              <w:r w:rsidR="004169C2">
                <w:t>DPO</w:t>
              </w:r>
            </w:ins>
            <w:r>
              <w:t xml:space="preserve"> or another point of contact where further information can be </w:t>
            </w:r>
            <w:proofErr w:type="gramStart"/>
            <w:r>
              <w:t>obtained;</w:t>
            </w:r>
            <w:proofErr w:type="gramEnd"/>
          </w:p>
          <w:p w14:paraId="7C4AF5FD" w14:textId="6BD85584" w:rsidR="009E5F62" w:rsidRDefault="009E5F62" w:rsidP="009E5F62">
            <w:r>
              <w:lastRenderedPageBreak/>
              <w:t xml:space="preserve">3. </w:t>
            </w:r>
            <w:ins w:id="918" w:author="Bahar Toto" w:date="2025-11-04T14:46:00Z" w16du:dateUtc="2025-11-04T14:46:00Z">
              <w:r w:rsidR="004169C2">
                <w:t>d</w:t>
              </w:r>
            </w:ins>
            <w:del w:id="919" w:author="Bahar Toto" w:date="2025-11-04T14:46:00Z" w16du:dateUtc="2025-11-04T14:46:00Z">
              <w:r w:rsidDel="004169C2">
                <w:delText>D</w:delText>
              </w:r>
            </w:del>
            <w:r>
              <w:t>escribe the likely consequences of the security breach;</w:t>
            </w:r>
            <w:ins w:id="920" w:author="Bahar Toto" w:date="2025-11-04T14:46:00Z" w16du:dateUtc="2025-11-04T14:46:00Z">
              <w:r w:rsidR="004169C2">
                <w:t xml:space="preserve"> and</w:t>
              </w:r>
            </w:ins>
          </w:p>
          <w:p w14:paraId="08692C12" w14:textId="382623D4" w:rsidR="00523CE6" w:rsidRPr="00096D2A" w:rsidRDefault="009E5F62" w:rsidP="009E5F62">
            <w:r>
              <w:t xml:space="preserve">4. </w:t>
            </w:r>
            <w:ins w:id="921" w:author="Bahar Toto" w:date="2025-11-04T14:46:00Z" w16du:dateUtc="2025-11-04T14:46:00Z">
              <w:r w:rsidR="004169C2">
                <w:t>d</w:t>
              </w:r>
            </w:ins>
            <w:del w:id="922" w:author="Bahar Toto" w:date="2025-11-04T14:46:00Z" w16du:dateUtc="2025-11-04T14:46:00Z">
              <w:r w:rsidDel="004169C2">
                <w:delText>D</w:delText>
              </w:r>
            </w:del>
            <w:r>
              <w:t>escribe the measures taken or proposed by the data controller to address the security breach, including, where applicable, measures to mitigate its possible adverse effects.</w:t>
            </w:r>
          </w:p>
        </w:tc>
      </w:tr>
      <w:tr w:rsidR="00523CE6" w:rsidRPr="00096D2A" w14:paraId="6F55068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EAAB02C" w14:textId="77777777" w:rsidR="00523CE6" w:rsidRPr="00096D2A" w:rsidRDefault="00523CE6">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535784E" w14:textId="01E4C150" w:rsidR="00523CE6" w:rsidRPr="00096D2A" w:rsidRDefault="004169C2">
            <w:ins w:id="923" w:author="Bahar Toto" w:date="2025-11-04T14:47:00Z" w16du:dateUtc="2025-11-04T14:47:00Z">
              <w:r>
                <w:t>Article</w:t>
              </w:r>
            </w:ins>
            <w:r w:rsidR="00523CE6" w:rsidRPr="00096D2A">
              <w:t> </w:t>
            </w:r>
            <w:r w:rsidR="009E5F62">
              <w:t xml:space="preserve">244 </w:t>
            </w:r>
            <w:ins w:id="924" w:author="Bahar Toto" w:date="2025-11-04T13:18:00Z" w16du:dateUtc="2025-11-04T13:18:00Z">
              <w:r w:rsidR="00E859E9">
                <w:t>of the Digital Code</w:t>
              </w:r>
            </w:ins>
            <w:del w:id="925" w:author="Bahar Toto" w:date="2025-11-04T13:18:00Z" w16du:dateUtc="2025-11-04T13:18:00Z">
              <w:r w:rsidR="009E5F62" w:rsidDel="00E859E9">
                <w:delText>Digital Code</w:delText>
              </w:r>
            </w:del>
          </w:p>
        </w:tc>
      </w:tr>
      <w:tr w:rsidR="00523CE6" w:rsidRPr="00096D2A" w14:paraId="0BA45388"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2BE839BE"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6FBF9A1" w14:textId="39F37BF6" w:rsidR="00523CE6" w:rsidRPr="00096D2A" w:rsidRDefault="009E5F62">
            <w:r>
              <w:t>D</w:t>
            </w:r>
            <w:r w:rsidRPr="00473A52">
              <w:t>ata controller</w:t>
            </w:r>
          </w:p>
        </w:tc>
      </w:tr>
    </w:tbl>
    <w:p w14:paraId="60409591" w14:textId="77777777" w:rsidR="00523CE6" w:rsidRPr="00096D2A" w:rsidRDefault="00523CE6" w:rsidP="00523CE6">
      <w:pPr>
        <w:tabs>
          <w:tab w:val="left" w:pos="1794"/>
        </w:tabs>
        <w:rPr>
          <w:i/>
          <w:iCs/>
        </w:rPr>
      </w:pPr>
    </w:p>
    <w:p w14:paraId="43C18464" w14:textId="7D6399BE" w:rsidR="00523CE6" w:rsidRPr="00096D2A" w:rsidRDefault="00523CE6" w:rsidP="00523CE6">
      <w:pPr>
        <w:pStyle w:val="ListParagraph"/>
        <w:numPr>
          <w:ilvl w:val="0"/>
          <w:numId w:val="5"/>
        </w:numPr>
        <w:tabs>
          <w:tab w:val="left" w:pos="1794"/>
        </w:tabs>
        <w:rPr>
          <w:b/>
          <w:bCs/>
        </w:rPr>
      </w:pPr>
      <w:r w:rsidRPr="00096D2A">
        <w:rPr>
          <w:b/>
          <w:bCs/>
        </w:rPr>
        <w:t>Data subject rights</w:t>
      </w:r>
    </w:p>
    <w:p w14:paraId="5826D9D9" w14:textId="77777777" w:rsidR="00523CE6" w:rsidRPr="00096D2A" w:rsidRDefault="00523CE6" w:rsidP="00523CE6">
      <w:pPr>
        <w:tabs>
          <w:tab w:val="left" w:pos="1794"/>
        </w:tabs>
        <w:rPr>
          <w:b/>
          <w:bCs/>
        </w:rPr>
      </w:pPr>
    </w:p>
    <w:p w14:paraId="635EA483" w14:textId="21FCD11D" w:rsidR="00B10AB8" w:rsidRPr="00096D2A" w:rsidRDefault="00B10AB8" w:rsidP="00B10AB8">
      <w:pPr>
        <w:tabs>
          <w:tab w:val="left" w:pos="1794"/>
          <w:tab w:val="left" w:pos="6048"/>
        </w:tabs>
      </w:pPr>
      <w:r w:rsidRPr="00096D2A">
        <w:t>16.1. Information requirements / Right to be informed</w:t>
      </w:r>
      <w:r w:rsidRPr="00096D2A">
        <w:tab/>
      </w:r>
    </w:p>
    <w:p w14:paraId="3F157FC4" w14:textId="77777777" w:rsidR="00B10AB8" w:rsidRPr="00096D2A" w:rsidRDefault="00B10AB8" w:rsidP="00B10AB8">
      <w:pPr>
        <w:tabs>
          <w:tab w:val="left" w:pos="1794"/>
          <w:tab w:val="left" w:pos="6048"/>
        </w:tabs>
      </w:pPr>
    </w:p>
    <w:p w14:paraId="19AD461C" w14:textId="064F2191" w:rsidR="00B10AB8" w:rsidRPr="00096D2A" w:rsidRDefault="00B10AB8" w:rsidP="00E27686">
      <w:pPr>
        <w:pStyle w:val="ListParagraph"/>
        <w:numPr>
          <w:ilvl w:val="0"/>
          <w:numId w:val="17"/>
        </w:numPr>
        <w:tabs>
          <w:tab w:val="left" w:pos="1794"/>
          <w:tab w:val="left" w:pos="6048"/>
        </w:tabs>
        <w:rPr>
          <w:i/>
          <w:iCs/>
        </w:rPr>
      </w:pPr>
      <w:r w:rsidRPr="00096D2A">
        <w:rPr>
          <w:i/>
          <w:iCs/>
        </w:rPr>
        <w:t xml:space="preserve">Is there a requirement to provide notice to data subjects? (e.g., via a privacy notice) </w:t>
      </w:r>
    </w:p>
    <w:p w14:paraId="453410FA" w14:textId="77777777" w:rsidR="00B10AB8" w:rsidRPr="00096D2A" w:rsidRDefault="00B10AB8" w:rsidP="00B10AB8">
      <w:pPr>
        <w:tabs>
          <w:tab w:val="left" w:pos="1794"/>
          <w:tab w:val="left" w:pos="6048"/>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771329DC"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3183169F"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D079606" w14:textId="0D1E7ED2" w:rsidR="00B10AB8" w:rsidRPr="00096D2A" w:rsidRDefault="00B10AB8">
            <w:r w:rsidRPr="00096D2A">
              <w:t> </w:t>
            </w:r>
            <w:r w:rsidR="00DD63F3" w:rsidRPr="00DD63F3">
              <w:t xml:space="preserve">The person has notably </w:t>
            </w:r>
            <w:del w:id="926" w:author="Bahar Toto" w:date="2025-11-04T14:47:00Z" w16du:dateUtc="2025-11-04T14:47:00Z">
              <w:r w:rsidR="00DD63F3" w:rsidRPr="00DD63F3" w:rsidDel="004169C2">
                <w:delText>"</w:delText>
              </w:r>
            </w:del>
            <w:ins w:id="927" w:author="Bahar Toto" w:date="2025-11-04T14:47:00Z" w16du:dateUtc="2025-11-04T14:47:00Z">
              <w:r w:rsidR="004169C2">
                <w:t>'</w:t>
              </w:r>
            </w:ins>
            <w:r w:rsidR="00DD63F3" w:rsidRPr="00DD63F3">
              <w:t>the right to be informed before data concerning them is communicated to third parties for the first time or used on behalf of third parties for prospecting purposes.</w:t>
            </w:r>
            <w:ins w:id="928" w:author="Bahar Toto" w:date="2025-11-04T14:47:00Z" w16du:dateUtc="2025-11-04T14:47:00Z">
              <w:r w:rsidR="004169C2">
                <w:t>'</w:t>
              </w:r>
            </w:ins>
            <w:del w:id="929" w:author="Bahar Toto" w:date="2025-11-04T14:47:00Z" w16du:dateUtc="2025-11-04T14:47:00Z">
              <w:r w:rsidR="00DD63F3" w:rsidRPr="00DD63F3" w:rsidDel="004169C2">
                <w:delText>"</w:delText>
              </w:r>
            </w:del>
            <w:r w:rsidR="00DD63F3" w:rsidRPr="00DD63F3">
              <w:t xml:space="preserve"> This right must be </w:t>
            </w:r>
            <w:del w:id="930" w:author="Bahar Toto" w:date="2025-11-04T14:47:00Z" w16du:dateUtc="2025-11-04T14:47:00Z">
              <w:r w:rsidR="00DD63F3" w:rsidRPr="00DD63F3" w:rsidDel="004169C2">
                <w:delText>"</w:delText>
              </w:r>
            </w:del>
            <w:ins w:id="931" w:author="Bahar Toto" w:date="2025-11-04T14:47:00Z" w16du:dateUtc="2025-11-04T14:47:00Z">
              <w:r w:rsidR="004169C2">
                <w:t>'</w:t>
              </w:r>
            </w:ins>
            <w:r w:rsidR="00DD63F3" w:rsidRPr="00DD63F3">
              <w:t>explicitly offered to the data subject in an intelligible manner and must be clearly distinguishable from other information.</w:t>
            </w:r>
            <w:ins w:id="932" w:author="Bahar Toto" w:date="2025-11-04T14:47:00Z" w16du:dateUtc="2025-11-04T14:47:00Z">
              <w:r w:rsidR="004169C2">
                <w:t>'</w:t>
              </w:r>
            </w:ins>
            <w:del w:id="933" w:author="Bahar Toto" w:date="2025-11-04T14:47:00Z" w16du:dateUtc="2025-11-04T14:47:00Z">
              <w:r w:rsidR="00DD63F3" w:rsidRPr="00DD63F3" w:rsidDel="004169C2">
                <w:delText>"</w:delText>
              </w:r>
            </w:del>
          </w:p>
        </w:tc>
      </w:tr>
      <w:tr w:rsidR="00B10AB8" w:rsidRPr="00096D2A" w14:paraId="14F2F307"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3539DA47"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777AB4A" w14:textId="39EFC75F" w:rsidR="00B10AB8" w:rsidRPr="00096D2A" w:rsidRDefault="004169C2">
            <w:ins w:id="934" w:author="Bahar Toto" w:date="2025-11-04T14:47:00Z" w16du:dateUtc="2025-11-04T14:47:00Z">
              <w:r>
                <w:t>Article</w:t>
              </w:r>
            </w:ins>
            <w:r w:rsidR="00B10AB8" w:rsidRPr="00096D2A">
              <w:t> </w:t>
            </w:r>
            <w:r w:rsidR="00811BDE">
              <w:t xml:space="preserve">213 </w:t>
            </w:r>
            <w:ins w:id="935" w:author="Bahar Toto" w:date="2025-11-04T13:18:00Z" w16du:dateUtc="2025-11-04T13:18:00Z">
              <w:r w:rsidR="00E859E9">
                <w:t>of the Digital Code</w:t>
              </w:r>
            </w:ins>
            <w:del w:id="936" w:author="Bahar Toto" w:date="2025-11-04T13:18:00Z" w16du:dateUtc="2025-11-04T13:18:00Z">
              <w:r w:rsidR="00811BDE" w:rsidDel="00E859E9">
                <w:delText>Digital Code</w:delText>
              </w:r>
            </w:del>
          </w:p>
        </w:tc>
      </w:tr>
      <w:tr w:rsidR="004169C2" w:rsidRPr="00096D2A" w14:paraId="5584148E"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tcPr>
          <w:p w14:paraId="47620F69" w14:textId="77777777" w:rsidR="004169C2" w:rsidRPr="00096D2A" w:rsidRDefault="004169C2" w:rsidP="004169C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7F60E02" w14:textId="1CCD6ABC" w:rsidR="004169C2" w:rsidRPr="001A0617" w:rsidRDefault="004169C2" w:rsidP="004169C2">
            <w:ins w:id="937" w:author="Bahar Toto" w:date="2025-11-04T14:47:00Z" w16du:dateUtc="2025-11-04T14:47:00Z">
              <w:r>
                <w:t>D</w:t>
              </w:r>
              <w:r w:rsidRPr="00473A52">
                <w:t>ata controller</w:t>
              </w:r>
            </w:ins>
            <w:del w:id="938" w:author="Bahar Toto" w:date="2025-11-04T14:47:00Z" w16du:dateUtc="2025-11-04T14:47:00Z">
              <w:r w:rsidRPr="001C4773" w:rsidDel="00925946">
                <w:delText>data subjects</w:delText>
              </w:r>
            </w:del>
          </w:p>
        </w:tc>
      </w:tr>
    </w:tbl>
    <w:p w14:paraId="6F30B370" w14:textId="77777777" w:rsidR="00B10AB8" w:rsidRPr="00096D2A" w:rsidRDefault="00B10AB8" w:rsidP="00B10AB8">
      <w:pPr>
        <w:tabs>
          <w:tab w:val="left" w:pos="1794"/>
          <w:tab w:val="left" w:pos="6048"/>
        </w:tabs>
        <w:rPr>
          <w:i/>
          <w:iCs/>
        </w:rPr>
      </w:pPr>
    </w:p>
    <w:p w14:paraId="0969F526" w14:textId="77777777" w:rsidR="00B10AB8" w:rsidRPr="00096D2A" w:rsidRDefault="00B10AB8" w:rsidP="00E27686">
      <w:pPr>
        <w:pStyle w:val="ListParagraph"/>
        <w:numPr>
          <w:ilvl w:val="0"/>
          <w:numId w:val="17"/>
        </w:numPr>
        <w:tabs>
          <w:tab w:val="left" w:pos="1794"/>
          <w:tab w:val="left" w:pos="6048"/>
        </w:tabs>
        <w:rPr>
          <w:i/>
          <w:iCs/>
        </w:rPr>
      </w:pPr>
      <w:r w:rsidRPr="00096D2A">
        <w:rPr>
          <w:i/>
          <w:iCs/>
        </w:rPr>
        <w:t>What information must be provided?</w:t>
      </w:r>
    </w:p>
    <w:p w14:paraId="44C6D908" w14:textId="77777777" w:rsidR="00B10AB8" w:rsidRPr="00096D2A" w:rsidRDefault="00B10AB8" w:rsidP="00B10AB8">
      <w:pPr>
        <w:tabs>
          <w:tab w:val="left" w:pos="1794"/>
          <w:tab w:val="left" w:pos="6048"/>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418D08FA"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2FCC7655"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137933B" w14:textId="77777777" w:rsidR="004169C2" w:rsidRDefault="004169C2" w:rsidP="00DD63F3">
            <w:pPr>
              <w:autoSpaceDE w:val="0"/>
              <w:autoSpaceDN w:val="0"/>
              <w:adjustRightInd w:val="0"/>
              <w:rPr>
                <w:ins w:id="939" w:author="Bahar Toto" w:date="2025-11-04T14:48:00Z" w16du:dateUtc="2025-11-04T14:48:00Z"/>
              </w:rPr>
            </w:pPr>
            <w:ins w:id="940" w:author="Bahar Toto" w:date="2025-11-04T14:48:00Z" w16du:dateUtc="2025-11-04T14:48:00Z">
              <w:r>
                <w:t>The following information must be provided:</w:t>
              </w:r>
            </w:ins>
          </w:p>
          <w:p w14:paraId="4ED1DAC7" w14:textId="5C6E55F6" w:rsidR="00DD63F3" w:rsidRDefault="00B10AB8" w:rsidP="00DD63F3">
            <w:pPr>
              <w:autoSpaceDE w:val="0"/>
              <w:autoSpaceDN w:val="0"/>
              <w:adjustRightInd w:val="0"/>
            </w:pPr>
            <w:del w:id="941" w:author="Bahar Toto" w:date="2025-11-04T14:48:00Z" w16du:dateUtc="2025-11-04T14:48:00Z">
              <w:r w:rsidRPr="00096D2A" w:rsidDel="004169C2">
                <w:delText> </w:delText>
              </w:r>
            </w:del>
            <w:r w:rsidR="00DD63F3">
              <w:t xml:space="preserve">1. </w:t>
            </w:r>
            <w:ins w:id="942" w:author="Bahar Toto" w:date="2025-11-04T14:48:00Z" w16du:dateUtc="2025-11-04T14:48:00Z">
              <w:r w:rsidR="004169C2">
                <w:t>i</w:t>
              </w:r>
            </w:ins>
            <w:del w:id="943" w:author="Bahar Toto" w:date="2025-11-04T14:48:00Z" w16du:dateUtc="2025-11-04T14:48:00Z">
              <w:r w:rsidR="00DD63F3" w:rsidDel="004169C2">
                <w:delText>I</w:delText>
              </w:r>
            </w:del>
            <w:r w:rsidR="00DD63F3">
              <w:t xml:space="preserve">nformation allowing to know about and contest the </w:t>
            </w:r>
            <w:proofErr w:type="gramStart"/>
            <w:r w:rsidR="00DD63F3">
              <w:t>processing</w:t>
            </w:r>
            <w:ins w:id="944" w:author="Bahar Toto" w:date="2025-11-04T14:48:00Z" w16du:dateUtc="2025-11-04T14:48:00Z">
              <w:r w:rsidR="004169C2">
                <w:t>;</w:t>
              </w:r>
            </w:ins>
            <w:proofErr w:type="gramEnd"/>
          </w:p>
          <w:p w14:paraId="63C2F62F" w14:textId="1AADB455" w:rsidR="00DD63F3" w:rsidRDefault="00DD63F3" w:rsidP="00DD63F3">
            <w:pPr>
              <w:autoSpaceDE w:val="0"/>
              <w:autoSpaceDN w:val="0"/>
              <w:adjustRightInd w:val="0"/>
            </w:pPr>
            <w:r>
              <w:t xml:space="preserve">2. </w:t>
            </w:r>
            <w:ins w:id="945" w:author="Bahar Toto" w:date="2025-11-04T14:48:00Z" w16du:dateUtc="2025-11-04T14:48:00Z">
              <w:r w:rsidR="004169C2">
                <w:t>t</w:t>
              </w:r>
            </w:ins>
            <w:del w:id="946" w:author="Bahar Toto" w:date="2025-11-04T14:48:00Z" w16du:dateUtc="2025-11-04T14:48:00Z">
              <w:r w:rsidDel="004169C2">
                <w:delText>T</w:delText>
              </w:r>
            </w:del>
            <w:r>
              <w:t xml:space="preserve">he purposes of the </w:t>
            </w:r>
            <w:proofErr w:type="gramStart"/>
            <w:r>
              <w:t>processing</w:t>
            </w:r>
            <w:ins w:id="947" w:author="Bahar Toto" w:date="2025-11-04T14:48:00Z" w16du:dateUtc="2025-11-04T14:48:00Z">
              <w:r w:rsidR="004169C2">
                <w:t>;</w:t>
              </w:r>
            </w:ins>
            <w:proofErr w:type="gramEnd"/>
          </w:p>
          <w:p w14:paraId="496B4682" w14:textId="5FA72C2B" w:rsidR="00DD63F3" w:rsidRDefault="00DD63F3" w:rsidP="00DD63F3">
            <w:pPr>
              <w:autoSpaceDE w:val="0"/>
              <w:autoSpaceDN w:val="0"/>
              <w:adjustRightInd w:val="0"/>
            </w:pPr>
            <w:r>
              <w:t xml:space="preserve">3. </w:t>
            </w:r>
            <w:ins w:id="948" w:author="Bahar Toto" w:date="2025-11-04T14:48:00Z" w16du:dateUtc="2025-11-04T14:48:00Z">
              <w:r w:rsidR="004169C2">
                <w:t>t</w:t>
              </w:r>
            </w:ins>
            <w:del w:id="949" w:author="Bahar Toto" w:date="2025-11-04T14:48:00Z" w16du:dateUtc="2025-11-04T14:48:00Z">
              <w:r w:rsidDel="004169C2">
                <w:delText>T</w:delText>
              </w:r>
            </w:del>
            <w:r>
              <w:t xml:space="preserve">he categories of data </w:t>
            </w:r>
            <w:proofErr w:type="gramStart"/>
            <w:r>
              <w:t>processed</w:t>
            </w:r>
            <w:ins w:id="950" w:author="Bahar Toto" w:date="2025-11-04T14:48:00Z" w16du:dateUtc="2025-11-04T14:48:00Z">
              <w:r w:rsidR="004169C2">
                <w:t>;</w:t>
              </w:r>
            </w:ins>
            <w:proofErr w:type="gramEnd"/>
          </w:p>
          <w:p w14:paraId="337CD679" w14:textId="16E4CD5C" w:rsidR="00DD63F3" w:rsidRDefault="00DD63F3" w:rsidP="00DD63F3">
            <w:pPr>
              <w:autoSpaceDE w:val="0"/>
              <w:autoSpaceDN w:val="0"/>
              <w:adjustRightInd w:val="0"/>
            </w:pPr>
            <w:r>
              <w:t xml:space="preserve">4. </w:t>
            </w:r>
            <w:ins w:id="951" w:author="Bahar Toto" w:date="2025-11-04T14:48:00Z" w16du:dateUtc="2025-11-04T14:48:00Z">
              <w:r w:rsidR="004169C2">
                <w:t>t</w:t>
              </w:r>
            </w:ins>
            <w:del w:id="952" w:author="Bahar Toto" w:date="2025-11-04T14:48:00Z" w16du:dateUtc="2025-11-04T14:48:00Z">
              <w:r w:rsidDel="004169C2">
                <w:delText>T</w:delText>
              </w:r>
            </w:del>
            <w:r>
              <w:t xml:space="preserve">he recipients or categories of </w:t>
            </w:r>
            <w:proofErr w:type="gramStart"/>
            <w:r>
              <w:t>recipients</w:t>
            </w:r>
            <w:ins w:id="953" w:author="Bahar Toto" w:date="2025-11-04T14:48:00Z" w16du:dateUtc="2025-11-04T14:48:00Z">
              <w:r w:rsidR="004169C2">
                <w:t>;</w:t>
              </w:r>
            </w:ins>
            <w:proofErr w:type="gramEnd"/>
          </w:p>
          <w:p w14:paraId="573CB35A" w14:textId="4D36EEDE" w:rsidR="00DD63F3" w:rsidRDefault="00DD63F3" w:rsidP="00DD63F3">
            <w:pPr>
              <w:autoSpaceDE w:val="0"/>
              <w:autoSpaceDN w:val="0"/>
              <w:adjustRightInd w:val="0"/>
            </w:pPr>
            <w:r>
              <w:t xml:space="preserve">5. </w:t>
            </w:r>
            <w:ins w:id="954" w:author="Bahar Toto" w:date="2025-11-04T14:49:00Z" w16du:dateUtc="2025-11-04T14:49:00Z">
              <w:r w:rsidR="004169C2">
                <w:t>t</w:t>
              </w:r>
            </w:ins>
            <w:del w:id="955" w:author="Bahar Toto" w:date="2025-11-04T14:49:00Z" w16du:dateUtc="2025-11-04T14:49:00Z">
              <w:r w:rsidDel="004169C2">
                <w:delText>T</w:delText>
              </w:r>
            </w:del>
            <w:r>
              <w:t xml:space="preserve">he existence of automated decision-making and its </w:t>
            </w:r>
            <w:proofErr w:type="gramStart"/>
            <w:r>
              <w:t>logic</w:t>
            </w:r>
            <w:ins w:id="956" w:author="Bahar Toto" w:date="2025-11-04T14:48:00Z" w16du:dateUtc="2025-11-04T14:48:00Z">
              <w:r w:rsidR="004169C2">
                <w:t>;</w:t>
              </w:r>
            </w:ins>
            <w:proofErr w:type="gramEnd"/>
          </w:p>
          <w:p w14:paraId="4EB963E7" w14:textId="06638926" w:rsidR="00DD63F3" w:rsidRDefault="00DD63F3" w:rsidP="00DD63F3">
            <w:pPr>
              <w:autoSpaceDE w:val="0"/>
              <w:autoSpaceDN w:val="0"/>
              <w:adjustRightInd w:val="0"/>
            </w:pPr>
            <w:r>
              <w:t xml:space="preserve">6. </w:t>
            </w:r>
            <w:ins w:id="957" w:author="Bahar Toto" w:date="2025-11-04T14:49:00Z" w16du:dateUtc="2025-11-04T14:49:00Z">
              <w:r w:rsidR="004169C2">
                <w:t>t</w:t>
              </w:r>
            </w:ins>
            <w:del w:id="958" w:author="Bahar Toto" w:date="2025-11-04T14:49:00Z" w16du:dateUtc="2025-11-04T14:49:00Z">
              <w:r w:rsidDel="004169C2">
                <w:delText>T</w:delText>
              </w:r>
            </w:del>
            <w:proofErr w:type="gramStart"/>
            <w:r>
              <w:t>he</w:t>
            </w:r>
            <w:proofErr w:type="gramEnd"/>
            <w:r>
              <w:t xml:space="preserve"> retention period or the criteria for determining </w:t>
            </w:r>
            <w:proofErr w:type="gramStart"/>
            <w:r>
              <w:t>it</w:t>
            </w:r>
            <w:ins w:id="959" w:author="Bahar Toto" w:date="2025-11-04T14:48:00Z" w16du:dateUtc="2025-11-04T14:48:00Z">
              <w:r w:rsidR="004169C2">
                <w:t>;</w:t>
              </w:r>
            </w:ins>
            <w:proofErr w:type="gramEnd"/>
          </w:p>
          <w:p w14:paraId="393A7773" w14:textId="15040DA0" w:rsidR="00DD63F3" w:rsidRDefault="00DD63F3" w:rsidP="00DD63F3">
            <w:pPr>
              <w:autoSpaceDE w:val="0"/>
              <w:autoSpaceDN w:val="0"/>
              <w:adjustRightInd w:val="0"/>
            </w:pPr>
            <w:r>
              <w:t xml:space="preserve">7. </w:t>
            </w:r>
            <w:ins w:id="960" w:author="Bahar Toto" w:date="2025-11-04T14:49:00Z" w16du:dateUtc="2025-11-04T14:49:00Z">
              <w:r w:rsidR="004169C2">
                <w:t>t</w:t>
              </w:r>
            </w:ins>
            <w:del w:id="961" w:author="Bahar Toto" w:date="2025-11-04T14:49:00Z" w16du:dateUtc="2025-11-04T14:49:00Z">
              <w:r w:rsidDel="004169C2">
                <w:delText>T</w:delText>
              </w:r>
            </w:del>
            <w:r>
              <w:t xml:space="preserve">he existence of rights to rectification, erasure, and </w:t>
            </w:r>
            <w:proofErr w:type="gramStart"/>
            <w:r>
              <w:t>limitation</w:t>
            </w:r>
            <w:ins w:id="962" w:author="Bahar Toto" w:date="2025-11-04T14:48:00Z" w16du:dateUtc="2025-11-04T14:48:00Z">
              <w:r w:rsidR="004169C2">
                <w:t>;</w:t>
              </w:r>
            </w:ins>
            <w:proofErr w:type="gramEnd"/>
          </w:p>
          <w:p w14:paraId="13054B26" w14:textId="1505949B" w:rsidR="00DD63F3" w:rsidRDefault="00DD63F3" w:rsidP="00DD63F3">
            <w:pPr>
              <w:autoSpaceDE w:val="0"/>
              <w:autoSpaceDN w:val="0"/>
              <w:adjustRightInd w:val="0"/>
            </w:pPr>
            <w:r>
              <w:t xml:space="preserve">8. </w:t>
            </w:r>
            <w:ins w:id="963" w:author="Bahar Toto" w:date="2025-11-04T14:49:00Z" w16du:dateUtc="2025-11-04T14:49:00Z">
              <w:r w:rsidR="004169C2">
                <w:t>t</w:t>
              </w:r>
            </w:ins>
            <w:del w:id="964" w:author="Bahar Toto" w:date="2025-11-04T14:49:00Z" w16du:dateUtc="2025-11-04T14:49:00Z">
              <w:r w:rsidDel="004169C2">
                <w:delText>T</w:delText>
              </w:r>
            </w:del>
            <w:r>
              <w:t xml:space="preserve">he right to lodge a </w:t>
            </w:r>
            <w:proofErr w:type="gramStart"/>
            <w:r>
              <w:t>complaint</w:t>
            </w:r>
            <w:ins w:id="965" w:author="Bahar Toto" w:date="2025-11-04T14:48:00Z" w16du:dateUtc="2025-11-04T14:48:00Z">
              <w:r w:rsidR="004169C2">
                <w:t>;</w:t>
              </w:r>
            </w:ins>
            <w:proofErr w:type="gramEnd"/>
          </w:p>
          <w:p w14:paraId="4D20B883" w14:textId="4EC5175F" w:rsidR="00DD63F3" w:rsidRDefault="00DD63F3" w:rsidP="00DD63F3">
            <w:pPr>
              <w:autoSpaceDE w:val="0"/>
              <w:autoSpaceDN w:val="0"/>
              <w:adjustRightInd w:val="0"/>
            </w:pPr>
            <w:r>
              <w:lastRenderedPageBreak/>
              <w:t xml:space="preserve">9. </w:t>
            </w:r>
            <w:ins w:id="966" w:author="Bahar Toto" w:date="2025-11-04T14:49:00Z" w16du:dateUtc="2025-11-04T14:49:00Z">
              <w:r w:rsidR="004169C2">
                <w:t>t</w:t>
              </w:r>
            </w:ins>
            <w:del w:id="967" w:author="Bahar Toto" w:date="2025-11-04T14:49:00Z" w16du:dateUtc="2025-11-04T14:49:00Z">
              <w:r w:rsidDel="004169C2">
                <w:delText>T</w:delText>
              </w:r>
            </w:del>
            <w:proofErr w:type="gramStart"/>
            <w:r>
              <w:t>he</w:t>
            </w:r>
            <w:proofErr w:type="gramEnd"/>
            <w:r>
              <w:t xml:space="preserve"> source of the data (if not collected directly from the person)</w:t>
            </w:r>
            <w:ins w:id="968" w:author="Bahar Toto" w:date="2025-11-04T14:48:00Z" w16du:dateUtc="2025-11-04T14:48:00Z">
              <w:r w:rsidR="004169C2">
                <w:t>; and</w:t>
              </w:r>
            </w:ins>
          </w:p>
          <w:p w14:paraId="51E461E9" w14:textId="283BF08C" w:rsidR="00B10AB8" w:rsidRPr="00096D2A" w:rsidRDefault="00DD63F3" w:rsidP="001C4773">
            <w:pPr>
              <w:autoSpaceDE w:val="0"/>
              <w:autoSpaceDN w:val="0"/>
              <w:adjustRightInd w:val="0"/>
            </w:pPr>
            <w:r>
              <w:t>10.</w:t>
            </w:r>
            <w:del w:id="969" w:author="Bahar Toto" w:date="2025-11-04T14:49:00Z" w16du:dateUtc="2025-11-04T14:49:00Z">
              <w:r w:rsidDel="004169C2">
                <w:delText xml:space="preserve"> I</w:delText>
              </w:r>
            </w:del>
            <w:ins w:id="970" w:author="Bahar Toto" w:date="2025-11-04T14:49:00Z" w16du:dateUtc="2025-11-04T14:49:00Z">
              <w:r w:rsidR="004169C2">
                <w:t>i</w:t>
              </w:r>
            </w:ins>
            <w:r>
              <w:t>nformation on transfers to third countries</w:t>
            </w:r>
            <w:ins w:id="971" w:author="Bahar Toto" w:date="2025-11-04T14:48:00Z" w16du:dateUtc="2025-11-04T14:48:00Z">
              <w:r w:rsidR="004169C2">
                <w:t>.</w:t>
              </w:r>
            </w:ins>
          </w:p>
        </w:tc>
      </w:tr>
      <w:tr w:rsidR="00B10AB8" w:rsidRPr="00096D2A" w14:paraId="1A1A774D"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5A9E36C9" w14:textId="77777777" w:rsidR="00B10AB8" w:rsidRPr="00096D2A" w:rsidRDefault="00B10AB8">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2A8A04E" w14:textId="1D39D9D2" w:rsidR="00B10AB8" w:rsidRPr="00096D2A" w:rsidRDefault="004169C2">
            <w:ins w:id="972" w:author="Bahar Toto" w:date="2025-11-04T14:49:00Z" w16du:dateUtc="2025-11-04T14:49:00Z">
              <w:r>
                <w:t xml:space="preserve">Article </w:t>
              </w:r>
            </w:ins>
            <w:del w:id="973" w:author="Bahar Toto" w:date="2025-11-04T14:49:00Z" w16du:dateUtc="2025-11-04T14:49:00Z">
              <w:r w:rsidR="00B10AB8" w:rsidRPr="00096D2A" w:rsidDel="004169C2">
                <w:delText> </w:delText>
              </w:r>
            </w:del>
            <w:r w:rsidR="001A0617">
              <w:t xml:space="preserve">209 </w:t>
            </w:r>
            <w:ins w:id="974" w:author="Bahar Toto" w:date="2025-11-04T13:18:00Z" w16du:dateUtc="2025-11-04T13:18:00Z">
              <w:r w:rsidR="00E859E9">
                <w:t>of the Digital Code</w:t>
              </w:r>
            </w:ins>
            <w:del w:id="975" w:author="Bahar Toto" w:date="2025-11-04T13:18:00Z" w16du:dateUtc="2025-11-04T13:18:00Z">
              <w:r w:rsidR="001A0617" w:rsidDel="00E859E9">
                <w:delText>Digital Code</w:delText>
              </w:r>
            </w:del>
          </w:p>
        </w:tc>
      </w:tr>
      <w:tr w:rsidR="004169C2" w:rsidRPr="00096D2A" w14:paraId="50C67519"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tcPr>
          <w:p w14:paraId="045F89D7" w14:textId="77777777" w:rsidR="004169C2" w:rsidRPr="00096D2A" w:rsidRDefault="004169C2" w:rsidP="004169C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0379E72" w14:textId="4A7CA0B8" w:rsidR="004169C2" w:rsidRPr="00096D2A" w:rsidRDefault="004169C2" w:rsidP="004169C2">
            <w:ins w:id="976" w:author="Bahar Toto" w:date="2025-11-04T14:47:00Z" w16du:dateUtc="2025-11-04T14:47:00Z">
              <w:r>
                <w:t>D</w:t>
              </w:r>
              <w:r w:rsidRPr="00473A52">
                <w:t>ata controller</w:t>
              </w:r>
            </w:ins>
            <w:del w:id="977" w:author="Bahar Toto" w:date="2025-11-04T14:47:00Z" w16du:dateUtc="2025-11-04T14:47:00Z">
              <w:r w:rsidRPr="001D090F" w:rsidDel="00BE022C">
                <w:delText>data subjects</w:delText>
              </w:r>
            </w:del>
          </w:p>
        </w:tc>
      </w:tr>
    </w:tbl>
    <w:p w14:paraId="28F3E607" w14:textId="77777777" w:rsidR="00B10AB8" w:rsidRPr="00096D2A" w:rsidRDefault="00B10AB8" w:rsidP="00B10AB8">
      <w:pPr>
        <w:tabs>
          <w:tab w:val="left" w:pos="1794"/>
          <w:tab w:val="left" w:pos="6048"/>
        </w:tabs>
        <w:rPr>
          <w:i/>
          <w:iCs/>
        </w:rPr>
      </w:pPr>
    </w:p>
    <w:p w14:paraId="67C94949" w14:textId="40EE618F" w:rsidR="00B10AB8" w:rsidRPr="00096D2A" w:rsidRDefault="00B10AB8" w:rsidP="00E27686">
      <w:pPr>
        <w:pStyle w:val="ListParagraph"/>
        <w:numPr>
          <w:ilvl w:val="0"/>
          <w:numId w:val="17"/>
        </w:numPr>
        <w:tabs>
          <w:tab w:val="left" w:pos="1794"/>
          <w:tab w:val="left" w:pos="6048"/>
        </w:tabs>
        <w:rPr>
          <w:i/>
          <w:iCs/>
        </w:rPr>
      </w:pPr>
      <w:r w:rsidRPr="00096D2A">
        <w:rPr>
          <w:i/>
          <w:iCs/>
        </w:rPr>
        <w:t>Are there any exemptions to the above obligations?</w:t>
      </w:r>
    </w:p>
    <w:p w14:paraId="25D439BC" w14:textId="77777777" w:rsidR="00B10AB8" w:rsidRPr="00096D2A" w:rsidRDefault="00B10AB8" w:rsidP="00B10AB8">
      <w:pPr>
        <w:tabs>
          <w:tab w:val="left" w:pos="1794"/>
          <w:tab w:val="left" w:pos="6048"/>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5E6F9321"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47BE9673"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D45F8A1" w14:textId="77777777" w:rsidR="00DD63F3" w:rsidRDefault="00B10AB8" w:rsidP="00DD63F3">
            <w:pPr>
              <w:autoSpaceDE w:val="0"/>
              <w:autoSpaceDN w:val="0"/>
              <w:adjustRightInd w:val="0"/>
            </w:pPr>
            <w:r w:rsidRPr="00096D2A">
              <w:t> </w:t>
            </w:r>
            <w:r w:rsidR="00DD63F3">
              <w:t>Yes, several exemptions exist:</w:t>
            </w:r>
          </w:p>
          <w:p w14:paraId="60601E3D" w14:textId="77777777" w:rsidR="00DD63F3" w:rsidRDefault="00DD63F3" w:rsidP="00DD63F3">
            <w:pPr>
              <w:autoSpaceDE w:val="0"/>
              <w:autoSpaceDN w:val="0"/>
              <w:adjustRightInd w:val="0"/>
            </w:pPr>
          </w:p>
          <w:p w14:paraId="6274FD9F" w14:textId="6F1FDEF3" w:rsidR="00DD63F3" w:rsidRDefault="00DD63F3" w:rsidP="00DD63F3">
            <w:pPr>
              <w:autoSpaceDE w:val="0"/>
              <w:autoSpaceDN w:val="0"/>
              <w:adjustRightInd w:val="0"/>
            </w:pPr>
            <w:r>
              <w:t xml:space="preserve">- </w:t>
            </w:r>
            <w:ins w:id="978" w:author="Bahar Toto" w:date="2025-11-04T14:49:00Z" w16du:dateUtc="2025-11-04T14:49:00Z">
              <w:r w:rsidR="00C20A37">
                <w:t>f</w:t>
              </w:r>
            </w:ins>
            <w:del w:id="979" w:author="Bahar Toto" w:date="2025-11-04T14:49:00Z" w16du:dateUtc="2025-11-04T14:49:00Z">
              <w:r w:rsidDel="00C20A37">
                <w:delText>F</w:delText>
              </w:r>
            </w:del>
            <w:r>
              <w:t xml:space="preserve">or requests that are </w:t>
            </w:r>
            <w:ins w:id="980" w:author="Bahar Toto" w:date="2025-11-04T14:49:00Z" w16du:dateUtc="2025-11-04T14:49:00Z">
              <w:r w:rsidR="004169C2">
                <w:t>'</w:t>
              </w:r>
            </w:ins>
            <w:del w:id="981" w:author="Bahar Toto" w:date="2025-11-04T14:49:00Z" w16du:dateUtc="2025-11-04T14:49:00Z">
              <w:r w:rsidDel="004169C2">
                <w:delText>"</w:delText>
              </w:r>
            </w:del>
            <w:r>
              <w:t>manifestly abusive due to their number, repetitive or systematic nature</w:t>
            </w:r>
            <w:ins w:id="982" w:author="Bahar Toto" w:date="2025-11-04T14:49:00Z" w16du:dateUtc="2025-11-04T14:49:00Z">
              <w:r w:rsidR="004169C2">
                <w:t>;'</w:t>
              </w:r>
            </w:ins>
            <w:del w:id="983" w:author="Bahar Toto" w:date="2025-11-04T14:49:00Z" w16du:dateUtc="2025-11-04T14:49:00Z">
              <w:r w:rsidDel="004169C2">
                <w:delText>"</w:delText>
              </w:r>
            </w:del>
          </w:p>
          <w:p w14:paraId="3D32B971" w14:textId="50968931" w:rsidR="00DD63F3" w:rsidRDefault="00DD63F3" w:rsidP="00DD63F3">
            <w:pPr>
              <w:autoSpaceDE w:val="0"/>
              <w:autoSpaceDN w:val="0"/>
              <w:adjustRightInd w:val="0"/>
            </w:pPr>
            <w:r>
              <w:t xml:space="preserve">- </w:t>
            </w:r>
            <w:ins w:id="984" w:author="Bahar Toto" w:date="2025-11-04T14:49:00Z" w16du:dateUtc="2025-11-04T14:49:00Z">
              <w:r w:rsidR="00C20A37">
                <w:t>f</w:t>
              </w:r>
            </w:ins>
            <w:del w:id="985" w:author="Bahar Toto" w:date="2025-11-04T14:49:00Z" w16du:dateUtc="2025-11-04T14:49:00Z">
              <w:r w:rsidDel="00C20A37">
                <w:delText>F</w:delText>
              </w:r>
            </w:del>
            <w:r>
              <w:t>or health data processed for medical-scientific research purposes, where communication may be deferred</w:t>
            </w:r>
            <w:ins w:id="986" w:author="Bahar Toto" w:date="2025-11-04T14:49:00Z" w16du:dateUtc="2025-11-04T14:49:00Z">
              <w:r w:rsidR="004169C2">
                <w:t>; and</w:t>
              </w:r>
              <w:r w:rsidR="00C20A37">
                <w:t>/or</w:t>
              </w:r>
            </w:ins>
          </w:p>
          <w:p w14:paraId="759E8C0C" w14:textId="0B9EE9AE" w:rsidR="00B10AB8" w:rsidRPr="00096D2A" w:rsidRDefault="00DD63F3" w:rsidP="001C4773">
            <w:pPr>
              <w:autoSpaceDE w:val="0"/>
              <w:autoSpaceDN w:val="0"/>
              <w:adjustRightInd w:val="0"/>
            </w:pPr>
            <w:r>
              <w:t xml:space="preserve">- </w:t>
            </w:r>
            <w:ins w:id="987" w:author="Bahar Toto" w:date="2025-11-04T14:49:00Z" w16du:dateUtc="2025-11-04T14:49:00Z">
              <w:r w:rsidR="00C20A37">
                <w:t>f</w:t>
              </w:r>
            </w:ins>
            <w:del w:id="988" w:author="Bahar Toto" w:date="2025-11-04T14:49:00Z" w16du:dateUtc="2025-11-04T14:49:00Z">
              <w:r w:rsidDel="00C20A37">
                <w:delText>F</w:delText>
              </w:r>
            </w:del>
            <w:r>
              <w:t xml:space="preserve">or processing related to state security, </w:t>
            </w:r>
            <w:proofErr w:type="spellStart"/>
            <w:r>
              <w:t>defense</w:t>
            </w:r>
            <w:proofErr w:type="spellEnd"/>
            <w:r>
              <w:t>, and public safety</w:t>
            </w:r>
            <w:ins w:id="989" w:author="Bahar Toto" w:date="2025-11-04T14:49:00Z" w16du:dateUtc="2025-11-04T14:49:00Z">
              <w:r w:rsidR="00C20A37">
                <w:t>.</w:t>
              </w:r>
            </w:ins>
          </w:p>
        </w:tc>
      </w:tr>
      <w:tr w:rsidR="00B10AB8" w:rsidRPr="00096D2A" w14:paraId="57C0D650"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796C530B"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BBAC914" w14:textId="3CA33523" w:rsidR="00B10AB8" w:rsidRPr="00096D2A" w:rsidRDefault="00C20A37">
            <w:ins w:id="990" w:author="Bahar Toto" w:date="2025-11-04T14:49:00Z" w16du:dateUtc="2025-11-04T14:49:00Z">
              <w:r>
                <w:t>Articles</w:t>
              </w:r>
            </w:ins>
            <w:r w:rsidR="00B10AB8" w:rsidRPr="00096D2A">
              <w:t> </w:t>
            </w:r>
            <w:r w:rsidR="001A0617">
              <w:t xml:space="preserve">209, 2018 </w:t>
            </w:r>
            <w:ins w:id="991" w:author="Bahar Toto" w:date="2025-11-04T13:19:00Z" w16du:dateUtc="2025-11-04T13:19:00Z">
              <w:r w:rsidR="00E859E9">
                <w:t>of the Digital Code</w:t>
              </w:r>
            </w:ins>
            <w:del w:id="992" w:author="Bahar Toto" w:date="2025-11-04T13:19:00Z" w16du:dateUtc="2025-11-04T13:19:00Z">
              <w:r w:rsidR="001A0617" w:rsidDel="00E859E9">
                <w:delText>Digital Code</w:delText>
              </w:r>
            </w:del>
          </w:p>
        </w:tc>
      </w:tr>
      <w:tr w:rsidR="004169C2" w:rsidRPr="00096D2A" w14:paraId="37B7150A"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tcPr>
          <w:p w14:paraId="1BEA90EF" w14:textId="77777777" w:rsidR="004169C2" w:rsidRPr="00096D2A" w:rsidRDefault="004169C2" w:rsidP="004169C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0C6DA73" w14:textId="5A12B4C0" w:rsidR="004169C2" w:rsidRPr="00096D2A" w:rsidRDefault="004169C2" w:rsidP="004169C2">
            <w:ins w:id="993" w:author="Bahar Toto" w:date="2025-11-04T14:47:00Z" w16du:dateUtc="2025-11-04T14:47:00Z">
              <w:r>
                <w:t>D</w:t>
              </w:r>
              <w:r w:rsidRPr="00473A52">
                <w:t>ata controller</w:t>
              </w:r>
            </w:ins>
            <w:del w:id="994" w:author="Bahar Toto" w:date="2025-11-04T14:47:00Z" w16du:dateUtc="2025-11-04T14:47:00Z">
              <w:r w:rsidRPr="001D090F" w:rsidDel="00D67271">
                <w:delText>data subjects</w:delText>
              </w:r>
            </w:del>
          </w:p>
        </w:tc>
      </w:tr>
    </w:tbl>
    <w:p w14:paraId="555FFAC3" w14:textId="77777777" w:rsidR="00B10AB8" w:rsidRPr="00096D2A" w:rsidRDefault="00B10AB8" w:rsidP="00B10AB8">
      <w:pPr>
        <w:tabs>
          <w:tab w:val="left" w:pos="1794"/>
          <w:tab w:val="left" w:pos="6048"/>
        </w:tabs>
        <w:rPr>
          <w:i/>
          <w:iCs/>
        </w:rPr>
      </w:pPr>
    </w:p>
    <w:p w14:paraId="09ED70DC" w14:textId="77777777" w:rsidR="00B10AB8" w:rsidRPr="00096D2A" w:rsidRDefault="00B10AB8" w:rsidP="00B10AB8">
      <w:pPr>
        <w:tabs>
          <w:tab w:val="left" w:pos="1794"/>
        </w:tabs>
      </w:pPr>
    </w:p>
    <w:p w14:paraId="750F56E6" w14:textId="000ED2CD" w:rsidR="00B10AB8" w:rsidRPr="00096D2A" w:rsidRDefault="00B10AB8" w:rsidP="00B10AB8">
      <w:pPr>
        <w:tabs>
          <w:tab w:val="left" w:pos="1794"/>
        </w:tabs>
      </w:pPr>
      <w:r w:rsidRPr="00096D2A">
        <w:t xml:space="preserve">16.2. Right to receive confirmation of data processing </w:t>
      </w:r>
    </w:p>
    <w:p w14:paraId="2CFC3D86" w14:textId="77777777" w:rsidR="00B10AB8" w:rsidRPr="00096D2A" w:rsidRDefault="00B10AB8" w:rsidP="00B10AB8">
      <w:pPr>
        <w:tabs>
          <w:tab w:val="left" w:pos="1794"/>
        </w:tabs>
      </w:pPr>
    </w:p>
    <w:p w14:paraId="6D96DFD2" w14:textId="74D73CE4" w:rsidR="00B10AB8" w:rsidRPr="00096D2A" w:rsidRDefault="00B10AB8" w:rsidP="00C02FC9">
      <w:pPr>
        <w:pStyle w:val="ListParagraph"/>
        <w:numPr>
          <w:ilvl w:val="0"/>
          <w:numId w:val="18"/>
        </w:numPr>
        <w:tabs>
          <w:tab w:val="left" w:pos="1794"/>
        </w:tabs>
        <w:rPr>
          <w:i/>
          <w:iCs/>
        </w:rPr>
      </w:pPr>
      <w:r w:rsidRPr="00096D2A">
        <w:rPr>
          <w:i/>
          <w:iCs/>
        </w:rPr>
        <w:t xml:space="preserve">Do data subjects have the right to receive confirmation of the processing? </w:t>
      </w:r>
      <w:r w:rsidR="00C02FC9" w:rsidRPr="00096D2A">
        <w:rPr>
          <w:i/>
          <w:iCs/>
        </w:rPr>
        <w:t xml:space="preserve">(Please confirm in which circumstances the right applies) </w:t>
      </w:r>
    </w:p>
    <w:p w14:paraId="271EF230" w14:textId="77777777" w:rsidR="00B10AB8" w:rsidRPr="00096D2A" w:rsidRDefault="00B10AB8" w:rsidP="00B10AB8">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39C8837A"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633A8A7C"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7DFA4F7" w14:textId="2052B1E9" w:rsidR="00B10AB8" w:rsidRPr="0087425B" w:rsidRDefault="00B10AB8" w:rsidP="001C4773">
            <w:pPr>
              <w:autoSpaceDE w:val="0"/>
              <w:autoSpaceDN w:val="0"/>
              <w:adjustRightInd w:val="0"/>
              <w:rPr>
                <w:rFonts w:ascii="AppleSystemUIFont" w:eastAsiaTheme="minorHAnsi" w:hAnsi="AppleSystemUIFont" w:cs="AppleSystemUIFont"/>
                <w:kern w:val="0"/>
                <w:sz w:val="26"/>
                <w:szCs w:val="26"/>
              </w:rPr>
            </w:pPr>
            <w:r w:rsidRPr="00096D2A">
              <w:t> </w:t>
            </w:r>
            <w:r w:rsidR="00DD63F3" w:rsidRPr="00DD63F3">
              <w:t xml:space="preserve">Yes, the person may request confirmation as to </w:t>
            </w:r>
            <w:proofErr w:type="gramStart"/>
            <w:r w:rsidR="00DD63F3" w:rsidRPr="00DD63F3">
              <w:t>whether or not</w:t>
            </w:r>
            <w:proofErr w:type="gramEnd"/>
            <w:r w:rsidR="00DD63F3" w:rsidRPr="00DD63F3">
              <w:t xml:space="preserve"> personal data concerning them is being processed.</w:t>
            </w:r>
          </w:p>
        </w:tc>
      </w:tr>
      <w:tr w:rsidR="00B10AB8" w:rsidRPr="00096D2A" w14:paraId="176663EA"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5C68C0CD"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9B95E60" w14:textId="2D56EB08" w:rsidR="00B10AB8" w:rsidRPr="00096D2A" w:rsidRDefault="00C20A37">
            <w:ins w:id="995" w:author="Bahar Toto" w:date="2025-11-04T14:50:00Z" w16du:dateUtc="2025-11-04T14:50:00Z">
              <w:r>
                <w:t>Article</w:t>
              </w:r>
            </w:ins>
            <w:r w:rsidR="00B10AB8" w:rsidRPr="00096D2A">
              <w:t> </w:t>
            </w:r>
            <w:r w:rsidR="001A0617">
              <w:t>209</w:t>
            </w:r>
            <w:ins w:id="996" w:author="Bahar Toto" w:date="2025-11-04T14:50:00Z" w16du:dateUtc="2025-11-04T14:50:00Z">
              <w:r>
                <w:t>(2)</w:t>
              </w:r>
            </w:ins>
            <w:del w:id="997" w:author="Bahar Toto" w:date="2025-11-04T14:50:00Z" w16du:dateUtc="2025-11-04T14:50:00Z">
              <w:r w:rsidR="001A0617" w:rsidDel="00C20A37">
                <w:delText xml:space="preserve"> point 2</w:delText>
              </w:r>
            </w:del>
            <w:r w:rsidR="001A0617">
              <w:t xml:space="preserve"> </w:t>
            </w:r>
            <w:ins w:id="998" w:author="Bahar Toto" w:date="2025-11-04T13:19:00Z" w16du:dateUtc="2025-11-04T13:19:00Z">
              <w:r w:rsidR="00E859E9">
                <w:t>of the Digital Code</w:t>
              </w:r>
            </w:ins>
            <w:del w:id="999" w:author="Bahar Toto" w:date="2025-11-04T13:19:00Z" w16du:dateUtc="2025-11-04T13:19:00Z">
              <w:r w:rsidR="001A0617" w:rsidDel="00E859E9">
                <w:delText>Digital Code</w:delText>
              </w:r>
            </w:del>
          </w:p>
        </w:tc>
      </w:tr>
      <w:tr w:rsidR="004169C2" w:rsidRPr="00096D2A" w14:paraId="6DE6246B"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tcPr>
          <w:p w14:paraId="4E13D615" w14:textId="77777777" w:rsidR="004169C2" w:rsidRPr="00096D2A" w:rsidRDefault="004169C2" w:rsidP="004169C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A08C7CE" w14:textId="37B08C28" w:rsidR="004169C2" w:rsidRPr="00096D2A" w:rsidRDefault="004169C2" w:rsidP="004169C2">
            <w:ins w:id="1000" w:author="Bahar Toto" w:date="2025-11-04T14:47:00Z" w16du:dateUtc="2025-11-04T14:47:00Z">
              <w:r>
                <w:t>D</w:t>
              </w:r>
              <w:r w:rsidRPr="00473A52">
                <w:t>ata controller</w:t>
              </w:r>
            </w:ins>
            <w:del w:id="1001" w:author="Bahar Toto" w:date="2025-11-04T14:47:00Z" w16du:dateUtc="2025-11-04T14:47:00Z">
              <w:r w:rsidRPr="001D090F" w:rsidDel="004F6E82">
                <w:delText>data subjects</w:delText>
              </w:r>
            </w:del>
          </w:p>
        </w:tc>
      </w:tr>
    </w:tbl>
    <w:p w14:paraId="6A9A1C41" w14:textId="77777777" w:rsidR="00B10AB8" w:rsidRPr="00096D2A" w:rsidRDefault="00B10AB8" w:rsidP="00B10AB8">
      <w:pPr>
        <w:tabs>
          <w:tab w:val="left" w:pos="1794"/>
        </w:tabs>
        <w:rPr>
          <w:i/>
          <w:iCs/>
        </w:rPr>
      </w:pPr>
    </w:p>
    <w:p w14:paraId="07842D76" w14:textId="3253CAAC" w:rsidR="00B10AB8" w:rsidRPr="00096D2A" w:rsidRDefault="00B10AB8" w:rsidP="00E27686">
      <w:pPr>
        <w:pStyle w:val="ListParagraph"/>
        <w:numPr>
          <w:ilvl w:val="0"/>
          <w:numId w:val="18"/>
        </w:numPr>
        <w:tabs>
          <w:tab w:val="left" w:pos="1794"/>
        </w:tabs>
        <w:rPr>
          <w:i/>
          <w:iCs/>
        </w:rPr>
      </w:pPr>
      <w:r w:rsidRPr="00096D2A">
        <w:rPr>
          <w:i/>
          <w:iCs/>
        </w:rPr>
        <w:t>Are there general exceptions?</w:t>
      </w:r>
    </w:p>
    <w:p w14:paraId="398D2019" w14:textId="77777777" w:rsidR="00B10AB8" w:rsidRPr="00096D2A" w:rsidRDefault="00B10AB8" w:rsidP="00B10AB8">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4F934471"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205F4CDF"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BA6AF42" w14:textId="77777777" w:rsidR="00DD63F3" w:rsidRDefault="00B10AB8" w:rsidP="00DD63F3">
            <w:pPr>
              <w:autoSpaceDE w:val="0"/>
              <w:autoSpaceDN w:val="0"/>
              <w:adjustRightInd w:val="0"/>
            </w:pPr>
            <w:r w:rsidRPr="00096D2A">
              <w:t> </w:t>
            </w:r>
            <w:r w:rsidR="00DD63F3">
              <w:t>The general exceptions concern:</w:t>
            </w:r>
          </w:p>
          <w:p w14:paraId="749E553C" w14:textId="77777777" w:rsidR="00DD63F3" w:rsidRDefault="00DD63F3" w:rsidP="00DD63F3">
            <w:pPr>
              <w:autoSpaceDE w:val="0"/>
              <w:autoSpaceDN w:val="0"/>
              <w:adjustRightInd w:val="0"/>
            </w:pPr>
          </w:p>
          <w:p w14:paraId="7938CBF7" w14:textId="2A06B113" w:rsidR="00DD63F3" w:rsidRDefault="00DD63F3" w:rsidP="00DD63F3">
            <w:pPr>
              <w:autoSpaceDE w:val="0"/>
              <w:autoSpaceDN w:val="0"/>
              <w:adjustRightInd w:val="0"/>
            </w:pPr>
            <w:r>
              <w:t xml:space="preserve">- </w:t>
            </w:r>
            <w:ins w:id="1002" w:author="Bahar Toto" w:date="2025-11-04T14:50:00Z" w16du:dateUtc="2025-11-04T14:50:00Z">
              <w:r w:rsidR="00C20A37">
                <w:t>a</w:t>
              </w:r>
            </w:ins>
            <w:del w:id="1003" w:author="Bahar Toto" w:date="2025-11-04T14:50:00Z" w16du:dateUtc="2025-11-04T14:50:00Z">
              <w:r w:rsidDel="00C20A37">
                <w:delText>A</w:delText>
              </w:r>
            </w:del>
            <w:r>
              <w:t>busive requests</w:t>
            </w:r>
            <w:ins w:id="1004" w:author="Bahar Toto" w:date="2025-11-04T14:50:00Z" w16du:dateUtc="2025-11-04T14:50:00Z">
              <w:r w:rsidR="00C20A37">
                <w:t>; and/or</w:t>
              </w:r>
            </w:ins>
          </w:p>
          <w:p w14:paraId="0314C9ED" w14:textId="18E10F93" w:rsidR="00B10AB8" w:rsidRPr="00096D2A" w:rsidRDefault="00DD63F3" w:rsidP="001C4773">
            <w:pPr>
              <w:autoSpaceDE w:val="0"/>
              <w:autoSpaceDN w:val="0"/>
              <w:adjustRightInd w:val="0"/>
            </w:pPr>
            <w:r>
              <w:t xml:space="preserve">- </w:t>
            </w:r>
            <w:ins w:id="1005" w:author="Bahar Toto" w:date="2025-11-04T14:50:00Z" w16du:dateUtc="2025-11-04T14:50:00Z">
              <w:r w:rsidR="00C20A37">
                <w:t>p</w:t>
              </w:r>
            </w:ins>
            <w:del w:id="1006" w:author="Bahar Toto" w:date="2025-11-04T14:50:00Z" w16du:dateUtc="2025-11-04T14:50:00Z">
              <w:r w:rsidDel="00C20A37">
                <w:delText>P</w:delText>
              </w:r>
            </w:del>
            <w:r>
              <w:t xml:space="preserve">rocessing related to state security, </w:t>
            </w:r>
            <w:proofErr w:type="spellStart"/>
            <w:r>
              <w:t>defense</w:t>
            </w:r>
            <w:proofErr w:type="spellEnd"/>
            <w:r>
              <w:t xml:space="preserve">, and public safety, where the request must go through the </w:t>
            </w:r>
            <w:ins w:id="1007" w:author="Bahar Toto" w:date="2025-11-04T14:35:00Z" w16du:dateUtc="2025-11-04T14:35:00Z">
              <w:r w:rsidR="00EB7BB6" w:rsidRPr="009F2A7A">
                <w:rPr>
                  <w:lang w:val="en-US"/>
                </w:rPr>
                <w:t>PDPA</w:t>
              </w:r>
            </w:ins>
            <w:del w:id="1008" w:author="Bahar Toto" w:date="2025-11-04T14:35:00Z" w16du:dateUtc="2025-11-04T14:35:00Z">
              <w:r w:rsidDel="00EB7BB6">
                <w:delText>Data Protection Authority</w:delText>
              </w:r>
            </w:del>
            <w:r>
              <w:t>.</w:t>
            </w:r>
          </w:p>
        </w:tc>
      </w:tr>
      <w:tr w:rsidR="00B10AB8" w:rsidRPr="00096D2A" w14:paraId="1A48A010"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5FB5777F"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FB628D0" w14:textId="1DB64F46" w:rsidR="00B10AB8" w:rsidRPr="00096D2A" w:rsidRDefault="00B10AB8">
            <w:r w:rsidRPr="00096D2A">
              <w:t> </w:t>
            </w:r>
            <w:r w:rsidR="00BA620D">
              <w:t xml:space="preserve">210 </w:t>
            </w:r>
            <w:ins w:id="1009" w:author="Bahar Toto" w:date="2025-11-04T13:19:00Z" w16du:dateUtc="2025-11-04T13:19:00Z">
              <w:r w:rsidR="00E859E9">
                <w:t>of the Digital Code</w:t>
              </w:r>
            </w:ins>
            <w:del w:id="1010" w:author="Bahar Toto" w:date="2025-11-04T13:19:00Z" w16du:dateUtc="2025-11-04T13:19:00Z">
              <w:r w:rsidR="00BA620D" w:rsidDel="00E859E9">
                <w:delText>Digital Code</w:delText>
              </w:r>
            </w:del>
          </w:p>
        </w:tc>
      </w:tr>
      <w:tr w:rsidR="004169C2" w:rsidRPr="00096D2A" w14:paraId="1D2F791A"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tcPr>
          <w:p w14:paraId="6F3139E3" w14:textId="77777777" w:rsidR="004169C2" w:rsidRPr="00096D2A" w:rsidRDefault="004169C2" w:rsidP="004169C2">
            <w:pPr>
              <w:rPr>
                <w:i/>
                <w:iCs/>
              </w:rPr>
            </w:pPr>
            <w:r w:rsidRPr="00096D2A">
              <w:rPr>
                <w:i/>
                <w:iCs/>
              </w:rPr>
              <w:lastRenderedPageBreak/>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E869C85" w14:textId="094593DB" w:rsidR="004169C2" w:rsidRPr="00096D2A" w:rsidRDefault="004169C2" w:rsidP="004169C2">
            <w:ins w:id="1011" w:author="Bahar Toto" w:date="2025-11-04T14:47:00Z" w16du:dateUtc="2025-11-04T14:47:00Z">
              <w:r>
                <w:t>D</w:t>
              </w:r>
              <w:r w:rsidRPr="00473A52">
                <w:t>ata controller</w:t>
              </w:r>
            </w:ins>
            <w:del w:id="1012" w:author="Bahar Toto" w:date="2025-11-04T14:47:00Z" w16du:dateUtc="2025-11-04T14:47:00Z">
              <w:r w:rsidRPr="001D090F" w:rsidDel="00097E13">
                <w:delText>data subjects</w:delText>
              </w:r>
            </w:del>
          </w:p>
        </w:tc>
      </w:tr>
    </w:tbl>
    <w:p w14:paraId="6885B17C" w14:textId="77777777" w:rsidR="00B10AB8" w:rsidRPr="00096D2A" w:rsidRDefault="00B10AB8" w:rsidP="00B10AB8">
      <w:pPr>
        <w:tabs>
          <w:tab w:val="left" w:pos="1794"/>
        </w:tabs>
      </w:pPr>
    </w:p>
    <w:p w14:paraId="7610E86C" w14:textId="3D4AE658" w:rsidR="00B10AB8" w:rsidRPr="00096D2A" w:rsidRDefault="00B10AB8" w:rsidP="00B10AB8">
      <w:pPr>
        <w:tabs>
          <w:tab w:val="left" w:pos="1794"/>
        </w:tabs>
      </w:pPr>
      <w:r w:rsidRPr="00096D2A">
        <w:t xml:space="preserve">16.3. Access </w:t>
      </w:r>
    </w:p>
    <w:p w14:paraId="06DC0723" w14:textId="77777777" w:rsidR="00B10AB8" w:rsidRPr="00096D2A" w:rsidRDefault="00B10AB8" w:rsidP="00B10AB8">
      <w:pPr>
        <w:tabs>
          <w:tab w:val="left" w:pos="1794"/>
        </w:tabs>
      </w:pPr>
    </w:p>
    <w:p w14:paraId="45EE68BC" w14:textId="77777777" w:rsidR="00B10AB8" w:rsidRPr="00096D2A" w:rsidRDefault="00B10AB8" w:rsidP="00E27686">
      <w:pPr>
        <w:pStyle w:val="ListParagraph"/>
        <w:numPr>
          <w:ilvl w:val="0"/>
          <w:numId w:val="19"/>
        </w:numPr>
        <w:tabs>
          <w:tab w:val="left" w:pos="1794"/>
        </w:tabs>
        <w:rPr>
          <w:i/>
          <w:iCs/>
        </w:rPr>
      </w:pPr>
      <w:r w:rsidRPr="00096D2A">
        <w:rPr>
          <w:i/>
          <w:iCs/>
        </w:rPr>
        <w:t xml:space="preserve">Do data subjects have the right to access their personal data? (Please confirm in which circumstances the right applies) </w:t>
      </w:r>
    </w:p>
    <w:p w14:paraId="28D79511" w14:textId="77777777" w:rsidR="00B10AB8" w:rsidRPr="00096D2A" w:rsidRDefault="00B10AB8" w:rsidP="00B10AB8">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32D05851"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1FFAD34A"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4887A7F" w14:textId="27C06528" w:rsidR="00B10AB8" w:rsidRPr="00096D2A" w:rsidRDefault="00B10AB8">
            <w:r w:rsidRPr="00096D2A">
              <w:t> </w:t>
            </w:r>
            <w:r w:rsidR="00DD63F3" w:rsidRPr="00DD63F3">
              <w:t>Yes, the person may request the communication, in an intelligible form, of personal data concerning them</w:t>
            </w:r>
            <w:ins w:id="1013" w:author="Bahar Toto" w:date="2025-11-04T14:50:00Z" w16du:dateUtc="2025-11-04T14:50:00Z">
              <w:r w:rsidR="00C20A37">
                <w:t>,</w:t>
              </w:r>
            </w:ins>
            <w:r w:rsidR="00DD63F3" w:rsidRPr="00DD63F3">
              <w:t xml:space="preserve"> as well as any available information regarding the origin of such data.</w:t>
            </w:r>
          </w:p>
        </w:tc>
      </w:tr>
      <w:tr w:rsidR="00B10AB8" w:rsidRPr="00096D2A" w14:paraId="4B7B81D3"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7DD8F0C4"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6998B23" w14:textId="6041E111" w:rsidR="00B10AB8" w:rsidRPr="00096D2A" w:rsidRDefault="00C20A37">
            <w:ins w:id="1014" w:author="Bahar Toto" w:date="2025-11-04T14:50:00Z" w16du:dateUtc="2025-11-04T14:50:00Z">
              <w:r>
                <w:t>Article</w:t>
              </w:r>
            </w:ins>
            <w:r w:rsidR="00B10AB8" w:rsidRPr="00096D2A">
              <w:t> </w:t>
            </w:r>
            <w:r w:rsidR="00031804">
              <w:t>209</w:t>
            </w:r>
            <w:del w:id="1015" w:author="Bahar Toto" w:date="2025-11-04T14:50:00Z" w16du:dateUtc="2025-11-04T14:50:00Z">
              <w:r w:rsidR="00031804" w:rsidDel="00C20A37">
                <w:delText xml:space="preserve">, </w:delText>
              </w:r>
            </w:del>
            <w:ins w:id="1016" w:author="Bahar Toto" w:date="2025-11-04T14:50:00Z" w16du:dateUtc="2025-11-04T14:50:00Z">
              <w:r>
                <w:t>(</w:t>
              </w:r>
            </w:ins>
            <w:r w:rsidR="00031804">
              <w:t>3</w:t>
            </w:r>
            <w:ins w:id="1017" w:author="Bahar Toto" w:date="2025-11-04T14:50:00Z" w16du:dateUtc="2025-11-04T14:50:00Z">
              <w:r>
                <w:t>)</w:t>
              </w:r>
            </w:ins>
            <w:r w:rsidR="00031804">
              <w:t xml:space="preserve"> </w:t>
            </w:r>
            <w:ins w:id="1018" w:author="Bahar Toto" w:date="2025-11-04T13:19:00Z" w16du:dateUtc="2025-11-04T13:19:00Z">
              <w:r w:rsidR="00E859E9">
                <w:t>of the Digital Code</w:t>
              </w:r>
            </w:ins>
            <w:del w:id="1019" w:author="Bahar Toto" w:date="2025-11-04T13:19:00Z" w16du:dateUtc="2025-11-04T13:19:00Z">
              <w:r w:rsidR="00031804" w:rsidDel="00E859E9">
                <w:delText>Digital Code</w:delText>
              </w:r>
            </w:del>
          </w:p>
        </w:tc>
      </w:tr>
      <w:tr w:rsidR="004169C2" w:rsidRPr="00096D2A" w14:paraId="33954693"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tcPr>
          <w:p w14:paraId="5C3059C3" w14:textId="77777777" w:rsidR="004169C2" w:rsidRPr="00096D2A" w:rsidRDefault="004169C2" w:rsidP="004169C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5F06D13" w14:textId="4C4A70D1" w:rsidR="004169C2" w:rsidRPr="00096D2A" w:rsidRDefault="004169C2" w:rsidP="004169C2">
            <w:ins w:id="1020" w:author="Bahar Toto" w:date="2025-11-04T14:47:00Z" w16du:dateUtc="2025-11-04T14:47:00Z">
              <w:r>
                <w:t>D</w:t>
              </w:r>
              <w:r w:rsidRPr="00473A52">
                <w:t>ata controller</w:t>
              </w:r>
            </w:ins>
            <w:del w:id="1021" w:author="Bahar Toto" w:date="2025-11-04T14:47:00Z" w16du:dateUtc="2025-11-04T14:47:00Z">
              <w:r w:rsidRPr="001D090F" w:rsidDel="004171C6">
                <w:delText>data subjects</w:delText>
              </w:r>
            </w:del>
          </w:p>
        </w:tc>
      </w:tr>
    </w:tbl>
    <w:p w14:paraId="72F79ACE" w14:textId="77777777" w:rsidR="00B10AB8" w:rsidRPr="00096D2A" w:rsidRDefault="00B10AB8" w:rsidP="00B10AB8">
      <w:pPr>
        <w:tabs>
          <w:tab w:val="left" w:pos="1794"/>
        </w:tabs>
        <w:rPr>
          <w:i/>
          <w:iCs/>
        </w:rPr>
      </w:pPr>
    </w:p>
    <w:p w14:paraId="6634D57A" w14:textId="77777777" w:rsidR="00B10AB8" w:rsidRPr="00096D2A" w:rsidRDefault="00B10AB8" w:rsidP="00E27686">
      <w:pPr>
        <w:pStyle w:val="ListParagraph"/>
        <w:numPr>
          <w:ilvl w:val="0"/>
          <w:numId w:val="19"/>
        </w:numPr>
        <w:tabs>
          <w:tab w:val="left" w:pos="1794"/>
        </w:tabs>
        <w:rPr>
          <w:i/>
          <w:iCs/>
        </w:rPr>
      </w:pPr>
      <w:r w:rsidRPr="00096D2A">
        <w:rPr>
          <w:i/>
          <w:iCs/>
        </w:rPr>
        <w:t>What information must be provided to data subjects?</w:t>
      </w:r>
    </w:p>
    <w:p w14:paraId="0EBFC09A" w14:textId="77777777" w:rsidR="00B10AB8" w:rsidRPr="00096D2A" w:rsidRDefault="00B10AB8" w:rsidP="00B10AB8">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14941416"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09C664B3"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E1235D1" w14:textId="77777777" w:rsidR="00DD63F3" w:rsidRDefault="00B10AB8" w:rsidP="00DD63F3">
            <w:pPr>
              <w:autoSpaceDE w:val="0"/>
              <w:autoSpaceDN w:val="0"/>
              <w:adjustRightInd w:val="0"/>
            </w:pPr>
            <w:r w:rsidRPr="00096D2A">
              <w:t> </w:t>
            </w:r>
            <w:r w:rsidR="00DD63F3">
              <w:t>The information to be provided includes:</w:t>
            </w:r>
          </w:p>
          <w:p w14:paraId="0BA75CF5" w14:textId="77777777" w:rsidR="00DD63F3" w:rsidRDefault="00DD63F3" w:rsidP="00DD63F3">
            <w:pPr>
              <w:autoSpaceDE w:val="0"/>
              <w:autoSpaceDN w:val="0"/>
              <w:adjustRightInd w:val="0"/>
            </w:pPr>
          </w:p>
          <w:p w14:paraId="2EA5E82A" w14:textId="3B2C076E" w:rsidR="00DD63F3" w:rsidRDefault="00DD63F3" w:rsidP="00DD63F3">
            <w:pPr>
              <w:autoSpaceDE w:val="0"/>
              <w:autoSpaceDN w:val="0"/>
              <w:adjustRightInd w:val="0"/>
            </w:pPr>
            <w:r>
              <w:t xml:space="preserve">- The personal data being </w:t>
            </w:r>
            <w:proofErr w:type="gramStart"/>
            <w:r>
              <w:t>processed</w:t>
            </w:r>
            <w:ins w:id="1022" w:author="Bahar Toto" w:date="2025-11-04T14:50:00Z" w16du:dateUtc="2025-11-04T14:50:00Z">
              <w:r w:rsidR="00C20A37">
                <w:t>;</w:t>
              </w:r>
            </w:ins>
            <w:proofErr w:type="gramEnd"/>
          </w:p>
          <w:p w14:paraId="2DC85FD6" w14:textId="2780DE83" w:rsidR="00DD63F3" w:rsidRDefault="00DD63F3" w:rsidP="00DD63F3">
            <w:pPr>
              <w:autoSpaceDE w:val="0"/>
              <w:autoSpaceDN w:val="0"/>
              <w:adjustRightInd w:val="0"/>
            </w:pPr>
            <w:r>
              <w:t>- The origin of this data</w:t>
            </w:r>
            <w:ins w:id="1023" w:author="Bahar Toto" w:date="2025-11-04T14:50:00Z" w16du:dateUtc="2025-11-04T14:50:00Z">
              <w:r w:rsidR="00C20A37">
                <w:t>; and</w:t>
              </w:r>
            </w:ins>
          </w:p>
          <w:p w14:paraId="1B11CA8C" w14:textId="1167A9F9" w:rsidR="00B10AB8" w:rsidRPr="00096D2A" w:rsidRDefault="00DD63F3" w:rsidP="001C4773">
            <w:pPr>
              <w:autoSpaceDE w:val="0"/>
              <w:autoSpaceDN w:val="0"/>
              <w:adjustRightInd w:val="0"/>
            </w:pPr>
            <w:r>
              <w:t>- All information listed in Article</w:t>
            </w:r>
            <w:ins w:id="1024" w:author="Bahar Toto" w:date="2025-11-04T14:50:00Z" w16du:dateUtc="2025-11-04T14:50:00Z">
              <w:r w:rsidR="00C20A37">
                <w:t>s</w:t>
              </w:r>
            </w:ins>
            <w:r>
              <w:t xml:space="preserve"> 209</w:t>
            </w:r>
            <w:ins w:id="1025" w:author="Bahar Toto" w:date="2025-11-04T14:50:00Z" w16du:dateUtc="2025-11-04T14:50:00Z">
              <w:r w:rsidR="00C20A37">
                <w:t>(1)-2</w:t>
              </w:r>
            </w:ins>
            <w:ins w:id="1026" w:author="Bahar Toto" w:date="2025-11-04T14:51:00Z" w16du:dateUtc="2025-11-04T14:51:00Z">
              <w:r w:rsidR="00C20A37">
                <w:t>09(8).</w:t>
              </w:r>
            </w:ins>
            <w:del w:id="1027" w:author="Bahar Toto" w:date="2025-11-04T14:51:00Z" w16du:dateUtc="2025-11-04T14:51:00Z">
              <w:r w:rsidDel="00C20A37">
                <w:delText xml:space="preserve"> points 1 to 8.</w:delText>
              </w:r>
            </w:del>
          </w:p>
        </w:tc>
      </w:tr>
      <w:tr w:rsidR="00B10AB8" w:rsidRPr="00096D2A" w14:paraId="0D9E676C"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0FD33E73"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60F8CEE" w14:textId="5A9C7FF0" w:rsidR="00B10AB8" w:rsidRPr="00096D2A" w:rsidRDefault="00C20A37">
            <w:ins w:id="1028" w:author="Bahar Toto" w:date="2025-11-04T14:51:00Z" w16du:dateUtc="2025-11-04T14:51:00Z">
              <w:r>
                <w:t xml:space="preserve">Articles </w:t>
              </w:r>
            </w:ins>
            <w:del w:id="1029" w:author="Bahar Toto" w:date="2025-11-04T14:51:00Z" w16du:dateUtc="2025-11-04T14:51:00Z">
              <w:r w:rsidR="00B10AB8" w:rsidRPr="00096D2A" w:rsidDel="00C20A37">
                <w:delText> </w:delText>
              </w:r>
            </w:del>
            <w:r w:rsidR="00673C34">
              <w:t>209,</w:t>
            </w:r>
            <w:ins w:id="1030" w:author="Bahar Toto" w:date="2025-11-04T14:51:00Z" w16du:dateUtc="2025-11-04T14:51:00Z">
              <w:r>
                <w:t xml:space="preserve"> and</w:t>
              </w:r>
            </w:ins>
            <w:r w:rsidR="00673C34">
              <w:t xml:space="preserve"> 210 </w:t>
            </w:r>
            <w:ins w:id="1031" w:author="Bahar Toto" w:date="2025-11-04T13:19:00Z" w16du:dateUtc="2025-11-04T13:19:00Z">
              <w:r w:rsidR="00E859E9">
                <w:t>of the Digital Code</w:t>
              </w:r>
            </w:ins>
            <w:del w:id="1032" w:author="Bahar Toto" w:date="2025-11-04T13:19:00Z" w16du:dateUtc="2025-11-04T13:19:00Z">
              <w:r w:rsidR="00673C34" w:rsidDel="00E859E9">
                <w:delText>Digital Code</w:delText>
              </w:r>
            </w:del>
          </w:p>
        </w:tc>
      </w:tr>
      <w:tr w:rsidR="004169C2" w:rsidRPr="00096D2A" w14:paraId="0A4A085F"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tcPr>
          <w:p w14:paraId="10F24F5D" w14:textId="77777777" w:rsidR="004169C2" w:rsidRPr="00096D2A" w:rsidRDefault="004169C2" w:rsidP="004169C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ADB4DF2" w14:textId="5B9005E1" w:rsidR="004169C2" w:rsidRPr="00096D2A" w:rsidRDefault="004169C2" w:rsidP="004169C2">
            <w:ins w:id="1033" w:author="Bahar Toto" w:date="2025-11-04T14:47:00Z" w16du:dateUtc="2025-11-04T14:47:00Z">
              <w:r>
                <w:t>D</w:t>
              </w:r>
              <w:r w:rsidRPr="00473A52">
                <w:t>ata controller</w:t>
              </w:r>
            </w:ins>
            <w:del w:id="1034" w:author="Bahar Toto" w:date="2025-11-04T14:47:00Z" w16du:dateUtc="2025-11-04T14:47:00Z">
              <w:r w:rsidRPr="001D090F" w:rsidDel="000377EC">
                <w:delText>data subjects</w:delText>
              </w:r>
            </w:del>
          </w:p>
        </w:tc>
      </w:tr>
    </w:tbl>
    <w:p w14:paraId="66E21181" w14:textId="77777777" w:rsidR="00B10AB8" w:rsidRPr="00096D2A" w:rsidRDefault="00B10AB8" w:rsidP="00B10AB8">
      <w:pPr>
        <w:tabs>
          <w:tab w:val="left" w:pos="1794"/>
        </w:tabs>
        <w:rPr>
          <w:i/>
          <w:iCs/>
        </w:rPr>
      </w:pPr>
    </w:p>
    <w:p w14:paraId="260D2283" w14:textId="13EE99B7" w:rsidR="00B10AB8" w:rsidRPr="00096D2A" w:rsidRDefault="00B10AB8" w:rsidP="00E27686">
      <w:pPr>
        <w:pStyle w:val="ListParagraph"/>
        <w:numPr>
          <w:ilvl w:val="0"/>
          <w:numId w:val="19"/>
        </w:numPr>
        <w:tabs>
          <w:tab w:val="left" w:pos="1794"/>
        </w:tabs>
        <w:rPr>
          <w:i/>
          <w:iCs/>
        </w:rPr>
      </w:pPr>
      <w:r w:rsidRPr="00096D2A">
        <w:rPr>
          <w:i/>
          <w:iCs/>
        </w:rPr>
        <w:t>Are there general exceptions?</w:t>
      </w:r>
    </w:p>
    <w:p w14:paraId="26FC7C67" w14:textId="77777777" w:rsidR="00B10AB8" w:rsidRPr="00096D2A" w:rsidRDefault="00B10AB8" w:rsidP="00B10AB8">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610955C7"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731D1A91"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FA8D081" w14:textId="140D43F4" w:rsidR="00DD63F3" w:rsidRDefault="00B10AB8" w:rsidP="00DD63F3">
            <w:pPr>
              <w:autoSpaceDE w:val="0"/>
              <w:autoSpaceDN w:val="0"/>
              <w:adjustRightInd w:val="0"/>
            </w:pPr>
            <w:r w:rsidRPr="00096D2A">
              <w:t> </w:t>
            </w:r>
            <w:r w:rsidR="00DD63F3">
              <w:t>Yes</w:t>
            </w:r>
            <w:ins w:id="1035" w:author="Bahar Toto" w:date="2025-11-04T14:51:00Z" w16du:dateUtc="2025-11-04T14:51:00Z">
              <w:r w:rsidR="00C20A37">
                <w:t>, the following general exceptions apply</w:t>
              </w:r>
            </w:ins>
            <w:r w:rsidR="00DD63F3">
              <w:t>:</w:t>
            </w:r>
          </w:p>
          <w:p w14:paraId="3A53C945" w14:textId="0B7B6D79" w:rsidR="00DD63F3" w:rsidRDefault="00DD63F3" w:rsidP="00DD63F3">
            <w:pPr>
              <w:autoSpaceDE w:val="0"/>
              <w:autoSpaceDN w:val="0"/>
              <w:adjustRightInd w:val="0"/>
            </w:pPr>
            <w:r>
              <w:t xml:space="preserve">- </w:t>
            </w:r>
            <w:ins w:id="1036" w:author="Bahar Toto" w:date="2025-11-04T14:51:00Z" w16du:dateUtc="2025-11-04T14:51:00Z">
              <w:r w:rsidR="00C20A37">
                <w:t>m</w:t>
              </w:r>
            </w:ins>
            <w:del w:id="1037" w:author="Bahar Toto" w:date="2025-11-04T14:51:00Z" w16du:dateUtc="2025-11-04T14:51:00Z">
              <w:r w:rsidDel="00C20A37">
                <w:delText>M</w:delText>
              </w:r>
            </w:del>
            <w:r>
              <w:t xml:space="preserve">anifestly abusive </w:t>
            </w:r>
            <w:proofErr w:type="gramStart"/>
            <w:r>
              <w:t>requests</w:t>
            </w:r>
            <w:ins w:id="1038" w:author="Bahar Toto" w:date="2025-11-04T14:51:00Z" w16du:dateUtc="2025-11-04T14:51:00Z">
              <w:r w:rsidR="00C20A37">
                <w:t>;</w:t>
              </w:r>
            </w:ins>
            <w:proofErr w:type="gramEnd"/>
          </w:p>
          <w:p w14:paraId="3B5D1ED4" w14:textId="00AF1B7D" w:rsidR="00DD63F3" w:rsidRDefault="00DD63F3" w:rsidP="00DD63F3">
            <w:pPr>
              <w:autoSpaceDE w:val="0"/>
              <w:autoSpaceDN w:val="0"/>
              <w:adjustRightInd w:val="0"/>
            </w:pPr>
            <w:r>
              <w:t xml:space="preserve">- </w:t>
            </w:r>
            <w:ins w:id="1039" w:author="Bahar Toto" w:date="2025-11-04T14:51:00Z" w16du:dateUtc="2025-11-04T14:51:00Z">
              <w:r w:rsidR="00C20A37">
                <w:t>d</w:t>
              </w:r>
            </w:ins>
            <w:del w:id="1040" w:author="Bahar Toto" w:date="2025-11-04T14:51:00Z" w16du:dateUtc="2025-11-04T14:51:00Z">
              <w:r w:rsidDel="00C20A37">
                <w:delText>D</w:delText>
              </w:r>
            </w:del>
            <w:r>
              <w:t xml:space="preserve">eferral for health data processed for medical-scientific research </w:t>
            </w:r>
            <w:proofErr w:type="gramStart"/>
            <w:r>
              <w:t>purposes</w:t>
            </w:r>
            <w:ins w:id="1041" w:author="Bahar Toto" w:date="2025-11-04T14:51:00Z" w16du:dateUtc="2025-11-04T14:51:00Z">
              <w:r w:rsidR="00C20A37">
                <w:t>;</w:t>
              </w:r>
            </w:ins>
            <w:proofErr w:type="gramEnd"/>
          </w:p>
          <w:p w14:paraId="7E747EC8" w14:textId="5B18582E" w:rsidR="00DD63F3" w:rsidRDefault="00DD63F3" w:rsidP="00DD63F3">
            <w:pPr>
              <w:autoSpaceDE w:val="0"/>
              <w:autoSpaceDN w:val="0"/>
              <w:adjustRightInd w:val="0"/>
            </w:pPr>
            <w:r>
              <w:t xml:space="preserve">- </w:t>
            </w:r>
            <w:ins w:id="1042" w:author="Bahar Toto" w:date="2025-11-04T14:51:00Z" w16du:dateUtc="2025-11-04T14:51:00Z">
              <w:r w:rsidR="00C20A37">
                <w:t>s</w:t>
              </w:r>
            </w:ins>
            <w:del w:id="1043" w:author="Bahar Toto" w:date="2025-11-04T14:51:00Z" w16du:dateUtc="2025-11-04T14:51:00Z">
              <w:r w:rsidDel="00C20A37">
                <w:delText>S</w:delText>
              </w:r>
            </w:del>
            <w:r>
              <w:t xml:space="preserve">pecial regime for processing related to state security, </w:t>
            </w:r>
            <w:proofErr w:type="spellStart"/>
            <w:r>
              <w:t>defense</w:t>
            </w:r>
            <w:proofErr w:type="spellEnd"/>
            <w:r>
              <w:t>, and public safety</w:t>
            </w:r>
            <w:ins w:id="1044" w:author="Bahar Toto" w:date="2025-11-04T14:51:00Z" w16du:dateUtc="2025-11-04T14:51:00Z">
              <w:r w:rsidR="00C20A37">
                <w:t>; and/or</w:t>
              </w:r>
            </w:ins>
          </w:p>
          <w:p w14:paraId="3E912370" w14:textId="77FE593F" w:rsidR="00B10AB8" w:rsidRPr="00096D2A" w:rsidRDefault="00DD63F3" w:rsidP="001C4773">
            <w:pPr>
              <w:autoSpaceDE w:val="0"/>
              <w:autoSpaceDN w:val="0"/>
              <w:adjustRightInd w:val="0"/>
            </w:pPr>
            <w:r>
              <w:t xml:space="preserve">- </w:t>
            </w:r>
            <w:ins w:id="1045" w:author="Bahar Toto" w:date="2025-11-04T14:51:00Z" w16du:dateUtc="2025-11-04T14:51:00Z">
              <w:r w:rsidR="00C20A37">
                <w:t>c</w:t>
              </w:r>
            </w:ins>
            <w:del w:id="1046" w:author="Bahar Toto" w:date="2025-11-04T14:51:00Z" w16du:dateUtc="2025-11-04T14:51:00Z">
              <w:r w:rsidDel="00C20A37">
                <w:delText>C</w:delText>
              </w:r>
            </w:del>
            <w:r>
              <w:t xml:space="preserve">ases where notification to recipients would involve </w:t>
            </w:r>
            <w:ins w:id="1047" w:author="Bahar Toto" w:date="2025-11-04T14:51:00Z" w16du:dateUtc="2025-11-04T14:51:00Z">
              <w:r w:rsidR="00C20A37">
                <w:t>'</w:t>
              </w:r>
            </w:ins>
            <w:del w:id="1048" w:author="Bahar Toto" w:date="2025-11-04T14:51:00Z" w16du:dateUtc="2025-11-04T14:51:00Z">
              <w:r w:rsidDel="00C20A37">
                <w:delText>"</w:delText>
              </w:r>
            </w:del>
            <w:r>
              <w:t>disproportionate effort</w:t>
            </w:r>
            <w:ins w:id="1049" w:author="Bahar Toto" w:date="2025-11-04T14:51:00Z" w16du:dateUtc="2025-11-04T14:51:00Z">
              <w:r w:rsidR="00C20A37">
                <w:t>.'</w:t>
              </w:r>
            </w:ins>
            <w:del w:id="1050" w:author="Bahar Toto" w:date="2025-11-04T14:51:00Z" w16du:dateUtc="2025-11-04T14:51:00Z">
              <w:r w:rsidDel="00C20A37">
                <w:delText>"</w:delText>
              </w:r>
            </w:del>
          </w:p>
        </w:tc>
      </w:tr>
      <w:tr w:rsidR="00B10AB8" w:rsidRPr="00096D2A" w14:paraId="02AAC91A"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3E2CA82E"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23CD456" w14:textId="062EE018" w:rsidR="00B10AB8" w:rsidRPr="00096D2A" w:rsidRDefault="00C20A37">
            <w:ins w:id="1051" w:author="Bahar Toto" w:date="2025-11-04T14:51:00Z" w16du:dateUtc="2025-11-04T14:51:00Z">
              <w:r>
                <w:t xml:space="preserve">Articles </w:t>
              </w:r>
            </w:ins>
            <w:del w:id="1052" w:author="Bahar Toto" w:date="2025-11-04T14:51:00Z" w16du:dateUtc="2025-11-04T14:51:00Z">
              <w:r w:rsidR="00B10AB8" w:rsidRPr="00096D2A" w:rsidDel="00C20A37">
                <w:delText> </w:delText>
              </w:r>
            </w:del>
            <w:r w:rsidR="00130DD6">
              <w:t xml:space="preserve">210, 214, </w:t>
            </w:r>
            <w:ins w:id="1053" w:author="Bahar Toto" w:date="2025-11-04T14:51:00Z" w16du:dateUtc="2025-11-04T14:51:00Z">
              <w:r>
                <w:t xml:space="preserve">and </w:t>
              </w:r>
            </w:ins>
            <w:r w:rsidR="00130DD6">
              <w:t xml:space="preserve">218 </w:t>
            </w:r>
            <w:ins w:id="1054" w:author="Bahar Toto" w:date="2025-11-04T13:19:00Z" w16du:dateUtc="2025-11-04T13:19:00Z">
              <w:r w:rsidR="00E859E9">
                <w:t>of the Digital Code</w:t>
              </w:r>
            </w:ins>
            <w:del w:id="1055" w:author="Bahar Toto" w:date="2025-11-04T13:19:00Z" w16du:dateUtc="2025-11-04T13:19:00Z">
              <w:r w:rsidR="00130DD6" w:rsidDel="00E859E9">
                <w:delText>Digital Code</w:delText>
              </w:r>
            </w:del>
          </w:p>
        </w:tc>
      </w:tr>
      <w:tr w:rsidR="004169C2" w:rsidRPr="00096D2A" w14:paraId="4B9005A2"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tcPr>
          <w:p w14:paraId="6CF1A676" w14:textId="77777777" w:rsidR="004169C2" w:rsidRPr="00096D2A" w:rsidRDefault="004169C2" w:rsidP="004169C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D8BE9AB" w14:textId="3F539B72" w:rsidR="004169C2" w:rsidRPr="00096D2A" w:rsidRDefault="004169C2" w:rsidP="004169C2">
            <w:ins w:id="1056" w:author="Bahar Toto" w:date="2025-11-04T14:47:00Z" w16du:dateUtc="2025-11-04T14:47:00Z">
              <w:r>
                <w:t>D</w:t>
              </w:r>
              <w:r w:rsidRPr="00473A52">
                <w:t>ata controller</w:t>
              </w:r>
            </w:ins>
            <w:del w:id="1057" w:author="Bahar Toto" w:date="2025-11-04T14:47:00Z" w16du:dateUtc="2025-11-04T14:47:00Z">
              <w:r w:rsidRPr="001D090F" w:rsidDel="005B4648">
                <w:delText>data subjects</w:delText>
              </w:r>
            </w:del>
          </w:p>
        </w:tc>
      </w:tr>
    </w:tbl>
    <w:p w14:paraId="01B17CD6" w14:textId="77777777" w:rsidR="00B10AB8" w:rsidRPr="00096D2A" w:rsidRDefault="00B10AB8" w:rsidP="00B10AB8">
      <w:pPr>
        <w:tabs>
          <w:tab w:val="left" w:pos="1794"/>
        </w:tabs>
      </w:pPr>
    </w:p>
    <w:p w14:paraId="110ECC20" w14:textId="6A1B262D" w:rsidR="00B10AB8" w:rsidRPr="00096D2A" w:rsidRDefault="00B10AB8" w:rsidP="00B10AB8">
      <w:pPr>
        <w:tabs>
          <w:tab w:val="left" w:pos="1794"/>
        </w:tabs>
      </w:pPr>
      <w:r w:rsidRPr="00096D2A">
        <w:t xml:space="preserve">16.4. Data portability </w:t>
      </w:r>
    </w:p>
    <w:p w14:paraId="2CCD9678" w14:textId="77777777" w:rsidR="00B10AB8" w:rsidRPr="00096D2A" w:rsidRDefault="00B10AB8" w:rsidP="00B10AB8">
      <w:pPr>
        <w:tabs>
          <w:tab w:val="left" w:pos="1794"/>
        </w:tabs>
        <w:rPr>
          <w:i/>
          <w:iCs/>
        </w:rPr>
      </w:pPr>
    </w:p>
    <w:p w14:paraId="28EF3DAA" w14:textId="0BCB0272" w:rsidR="00B10AB8" w:rsidRPr="00096D2A" w:rsidRDefault="00B10AB8" w:rsidP="00E27686">
      <w:pPr>
        <w:pStyle w:val="ListParagraph"/>
        <w:numPr>
          <w:ilvl w:val="0"/>
          <w:numId w:val="20"/>
        </w:numPr>
        <w:tabs>
          <w:tab w:val="left" w:pos="1794"/>
        </w:tabs>
        <w:rPr>
          <w:i/>
          <w:iCs/>
        </w:rPr>
      </w:pPr>
      <w:r w:rsidRPr="00096D2A">
        <w:rPr>
          <w:i/>
          <w:iCs/>
        </w:rPr>
        <w:lastRenderedPageBreak/>
        <w:t>Do data subjects have the right to data portability? (Please confirm in which circumstances the right applies)</w:t>
      </w:r>
    </w:p>
    <w:p w14:paraId="5F6AAAFA" w14:textId="77777777" w:rsidR="00B10AB8" w:rsidRPr="00096D2A" w:rsidRDefault="00B10AB8" w:rsidP="00B10AB8">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05AFF405"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638D6965"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A2C1AF0" w14:textId="77777777" w:rsidR="00DD63F3" w:rsidRDefault="00B10AB8" w:rsidP="00DD63F3">
            <w:pPr>
              <w:autoSpaceDE w:val="0"/>
              <w:autoSpaceDN w:val="0"/>
              <w:adjustRightInd w:val="0"/>
            </w:pPr>
            <w:r w:rsidRPr="00096D2A">
              <w:t> </w:t>
            </w:r>
            <w:r w:rsidR="00DD63F3">
              <w:t>Yes, data subjects have the right to data portability. This right applies in the following circumstances:</w:t>
            </w:r>
          </w:p>
          <w:p w14:paraId="59121F49" w14:textId="77777777" w:rsidR="00DD63F3" w:rsidRDefault="00DD63F3" w:rsidP="00DD63F3">
            <w:pPr>
              <w:autoSpaceDE w:val="0"/>
              <w:autoSpaceDN w:val="0"/>
              <w:adjustRightInd w:val="0"/>
            </w:pPr>
          </w:p>
          <w:p w14:paraId="274712E8" w14:textId="0045015C" w:rsidR="00DD63F3" w:rsidRDefault="00DD63F3" w:rsidP="00DD63F3">
            <w:pPr>
              <w:autoSpaceDE w:val="0"/>
              <w:autoSpaceDN w:val="0"/>
              <w:adjustRightInd w:val="0"/>
            </w:pPr>
            <w:r>
              <w:t xml:space="preserve">- </w:t>
            </w:r>
            <w:ins w:id="1058" w:author="Bahar Toto" w:date="2025-11-04T14:52:00Z" w16du:dateUtc="2025-11-04T14:52:00Z">
              <w:r w:rsidR="00C20A37">
                <w:t>w</w:t>
              </w:r>
            </w:ins>
            <w:del w:id="1059" w:author="Bahar Toto" w:date="2025-11-04T14:52:00Z" w16du:dateUtc="2025-11-04T14:52:00Z">
              <w:r w:rsidDel="00C20A37">
                <w:delText>W</w:delText>
              </w:r>
            </w:del>
            <w:r>
              <w:t>hen the processing is based on consent or on a contract</w:t>
            </w:r>
            <w:ins w:id="1060" w:author="Bahar Toto" w:date="2025-11-04T14:51:00Z" w16du:dateUtc="2025-11-04T14:51:00Z">
              <w:r w:rsidR="00C20A37">
                <w:t>; and</w:t>
              </w:r>
            </w:ins>
          </w:p>
          <w:p w14:paraId="431131CA" w14:textId="7AE0BF8F" w:rsidR="00B10AB8" w:rsidRPr="00096D2A" w:rsidRDefault="00DD63F3" w:rsidP="001C4773">
            <w:pPr>
              <w:autoSpaceDE w:val="0"/>
              <w:autoSpaceDN w:val="0"/>
              <w:adjustRightInd w:val="0"/>
            </w:pPr>
            <w:r>
              <w:t xml:space="preserve">- </w:t>
            </w:r>
            <w:ins w:id="1061" w:author="Bahar Toto" w:date="2025-11-04T14:52:00Z" w16du:dateUtc="2025-11-04T14:52:00Z">
              <w:r w:rsidR="00C20A37">
                <w:t>w</w:t>
              </w:r>
            </w:ins>
            <w:del w:id="1062" w:author="Bahar Toto" w:date="2025-11-04T14:52:00Z" w16du:dateUtc="2025-11-04T14:52:00Z">
              <w:r w:rsidDel="00C20A37">
                <w:delText>W</w:delText>
              </w:r>
            </w:del>
            <w:r>
              <w:t>hen the processing is carried out using automated processes.</w:t>
            </w:r>
          </w:p>
        </w:tc>
      </w:tr>
      <w:tr w:rsidR="00B10AB8" w:rsidRPr="00096D2A" w14:paraId="1924F5CE"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4A310AEE"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67D1F41" w14:textId="3F56AB8F" w:rsidR="00B10AB8" w:rsidRPr="00096D2A" w:rsidRDefault="00C20A37">
            <w:ins w:id="1063" w:author="Bahar Toto" w:date="2025-11-04T14:52:00Z" w16du:dateUtc="2025-11-04T14:52:00Z">
              <w:r>
                <w:t>Article</w:t>
              </w:r>
            </w:ins>
            <w:r w:rsidR="00B10AB8" w:rsidRPr="00096D2A">
              <w:t> </w:t>
            </w:r>
            <w:r w:rsidR="00BA0EC5">
              <w:t xml:space="preserve">211 </w:t>
            </w:r>
            <w:ins w:id="1064" w:author="Bahar Toto" w:date="2025-11-04T13:19:00Z" w16du:dateUtc="2025-11-04T13:19:00Z">
              <w:r w:rsidR="00E859E9">
                <w:t>of the Digital Code</w:t>
              </w:r>
            </w:ins>
            <w:del w:id="1065" w:author="Bahar Toto" w:date="2025-11-04T13:19:00Z" w16du:dateUtc="2025-11-04T13:19:00Z">
              <w:r w:rsidR="00BA0EC5" w:rsidDel="00E859E9">
                <w:delText>Digital Code</w:delText>
              </w:r>
            </w:del>
          </w:p>
        </w:tc>
      </w:tr>
      <w:tr w:rsidR="004169C2" w:rsidRPr="00096D2A" w14:paraId="4FFA79E0"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tcPr>
          <w:p w14:paraId="39F6969C" w14:textId="77777777" w:rsidR="004169C2" w:rsidRPr="00096D2A" w:rsidRDefault="004169C2" w:rsidP="004169C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3FCB00B" w14:textId="7DBC39F7" w:rsidR="004169C2" w:rsidRPr="00096D2A" w:rsidRDefault="004169C2" w:rsidP="004169C2">
            <w:ins w:id="1066" w:author="Bahar Toto" w:date="2025-11-04T14:47:00Z" w16du:dateUtc="2025-11-04T14:47:00Z">
              <w:r>
                <w:t>D</w:t>
              </w:r>
              <w:r w:rsidRPr="00473A52">
                <w:t>ata controller</w:t>
              </w:r>
            </w:ins>
            <w:del w:id="1067" w:author="Bahar Toto" w:date="2025-11-04T14:47:00Z" w16du:dateUtc="2025-11-04T14:47:00Z">
              <w:r w:rsidRPr="001D090F" w:rsidDel="000D2011">
                <w:delText>data subjects</w:delText>
              </w:r>
            </w:del>
          </w:p>
        </w:tc>
      </w:tr>
    </w:tbl>
    <w:p w14:paraId="5C2DC939" w14:textId="77777777" w:rsidR="00B10AB8" w:rsidRPr="00096D2A" w:rsidRDefault="00B10AB8" w:rsidP="00B10AB8">
      <w:pPr>
        <w:tabs>
          <w:tab w:val="left" w:pos="1794"/>
        </w:tabs>
        <w:rPr>
          <w:i/>
          <w:iCs/>
        </w:rPr>
      </w:pPr>
    </w:p>
    <w:p w14:paraId="67F7FC6B" w14:textId="7D1D6837" w:rsidR="00B10AB8" w:rsidRPr="00096D2A" w:rsidRDefault="00B10AB8" w:rsidP="00E27686">
      <w:pPr>
        <w:pStyle w:val="ListParagraph"/>
        <w:numPr>
          <w:ilvl w:val="0"/>
          <w:numId w:val="20"/>
        </w:numPr>
        <w:tabs>
          <w:tab w:val="left" w:pos="1794"/>
        </w:tabs>
        <w:rPr>
          <w:i/>
          <w:iCs/>
        </w:rPr>
      </w:pPr>
      <w:r w:rsidRPr="00096D2A">
        <w:rPr>
          <w:i/>
          <w:iCs/>
        </w:rPr>
        <w:t>Are there general exceptions?</w:t>
      </w:r>
    </w:p>
    <w:p w14:paraId="5D8CC73F" w14:textId="77777777" w:rsidR="00B10AB8" w:rsidRPr="00096D2A" w:rsidRDefault="00B10AB8" w:rsidP="00B10AB8">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0DCB32F2"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1BD74FF4"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4B82F66" w14:textId="6055C8C5" w:rsidR="00DD63F3" w:rsidRPr="00DD63F3" w:rsidRDefault="00B10AB8" w:rsidP="00DD63F3">
            <w:pPr>
              <w:autoSpaceDE w:val="0"/>
              <w:autoSpaceDN w:val="0"/>
              <w:adjustRightInd w:val="0"/>
              <w:rPr>
                <w:rFonts w:ascii="AppleSystemUIFont" w:eastAsiaTheme="minorHAnsi" w:hAnsi="AppleSystemUIFont" w:cs="AppleSystemUIFont"/>
                <w:kern w:val="0"/>
                <w:sz w:val="26"/>
                <w:szCs w:val="26"/>
                <w:lang w:val="fr-FR"/>
              </w:rPr>
            </w:pPr>
            <w:r w:rsidRPr="00096D2A">
              <w:t> </w:t>
            </w:r>
            <w:proofErr w:type="gramStart"/>
            <w:r w:rsidR="00DD63F3" w:rsidRPr="00DD63F3">
              <w:rPr>
                <w:rFonts w:ascii="AppleSystemUIFont" w:eastAsiaTheme="minorHAnsi" w:hAnsi="AppleSystemUIFont" w:cs="AppleSystemUIFont"/>
                <w:kern w:val="0"/>
                <w:sz w:val="26"/>
                <w:szCs w:val="26"/>
                <w:lang w:val="fr-FR"/>
              </w:rPr>
              <w:t>Yes:</w:t>
            </w:r>
            <w:proofErr w:type="gramEnd"/>
          </w:p>
          <w:p w14:paraId="48FF1BE5" w14:textId="4D86B71C" w:rsidR="00DD63F3" w:rsidRPr="0087425B" w:rsidRDefault="00DD63F3" w:rsidP="00DD63F3">
            <w:pPr>
              <w:autoSpaceDE w:val="0"/>
              <w:autoSpaceDN w:val="0"/>
              <w:adjustRightInd w:val="0"/>
              <w:rPr>
                <w:rFonts w:ascii="AppleSystemUIFont" w:eastAsiaTheme="minorHAnsi" w:hAnsi="AppleSystemUIFont" w:cs="AppleSystemUIFont"/>
                <w:kern w:val="0"/>
                <w:sz w:val="26"/>
                <w:szCs w:val="26"/>
              </w:rPr>
            </w:pPr>
            <w:r w:rsidRPr="0087425B">
              <w:rPr>
                <w:rFonts w:ascii="AppleSystemUIFont" w:eastAsiaTheme="minorHAnsi" w:hAnsi="AppleSystemUIFont" w:cs="AppleSystemUIFont"/>
                <w:kern w:val="0"/>
                <w:sz w:val="26"/>
                <w:szCs w:val="26"/>
              </w:rPr>
              <w:t xml:space="preserve">- </w:t>
            </w:r>
            <w:ins w:id="1068" w:author="Bahar Toto" w:date="2025-11-04T14:52:00Z" w16du:dateUtc="2025-11-04T14:52:00Z">
              <w:r w:rsidR="00C20A37">
                <w:rPr>
                  <w:rFonts w:ascii="AppleSystemUIFont" w:eastAsiaTheme="minorHAnsi" w:hAnsi="AppleSystemUIFont" w:cs="AppleSystemUIFont"/>
                  <w:kern w:val="0"/>
                  <w:sz w:val="26"/>
                  <w:szCs w:val="26"/>
                </w:rPr>
                <w:t>t</w:t>
              </w:r>
            </w:ins>
            <w:del w:id="1069" w:author="Bahar Toto" w:date="2025-11-04T14:52:00Z" w16du:dateUtc="2025-11-04T14:52:00Z">
              <w:r w:rsidRPr="0087425B" w:rsidDel="00C20A37">
                <w:rPr>
                  <w:rFonts w:ascii="AppleSystemUIFont" w:eastAsiaTheme="minorHAnsi" w:hAnsi="AppleSystemUIFont" w:cs="AppleSystemUIFont"/>
                  <w:kern w:val="0"/>
                  <w:sz w:val="26"/>
                  <w:szCs w:val="26"/>
                </w:rPr>
                <w:delText>T</w:delText>
              </w:r>
            </w:del>
            <w:r w:rsidRPr="0087425B">
              <w:rPr>
                <w:rFonts w:ascii="AppleSystemUIFont" w:eastAsiaTheme="minorHAnsi" w:hAnsi="AppleSystemUIFont" w:cs="AppleSystemUIFont"/>
                <w:kern w:val="0"/>
                <w:sz w:val="26"/>
                <w:szCs w:val="26"/>
              </w:rPr>
              <w:t>his right does not apply to processing necessary for the performance of a task carried out in the public interest or in the exercise of official authority</w:t>
            </w:r>
            <w:ins w:id="1070" w:author="Bahar Toto" w:date="2025-11-04T14:52:00Z" w16du:dateUtc="2025-11-04T14:52:00Z">
              <w:r w:rsidR="00C20A37">
                <w:rPr>
                  <w:rFonts w:ascii="AppleSystemUIFont" w:eastAsiaTheme="minorHAnsi" w:hAnsi="AppleSystemUIFont" w:cs="AppleSystemUIFont"/>
                  <w:kern w:val="0"/>
                  <w:sz w:val="26"/>
                  <w:szCs w:val="26"/>
                </w:rPr>
                <w:t>; and/or</w:t>
              </w:r>
            </w:ins>
          </w:p>
          <w:p w14:paraId="2E22F2D9" w14:textId="5C74D0F2" w:rsidR="00B10AB8" w:rsidRPr="00096D2A" w:rsidRDefault="00DD63F3" w:rsidP="001C4773">
            <w:pPr>
              <w:autoSpaceDE w:val="0"/>
              <w:autoSpaceDN w:val="0"/>
              <w:adjustRightInd w:val="0"/>
            </w:pPr>
            <w:r w:rsidRPr="0087425B">
              <w:rPr>
                <w:rFonts w:ascii="AppleSystemUIFont" w:eastAsiaTheme="minorHAnsi" w:hAnsi="AppleSystemUIFont" w:cs="AppleSystemUIFont"/>
                <w:kern w:val="0"/>
                <w:sz w:val="26"/>
                <w:szCs w:val="26"/>
              </w:rPr>
              <w:t xml:space="preserve">- </w:t>
            </w:r>
            <w:ins w:id="1071" w:author="Bahar Toto" w:date="2025-11-04T14:52:00Z" w16du:dateUtc="2025-11-04T14:52:00Z">
              <w:r w:rsidR="00C20A37">
                <w:rPr>
                  <w:rFonts w:ascii="AppleSystemUIFont" w:eastAsiaTheme="minorHAnsi" w:hAnsi="AppleSystemUIFont" w:cs="AppleSystemUIFont"/>
                  <w:kern w:val="0"/>
                  <w:sz w:val="26"/>
                  <w:szCs w:val="26"/>
                </w:rPr>
                <w:t>t</w:t>
              </w:r>
            </w:ins>
            <w:del w:id="1072" w:author="Bahar Toto" w:date="2025-11-04T14:52:00Z" w16du:dateUtc="2025-11-04T14:52:00Z">
              <w:r w:rsidRPr="0087425B" w:rsidDel="00C20A37">
                <w:rPr>
                  <w:rFonts w:ascii="AppleSystemUIFont" w:eastAsiaTheme="minorHAnsi" w:hAnsi="AppleSystemUIFont" w:cs="AppleSystemUIFont"/>
                  <w:kern w:val="0"/>
                  <w:sz w:val="26"/>
                  <w:szCs w:val="26"/>
                </w:rPr>
                <w:delText>T</w:delText>
              </w:r>
            </w:del>
            <w:r w:rsidRPr="0087425B">
              <w:rPr>
                <w:rFonts w:ascii="AppleSystemUIFont" w:eastAsiaTheme="minorHAnsi" w:hAnsi="AppleSystemUIFont" w:cs="AppleSystemUIFont"/>
                <w:kern w:val="0"/>
                <w:sz w:val="26"/>
                <w:szCs w:val="26"/>
              </w:rPr>
              <w:t>his right must not adversely affect the rights and freedoms of others</w:t>
            </w:r>
          </w:p>
        </w:tc>
      </w:tr>
      <w:tr w:rsidR="00B10AB8" w:rsidRPr="00096D2A" w14:paraId="253D2C29"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476E25A9"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7A7A3A0" w14:textId="014B8279" w:rsidR="00B10AB8" w:rsidRPr="00096D2A" w:rsidRDefault="00C20A37">
            <w:ins w:id="1073" w:author="Bahar Toto" w:date="2025-11-04T14:52:00Z" w16du:dateUtc="2025-11-04T14:52:00Z">
              <w:r>
                <w:t>Article</w:t>
              </w:r>
            </w:ins>
            <w:r w:rsidR="00B10AB8" w:rsidRPr="00096D2A">
              <w:t> </w:t>
            </w:r>
            <w:r w:rsidR="00BA0EC5">
              <w:t xml:space="preserve">211 </w:t>
            </w:r>
            <w:ins w:id="1074" w:author="Bahar Toto" w:date="2025-11-04T13:19:00Z" w16du:dateUtc="2025-11-04T13:19:00Z">
              <w:r w:rsidR="00E859E9">
                <w:t>of the Digital Code</w:t>
              </w:r>
            </w:ins>
            <w:del w:id="1075" w:author="Bahar Toto" w:date="2025-11-04T13:19:00Z" w16du:dateUtc="2025-11-04T13:19:00Z">
              <w:r w:rsidR="00BA0EC5" w:rsidDel="00E859E9">
                <w:delText>Digital Code</w:delText>
              </w:r>
            </w:del>
          </w:p>
        </w:tc>
      </w:tr>
      <w:tr w:rsidR="004169C2" w:rsidRPr="00096D2A" w14:paraId="13933441"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tcPr>
          <w:p w14:paraId="36D3DE1D" w14:textId="77777777" w:rsidR="004169C2" w:rsidRPr="00096D2A" w:rsidRDefault="004169C2" w:rsidP="004169C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8FCC15E" w14:textId="0661F66A" w:rsidR="004169C2" w:rsidRPr="00096D2A" w:rsidRDefault="004169C2" w:rsidP="004169C2">
            <w:ins w:id="1076" w:author="Bahar Toto" w:date="2025-11-04T14:47:00Z" w16du:dateUtc="2025-11-04T14:47:00Z">
              <w:r>
                <w:t>D</w:t>
              </w:r>
              <w:r w:rsidRPr="00473A52">
                <w:t>ata controller</w:t>
              </w:r>
            </w:ins>
            <w:del w:id="1077" w:author="Bahar Toto" w:date="2025-11-04T14:47:00Z" w16du:dateUtc="2025-11-04T14:47:00Z">
              <w:r w:rsidRPr="001D090F" w:rsidDel="00D06FFC">
                <w:delText>data subjects</w:delText>
              </w:r>
            </w:del>
          </w:p>
        </w:tc>
      </w:tr>
    </w:tbl>
    <w:p w14:paraId="7FB9ABCF" w14:textId="77777777" w:rsidR="00B10AB8" w:rsidRPr="00096D2A" w:rsidRDefault="00B10AB8" w:rsidP="00B10AB8">
      <w:pPr>
        <w:tabs>
          <w:tab w:val="left" w:pos="1794"/>
        </w:tabs>
      </w:pPr>
    </w:p>
    <w:p w14:paraId="11012049" w14:textId="37A7A0B9" w:rsidR="00B10AB8" w:rsidRPr="00096D2A" w:rsidRDefault="00B10AB8" w:rsidP="00B10AB8">
      <w:pPr>
        <w:tabs>
          <w:tab w:val="left" w:pos="1794"/>
        </w:tabs>
      </w:pPr>
      <w:r w:rsidRPr="00096D2A">
        <w:t>16.5. Correction / rectification</w:t>
      </w:r>
    </w:p>
    <w:p w14:paraId="4DAF20A7" w14:textId="77777777" w:rsidR="00B10AB8" w:rsidRPr="00096D2A" w:rsidRDefault="00B10AB8" w:rsidP="00B10AB8">
      <w:pPr>
        <w:tabs>
          <w:tab w:val="left" w:pos="1794"/>
        </w:tabs>
      </w:pPr>
    </w:p>
    <w:p w14:paraId="35059B5E" w14:textId="77777777" w:rsidR="00B10AB8" w:rsidRPr="00096D2A" w:rsidRDefault="00B10AB8" w:rsidP="00E27686">
      <w:pPr>
        <w:pStyle w:val="ListParagraph"/>
        <w:numPr>
          <w:ilvl w:val="0"/>
          <w:numId w:val="21"/>
        </w:numPr>
        <w:tabs>
          <w:tab w:val="left" w:pos="1794"/>
        </w:tabs>
        <w:rPr>
          <w:i/>
          <w:iCs/>
        </w:rPr>
      </w:pPr>
      <w:r w:rsidRPr="00096D2A">
        <w:rPr>
          <w:i/>
          <w:iCs/>
        </w:rPr>
        <w:t xml:space="preserve">Do data subjects have the right to correction/rectification? (Please confirm in which circumstances the right applies) </w:t>
      </w:r>
    </w:p>
    <w:p w14:paraId="1EC72719" w14:textId="77777777" w:rsidR="00B10AB8" w:rsidRPr="00096D2A" w:rsidRDefault="00B10AB8" w:rsidP="00B10AB8">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25E4639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F85762D"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E134FAC" w14:textId="246C5964" w:rsidR="00B10AB8" w:rsidRPr="00096D2A" w:rsidRDefault="00B10AB8">
            <w:r w:rsidRPr="00096D2A">
              <w:t> </w:t>
            </w:r>
            <w:r w:rsidR="00377E2D">
              <w:t>Yes</w:t>
            </w:r>
            <w:ins w:id="1078" w:author="Bahar Toto" w:date="2025-11-04T14:52:00Z" w16du:dateUtc="2025-11-04T14:52:00Z">
              <w:r w:rsidR="00C20A37">
                <w:t>.</w:t>
              </w:r>
            </w:ins>
          </w:p>
        </w:tc>
      </w:tr>
      <w:tr w:rsidR="00B10AB8" w:rsidRPr="00096D2A" w14:paraId="51D4B03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5CD2CC3"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B3B0250" w14:textId="0E995FF2" w:rsidR="00B10AB8" w:rsidRPr="00096D2A" w:rsidRDefault="00C20A37">
            <w:ins w:id="1079" w:author="Bahar Toto" w:date="2025-11-04T14:52:00Z" w16du:dateUtc="2025-11-04T14:52:00Z">
              <w:r>
                <w:t>Article</w:t>
              </w:r>
            </w:ins>
            <w:r w:rsidR="00B10AB8" w:rsidRPr="00096D2A">
              <w:t> </w:t>
            </w:r>
            <w:r w:rsidR="00377E2D">
              <w:t xml:space="preserve">214 </w:t>
            </w:r>
            <w:ins w:id="1080" w:author="Bahar Toto" w:date="2025-11-04T13:19:00Z" w16du:dateUtc="2025-11-04T13:19:00Z">
              <w:r w:rsidR="00E859E9">
                <w:t>of the Digital Code</w:t>
              </w:r>
            </w:ins>
            <w:del w:id="1081" w:author="Bahar Toto" w:date="2025-11-04T13:19:00Z" w16du:dateUtc="2025-11-04T13:19:00Z">
              <w:r w:rsidR="00377E2D" w:rsidDel="00E859E9">
                <w:delText>Digital Code</w:delText>
              </w:r>
            </w:del>
          </w:p>
        </w:tc>
      </w:tr>
      <w:tr w:rsidR="00B10AB8" w:rsidRPr="00096D2A" w14:paraId="13CEE6C3"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6779499B"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309A36A" w14:textId="4560B6FA" w:rsidR="00B10AB8" w:rsidRPr="00096D2A" w:rsidRDefault="00377E2D">
            <w:r>
              <w:t>Data controller</w:t>
            </w:r>
          </w:p>
        </w:tc>
      </w:tr>
    </w:tbl>
    <w:p w14:paraId="6B75C14C" w14:textId="77777777" w:rsidR="00B10AB8" w:rsidRPr="00096D2A" w:rsidRDefault="00B10AB8" w:rsidP="00B10AB8">
      <w:pPr>
        <w:tabs>
          <w:tab w:val="left" w:pos="1794"/>
        </w:tabs>
        <w:rPr>
          <w:i/>
          <w:iCs/>
        </w:rPr>
      </w:pPr>
    </w:p>
    <w:p w14:paraId="3F73D636" w14:textId="33263BFE" w:rsidR="00B10AB8" w:rsidRPr="00096D2A" w:rsidRDefault="00B10AB8" w:rsidP="00E27686">
      <w:pPr>
        <w:pStyle w:val="ListParagraph"/>
        <w:numPr>
          <w:ilvl w:val="0"/>
          <w:numId w:val="21"/>
        </w:numPr>
        <w:tabs>
          <w:tab w:val="left" w:pos="1794"/>
        </w:tabs>
        <w:rPr>
          <w:i/>
          <w:iCs/>
        </w:rPr>
      </w:pPr>
      <w:r w:rsidRPr="00096D2A">
        <w:rPr>
          <w:i/>
          <w:iCs/>
        </w:rPr>
        <w:t>Are there general exceptions?</w:t>
      </w:r>
    </w:p>
    <w:p w14:paraId="73403C33" w14:textId="77777777" w:rsidR="00B10AB8" w:rsidRPr="00096D2A" w:rsidRDefault="00B10AB8" w:rsidP="00B10AB8">
      <w:pPr>
        <w:tabs>
          <w:tab w:val="left" w:pos="1794"/>
        </w:tabs>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2B0AB23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B9BE245"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644735E" w14:textId="2CE245FE" w:rsidR="00B10AB8" w:rsidRPr="00DD63F3" w:rsidRDefault="00DD63F3" w:rsidP="001C4773">
            <w:pPr>
              <w:autoSpaceDE w:val="0"/>
              <w:autoSpaceDN w:val="0"/>
              <w:adjustRightInd w:val="0"/>
            </w:pPr>
            <w:r>
              <w:t>Yes, natural persons can require the data controller to update or lock their data when it is: inaccurate, incomplete, ambiguous, outdated, irrelevant, collected, used, communicated</w:t>
            </w:r>
            <w:ins w:id="1082" w:author="Bahar Toto" w:date="2025-11-04T14:52:00Z" w16du:dateUtc="2025-11-04T14:52:00Z">
              <w:r w:rsidR="00C20A37">
                <w:t>,</w:t>
              </w:r>
            </w:ins>
            <w:r>
              <w:t xml:space="preserve"> or stored in a prohibited manner.</w:t>
            </w:r>
          </w:p>
        </w:tc>
      </w:tr>
      <w:tr w:rsidR="00B10AB8" w:rsidRPr="00096D2A" w14:paraId="67CB699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462E1DC"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07F8983" w14:textId="238A6B14" w:rsidR="00B10AB8" w:rsidRPr="00096D2A" w:rsidRDefault="00C20A37">
            <w:ins w:id="1083" w:author="Bahar Toto" w:date="2025-11-04T14:52:00Z" w16du:dateUtc="2025-11-04T14:52:00Z">
              <w:r>
                <w:t>Article</w:t>
              </w:r>
            </w:ins>
            <w:r w:rsidR="00B10AB8" w:rsidRPr="00096D2A">
              <w:t> </w:t>
            </w:r>
            <w:r w:rsidR="00377E2D">
              <w:t>214</w:t>
            </w:r>
            <w:del w:id="1084" w:author="Bahar Toto" w:date="2025-11-04T14:52:00Z" w16du:dateUtc="2025-11-04T14:52:00Z">
              <w:r w:rsidR="00377E2D" w:rsidDel="00C20A37">
                <w:delText xml:space="preserve">, </w:delText>
              </w:r>
            </w:del>
            <w:ins w:id="1085" w:author="Bahar Toto" w:date="2025-11-04T14:52:00Z" w16du:dateUtc="2025-11-04T14:52:00Z">
              <w:r>
                <w:t>(</w:t>
              </w:r>
            </w:ins>
            <w:r w:rsidR="00377E2D">
              <w:t>4</w:t>
            </w:r>
            <w:ins w:id="1086" w:author="Bahar Toto" w:date="2025-11-04T14:52:00Z" w16du:dateUtc="2025-11-04T14:52:00Z">
              <w:r>
                <w:t>)</w:t>
              </w:r>
            </w:ins>
            <w:r w:rsidR="00377E2D">
              <w:t xml:space="preserve"> </w:t>
            </w:r>
            <w:ins w:id="1087" w:author="Bahar Toto" w:date="2025-11-04T13:19:00Z" w16du:dateUtc="2025-11-04T13:19:00Z">
              <w:r w:rsidR="00E859E9">
                <w:t>of the Digital Code</w:t>
              </w:r>
            </w:ins>
            <w:del w:id="1088" w:author="Bahar Toto" w:date="2025-11-04T13:19:00Z" w16du:dateUtc="2025-11-04T13:19:00Z">
              <w:r w:rsidR="00377E2D" w:rsidDel="00E859E9">
                <w:delText>Digital code</w:delText>
              </w:r>
            </w:del>
          </w:p>
        </w:tc>
      </w:tr>
      <w:tr w:rsidR="00B10AB8" w:rsidRPr="00096D2A" w14:paraId="7CCD6D11"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019DA6A3" w14:textId="77777777" w:rsidR="00B10AB8" w:rsidRPr="00096D2A" w:rsidRDefault="00B10AB8">
            <w:pPr>
              <w:rPr>
                <w:i/>
                <w:iCs/>
              </w:rPr>
            </w:pPr>
            <w:r w:rsidRPr="00096D2A">
              <w:rPr>
                <w:i/>
                <w:iCs/>
              </w:rPr>
              <w:lastRenderedPageBreak/>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80E6F38" w14:textId="13F34DF8" w:rsidR="00B10AB8" w:rsidRPr="00096D2A" w:rsidRDefault="00377E2D">
            <w:r>
              <w:t>Data controller</w:t>
            </w:r>
          </w:p>
        </w:tc>
      </w:tr>
    </w:tbl>
    <w:p w14:paraId="1B2BD520" w14:textId="77777777" w:rsidR="00B10AB8" w:rsidRPr="00096D2A" w:rsidRDefault="00B10AB8" w:rsidP="00B10AB8">
      <w:pPr>
        <w:tabs>
          <w:tab w:val="left" w:pos="1794"/>
        </w:tabs>
      </w:pPr>
    </w:p>
    <w:p w14:paraId="02526CC3" w14:textId="56FD5DA2" w:rsidR="00B10AB8" w:rsidRPr="00096D2A" w:rsidRDefault="00B10AB8" w:rsidP="00B10AB8">
      <w:pPr>
        <w:tabs>
          <w:tab w:val="left" w:pos="1794"/>
        </w:tabs>
      </w:pPr>
      <w:r w:rsidRPr="00096D2A">
        <w:t xml:space="preserve">16.6. Deletion </w:t>
      </w:r>
    </w:p>
    <w:p w14:paraId="450FF90B" w14:textId="77777777" w:rsidR="00B10AB8" w:rsidRPr="00096D2A" w:rsidRDefault="00B10AB8" w:rsidP="00B10AB8">
      <w:pPr>
        <w:tabs>
          <w:tab w:val="left" w:pos="1794"/>
        </w:tabs>
      </w:pPr>
    </w:p>
    <w:p w14:paraId="59D57452" w14:textId="77777777" w:rsidR="00B10AB8" w:rsidRPr="00096D2A" w:rsidRDefault="00B10AB8" w:rsidP="00E27686">
      <w:pPr>
        <w:pStyle w:val="ListParagraph"/>
        <w:numPr>
          <w:ilvl w:val="0"/>
          <w:numId w:val="22"/>
        </w:numPr>
        <w:tabs>
          <w:tab w:val="left" w:pos="1794"/>
        </w:tabs>
        <w:rPr>
          <w:i/>
          <w:iCs/>
        </w:rPr>
      </w:pPr>
      <w:r w:rsidRPr="00096D2A">
        <w:rPr>
          <w:i/>
          <w:iCs/>
        </w:rPr>
        <w:t xml:space="preserve">Do data subjects have the right to deletion/erasure? (Please confirm in which circumstances the right applies) </w:t>
      </w:r>
    </w:p>
    <w:p w14:paraId="35A21AAA" w14:textId="77777777" w:rsidR="00B10AB8" w:rsidRPr="00096D2A" w:rsidRDefault="00B10AB8" w:rsidP="00B10AB8">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0BF7833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447BBE7"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A9ABD5A" w14:textId="1B43F6A5" w:rsidR="00C40C92" w:rsidRDefault="00B10AB8" w:rsidP="00C40C92">
            <w:r w:rsidRPr="00096D2A">
              <w:t> </w:t>
            </w:r>
            <w:r w:rsidR="00377E2D">
              <w:t>Yes</w:t>
            </w:r>
            <w:r w:rsidR="00C40C92">
              <w:t xml:space="preserve">, </w:t>
            </w:r>
            <w:del w:id="1089" w:author="Bahar Toto" w:date="2025-11-04T14:52:00Z" w16du:dateUtc="2025-11-04T14:52:00Z">
              <w:r w:rsidR="00C40C92" w:rsidDel="00C20A37">
                <w:delText xml:space="preserve">The </w:delText>
              </w:r>
            </w:del>
            <w:ins w:id="1090" w:author="Bahar Toto" w:date="2025-11-04T14:52:00Z" w16du:dateUtc="2025-11-04T14:52:00Z">
              <w:r w:rsidR="00C20A37">
                <w:t>the</w:t>
              </w:r>
              <w:r w:rsidR="00C20A37">
                <w:t xml:space="preserve"> </w:t>
              </w:r>
            </w:ins>
            <w:r w:rsidR="00C40C92">
              <w:t>data controller is obliged to erase the data when one of the following grounds applies:</w:t>
            </w:r>
          </w:p>
          <w:p w14:paraId="2D5F10B2" w14:textId="77777777" w:rsidR="00C40C92" w:rsidRDefault="00C40C92" w:rsidP="00C40C92">
            <w:r>
              <w:t xml:space="preserve">1. the personal data are no longer necessary in relation to the purposes for which they were collected or otherwise </w:t>
            </w:r>
            <w:proofErr w:type="gramStart"/>
            <w:r>
              <w:t>processed;</w:t>
            </w:r>
            <w:proofErr w:type="gramEnd"/>
          </w:p>
          <w:p w14:paraId="33103ED4" w14:textId="77777777" w:rsidR="00C40C92" w:rsidRDefault="00C40C92" w:rsidP="00C40C92">
            <w:r>
              <w:t xml:space="preserve">2. to comply with a legal obligation to which the data controller is </w:t>
            </w:r>
            <w:proofErr w:type="gramStart"/>
            <w:r>
              <w:t>subject;</w:t>
            </w:r>
            <w:proofErr w:type="gramEnd"/>
          </w:p>
          <w:p w14:paraId="11470D68" w14:textId="77777777" w:rsidR="00C40C92" w:rsidRDefault="00C40C92" w:rsidP="00C40C92">
            <w:r>
              <w:t xml:space="preserve">3. to perform a task carried out in the public interest or in the exercise of official authority vested in the data </w:t>
            </w:r>
            <w:proofErr w:type="gramStart"/>
            <w:r>
              <w:t>controller;</w:t>
            </w:r>
            <w:proofErr w:type="gramEnd"/>
          </w:p>
          <w:p w14:paraId="6DD9FFB5" w14:textId="3F0FFF92" w:rsidR="00C40C92" w:rsidRDefault="00C40C92" w:rsidP="00C40C92">
            <w:r>
              <w:t>4. the personal data have been unlawfully processed;</w:t>
            </w:r>
            <w:ins w:id="1091" w:author="Bahar Toto" w:date="2025-11-04T14:53:00Z" w16du:dateUtc="2025-11-04T14:53:00Z">
              <w:r w:rsidR="00C20A37">
                <w:t xml:space="preserve"> and</w:t>
              </w:r>
            </w:ins>
          </w:p>
          <w:p w14:paraId="3F005CDE" w14:textId="5F33B40B" w:rsidR="00B10AB8" w:rsidRPr="00096D2A" w:rsidRDefault="00C40C92" w:rsidP="00C40C92">
            <w:r>
              <w:t>5. the data subject withdraws consent on which the processing is based and there is no other legal ground for the processing.</w:t>
            </w:r>
          </w:p>
        </w:tc>
      </w:tr>
      <w:tr w:rsidR="00B10AB8" w:rsidRPr="00096D2A" w14:paraId="3751346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171DBA1"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803729F" w14:textId="5BFA470B" w:rsidR="00B10AB8" w:rsidRPr="00096D2A" w:rsidRDefault="00C20A37">
            <w:ins w:id="1092" w:author="Bahar Toto" w:date="2025-11-04T14:53:00Z" w16du:dateUtc="2025-11-04T14:53:00Z">
              <w:r>
                <w:t>Article</w:t>
              </w:r>
            </w:ins>
            <w:r w:rsidR="00B10AB8" w:rsidRPr="00096D2A">
              <w:t> </w:t>
            </w:r>
            <w:r w:rsidR="00377E2D">
              <w:t xml:space="preserve">215 </w:t>
            </w:r>
            <w:ins w:id="1093" w:author="Bahar Toto" w:date="2025-11-04T13:19:00Z" w16du:dateUtc="2025-11-04T13:19:00Z">
              <w:r w:rsidR="00E859E9">
                <w:t>of the Digital Code</w:t>
              </w:r>
            </w:ins>
            <w:del w:id="1094" w:author="Bahar Toto" w:date="2025-11-04T13:19:00Z" w16du:dateUtc="2025-11-04T13:19:00Z">
              <w:r w:rsidR="00377E2D" w:rsidDel="00E859E9">
                <w:delText>Digital Code</w:delText>
              </w:r>
            </w:del>
          </w:p>
        </w:tc>
      </w:tr>
      <w:tr w:rsidR="00B10AB8" w:rsidRPr="00096D2A" w14:paraId="51DFB95C"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41530F08"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A747CAD" w14:textId="0087A9DD" w:rsidR="00B10AB8" w:rsidRPr="00096D2A" w:rsidRDefault="00377E2D">
            <w:r>
              <w:t>Data controller</w:t>
            </w:r>
          </w:p>
        </w:tc>
      </w:tr>
    </w:tbl>
    <w:p w14:paraId="31CD83D8" w14:textId="77777777" w:rsidR="00B10AB8" w:rsidRPr="00096D2A" w:rsidRDefault="00B10AB8" w:rsidP="00B10AB8">
      <w:pPr>
        <w:tabs>
          <w:tab w:val="left" w:pos="1794"/>
        </w:tabs>
        <w:rPr>
          <w:i/>
          <w:iCs/>
        </w:rPr>
      </w:pPr>
    </w:p>
    <w:p w14:paraId="6031F85B" w14:textId="6CDC5C15" w:rsidR="00B10AB8" w:rsidRPr="00096D2A" w:rsidRDefault="00B10AB8" w:rsidP="00E27686">
      <w:pPr>
        <w:pStyle w:val="ListParagraph"/>
        <w:numPr>
          <w:ilvl w:val="0"/>
          <w:numId w:val="22"/>
        </w:numPr>
        <w:tabs>
          <w:tab w:val="left" w:pos="1794"/>
        </w:tabs>
        <w:rPr>
          <w:i/>
          <w:iCs/>
        </w:rPr>
      </w:pPr>
      <w:r w:rsidRPr="00096D2A">
        <w:rPr>
          <w:i/>
          <w:iCs/>
        </w:rPr>
        <w:t>Are there general exceptions? (e.g., legal obligation)</w:t>
      </w:r>
    </w:p>
    <w:p w14:paraId="16D97F99" w14:textId="77777777" w:rsidR="00B10AB8" w:rsidRPr="00096D2A" w:rsidRDefault="00B10AB8" w:rsidP="00B10AB8">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762279A0"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76DCBBEC"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63C917D" w14:textId="77777777" w:rsidR="00A602AD" w:rsidRDefault="00B10AB8" w:rsidP="00A602AD">
            <w:r w:rsidRPr="00096D2A">
              <w:t> </w:t>
            </w:r>
            <w:r w:rsidR="00A602AD">
              <w:t>The right to erasure does not apply insofar as the processing is necessary:</w:t>
            </w:r>
          </w:p>
          <w:p w14:paraId="5CA616F0" w14:textId="77777777" w:rsidR="00A602AD" w:rsidRDefault="00A602AD" w:rsidP="00A602AD">
            <w:r>
              <w:t xml:space="preserve">1. for the exercise of the right to freedom of expression and </w:t>
            </w:r>
            <w:proofErr w:type="gramStart"/>
            <w:r>
              <w:t>information;</w:t>
            </w:r>
            <w:proofErr w:type="gramEnd"/>
          </w:p>
          <w:p w14:paraId="6ACAEDAB" w14:textId="77777777" w:rsidR="00A602AD" w:rsidRDefault="00A602AD" w:rsidP="00A602AD">
            <w:r>
              <w:t xml:space="preserve">2. to comply with a legal obligation requiring the processing or to perform a task carried out in the public interest or in the exercise of official authority vested in the data </w:t>
            </w:r>
            <w:proofErr w:type="gramStart"/>
            <w:r>
              <w:t>controller;</w:t>
            </w:r>
            <w:proofErr w:type="gramEnd"/>
          </w:p>
          <w:p w14:paraId="060CBC53" w14:textId="77777777" w:rsidR="00A602AD" w:rsidRDefault="00A602AD" w:rsidP="00A602AD">
            <w:r>
              <w:t xml:space="preserve">3. for reasons of public interest </w:t>
            </w:r>
            <w:proofErr w:type="gramStart"/>
            <w:r>
              <w:t>in the area of</w:t>
            </w:r>
            <w:proofErr w:type="gramEnd"/>
            <w:r>
              <w:t xml:space="preserve"> public </w:t>
            </w:r>
            <w:proofErr w:type="gramStart"/>
            <w:r>
              <w:t>health;</w:t>
            </w:r>
            <w:proofErr w:type="gramEnd"/>
          </w:p>
          <w:p w14:paraId="31A171BA" w14:textId="4E90AF89" w:rsidR="00A602AD" w:rsidRDefault="00A602AD" w:rsidP="00A602AD">
            <w:r>
              <w:t>4. for archiving purposes in the public interest, scientific or historical research purposes, or statistical purposes, insofar as the right referred to in paragraph 1 is likely to render impossible or seriously impair the achievement of the objectives of that processing;</w:t>
            </w:r>
            <w:ins w:id="1095" w:author="Bahar Toto" w:date="2025-11-04T14:53:00Z" w16du:dateUtc="2025-11-04T14:53:00Z">
              <w:r w:rsidR="00C20A37">
                <w:t xml:space="preserve"> and/or</w:t>
              </w:r>
            </w:ins>
          </w:p>
          <w:p w14:paraId="0D2240F4" w14:textId="1994C18B" w:rsidR="00B10AB8" w:rsidRPr="00096D2A" w:rsidRDefault="00A602AD" w:rsidP="00A602AD">
            <w:r>
              <w:lastRenderedPageBreak/>
              <w:t xml:space="preserve">5. for the establishment, exercise, or </w:t>
            </w:r>
            <w:proofErr w:type="spellStart"/>
            <w:r>
              <w:t>defense</w:t>
            </w:r>
            <w:proofErr w:type="spellEnd"/>
            <w:r>
              <w:t xml:space="preserve"> of legal claims.</w:t>
            </w:r>
          </w:p>
        </w:tc>
      </w:tr>
      <w:tr w:rsidR="00B10AB8" w:rsidRPr="00096D2A" w14:paraId="1B0F63CD"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23A0D6AE" w14:textId="77777777" w:rsidR="00B10AB8" w:rsidRPr="00096D2A" w:rsidRDefault="00B10AB8">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C5885BC" w14:textId="27FF84D2" w:rsidR="00B10AB8" w:rsidRPr="00096D2A" w:rsidRDefault="00C20A37">
            <w:ins w:id="1096" w:author="Bahar Toto" w:date="2025-11-04T14:53:00Z" w16du:dateUtc="2025-11-04T14:53:00Z">
              <w:r>
                <w:t>Article</w:t>
              </w:r>
            </w:ins>
            <w:r w:rsidR="00B10AB8" w:rsidRPr="00096D2A">
              <w:t> </w:t>
            </w:r>
            <w:r w:rsidR="00A602AD">
              <w:t xml:space="preserve">215 </w:t>
            </w:r>
            <w:ins w:id="1097" w:author="Bahar Toto" w:date="2025-11-04T13:19:00Z" w16du:dateUtc="2025-11-04T13:19:00Z">
              <w:r w:rsidR="00E859E9">
                <w:t>of the Digital Code</w:t>
              </w:r>
            </w:ins>
            <w:del w:id="1098" w:author="Bahar Toto" w:date="2025-11-04T13:19:00Z" w16du:dateUtc="2025-11-04T13:19:00Z">
              <w:r w:rsidR="00A602AD" w:rsidDel="00E859E9">
                <w:delText>Digital Code</w:delText>
              </w:r>
            </w:del>
          </w:p>
        </w:tc>
      </w:tr>
      <w:tr w:rsidR="004169C2" w:rsidRPr="00096D2A" w14:paraId="7CC7398C"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tcPr>
          <w:p w14:paraId="38747588" w14:textId="77777777" w:rsidR="004169C2" w:rsidRPr="00096D2A" w:rsidRDefault="004169C2" w:rsidP="004169C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6CDB5E0" w14:textId="7BAFAB05" w:rsidR="004169C2" w:rsidRPr="00E97859" w:rsidRDefault="004169C2" w:rsidP="004169C2">
            <w:ins w:id="1099" w:author="Bahar Toto" w:date="2025-11-04T14:47:00Z" w16du:dateUtc="2025-11-04T14:47:00Z">
              <w:r>
                <w:t>D</w:t>
              </w:r>
              <w:r w:rsidRPr="00473A52">
                <w:t>ata controller</w:t>
              </w:r>
            </w:ins>
            <w:del w:id="1100" w:author="Bahar Toto" w:date="2025-11-04T14:47:00Z" w16du:dateUtc="2025-11-04T14:47:00Z">
              <w:r w:rsidRPr="001C4773" w:rsidDel="00C3797F">
                <w:delText>data subjects</w:delText>
              </w:r>
            </w:del>
          </w:p>
        </w:tc>
      </w:tr>
    </w:tbl>
    <w:p w14:paraId="65751A04" w14:textId="77777777" w:rsidR="00B10AB8" w:rsidRPr="00096D2A" w:rsidRDefault="00B10AB8" w:rsidP="00B10AB8">
      <w:pPr>
        <w:tabs>
          <w:tab w:val="left" w:pos="1794"/>
        </w:tabs>
        <w:rPr>
          <w:i/>
          <w:iCs/>
        </w:rPr>
      </w:pPr>
    </w:p>
    <w:p w14:paraId="2F232E76" w14:textId="77777777" w:rsidR="00B10AB8" w:rsidRPr="00096D2A" w:rsidRDefault="00B10AB8" w:rsidP="00B10AB8">
      <w:pPr>
        <w:tabs>
          <w:tab w:val="left" w:pos="1794"/>
        </w:tabs>
      </w:pPr>
    </w:p>
    <w:p w14:paraId="73BA327E" w14:textId="138CF76D" w:rsidR="00B10AB8" w:rsidRPr="00096D2A" w:rsidRDefault="00B10AB8" w:rsidP="00B10AB8">
      <w:pPr>
        <w:tabs>
          <w:tab w:val="left" w:pos="1794"/>
        </w:tabs>
      </w:pPr>
      <w:r w:rsidRPr="00096D2A">
        <w:t xml:space="preserve">16.7. Restriction processing / limit use </w:t>
      </w:r>
    </w:p>
    <w:p w14:paraId="1135C8B5" w14:textId="77777777" w:rsidR="00B10AB8" w:rsidRPr="00096D2A" w:rsidRDefault="00B10AB8" w:rsidP="00B10AB8">
      <w:pPr>
        <w:tabs>
          <w:tab w:val="left" w:pos="1794"/>
        </w:tabs>
      </w:pPr>
    </w:p>
    <w:p w14:paraId="483D7EC1" w14:textId="77777777" w:rsidR="00B10AB8" w:rsidRPr="00096D2A" w:rsidRDefault="00B10AB8" w:rsidP="00E27686">
      <w:pPr>
        <w:pStyle w:val="ListParagraph"/>
        <w:numPr>
          <w:ilvl w:val="0"/>
          <w:numId w:val="23"/>
        </w:numPr>
        <w:tabs>
          <w:tab w:val="left" w:pos="1794"/>
        </w:tabs>
        <w:rPr>
          <w:i/>
          <w:iCs/>
        </w:rPr>
      </w:pPr>
      <w:r w:rsidRPr="00096D2A">
        <w:rPr>
          <w:i/>
          <w:iCs/>
        </w:rPr>
        <w:t xml:space="preserve">Do data subjects have the right to restrict processing/ limit use? (Please confirm in which circumstances the right applies) </w:t>
      </w:r>
    </w:p>
    <w:p w14:paraId="068AF4E9" w14:textId="77777777" w:rsidR="00B10AB8" w:rsidRPr="00096D2A" w:rsidRDefault="00B10AB8" w:rsidP="00B10AB8">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44BCED16"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4082DAE0"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713915F" w14:textId="3A0CE1FD" w:rsidR="00B10AB8" w:rsidRPr="00096D2A" w:rsidRDefault="00B10AB8">
            <w:r w:rsidRPr="00096D2A">
              <w:t> </w:t>
            </w:r>
            <w:r w:rsidR="00DD63F3" w:rsidRPr="00DD63F3">
              <w:t xml:space="preserve">Yes, natural persons have the right to object, at any time and for legitimate reasons, to the processing of data concerning them. Data subjects also have the right to have their data locked. Additionally, the Digital Code specifies that the </w:t>
            </w:r>
            <w:ins w:id="1101" w:author="Bahar Toto" w:date="2025-11-04T14:35:00Z" w16du:dateUtc="2025-11-04T14:35:00Z">
              <w:r w:rsidR="00EB7BB6" w:rsidRPr="009F2A7A">
                <w:rPr>
                  <w:lang w:val="en-US"/>
                </w:rPr>
                <w:t>PDPA</w:t>
              </w:r>
            </w:ins>
            <w:del w:id="1102" w:author="Bahar Toto" w:date="2025-11-04T14:35:00Z" w16du:dateUtc="2025-11-04T14:35:00Z">
              <w:r w:rsidR="00DD63F3" w:rsidRPr="00DD63F3" w:rsidDel="00EB7BB6">
                <w:delText xml:space="preserve">Data Protection Authority </w:delText>
              </w:r>
            </w:del>
            <w:ins w:id="1103" w:author="Bahar Toto" w:date="2025-11-04T14:35:00Z" w16du:dateUtc="2025-11-04T14:35:00Z">
              <w:r w:rsidR="00EB7BB6">
                <w:t xml:space="preserve"> </w:t>
              </w:r>
            </w:ins>
            <w:r w:rsidR="00DD63F3" w:rsidRPr="00DD63F3">
              <w:t>adopts measures or guidelines to specify the conditions and criteria applicable to the limitation of processing.</w:t>
            </w:r>
          </w:p>
        </w:tc>
      </w:tr>
      <w:tr w:rsidR="00B10AB8" w:rsidRPr="00096D2A" w14:paraId="0EB3DD4D"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1EE03D56"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B9DC5A4" w14:textId="2C414E2E" w:rsidR="00B10AB8" w:rsidRPr="00096D2A" w:rsidRDefault="00C20A37">
            <w:ins w:id="1104" w:author="Bahar Toto" w:date="2025-11-04T14:53:00Z" w16du:dateUtc="2025-11-04T14:53:00Z">
              <w:r>
                <w:t>Articles</w:t>
              </w:r>
            </w:ins>
            <w:r w:rsidR="00B10AB8" w:rsidRPr="00096D2A">
              <w:t> </w:t>
            </w:r>
            <w:r w:rsidR="00E97859">
              <w:t xml:space="preserve">213, 214, </w:t>
            </w:r>
            <w:ins w:id="1105" w:author="Bahar Toto" w:date="2025-11-04T14:53:00Z" w16du:dateUtc="2025-11-04T14:53:00Z">
              <w:r>
                <w:t xml:space="preserve">and </w:t>
              </w:r>
            </w:ins>
            <w:r w:rsidR="00E97859">
              <w:t>2</w:t>
            </w:r>
            <w:del w:id="1106" w:author="Bahar Toto" w:date="2025-11-04T14:53:00Z" w16du:dateUtc="2025-11-04T14:53:00Z">
              <w:r w:rsidR="00E97859" w:rsidDel="00C20A37">
                <w:delText>0</w:delText>
              </w:r>
            </w:del>
            <w:r w:rsidR="00E97859">
              <w:t xml:space="preserve">17 </w:t>
            </w:r>
            <w:ins w:id="1107" w:author="Bahar Toto" w:date="2025-11-04T13:19:00Z" w16du:dateUtc="2025-11-04T13:19:00Z">
              <w:r w:rsidR="00E859E9">
                <w:t>of the Digital Code</w:t>
              </w:r>
            </w:ins>
            <w:del w:id="1108" w:author="Bahar Toto" w:date="2025-11-04T13:19:00Z" w16du:dateUtc="2025-11-04T13:19:00Z">
              <w:r w:rsidR="00E97859" w:rsidDel="00E859E9">
                <w:delText>Digital Code</w:delText>
              </w:r>
            </w:del>
          </w:p>
        </w:tc>
      </w:tr>
      <w:tr w:rsidR="004169C2" w:rsidRPr="00096D2A" w14:paraId="42E35211"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tcPr>
          <w:p w14:paraId="253D99B5" w14:textId="77777777" w:rsidR="004169C2" w:rsidRPr="00096D2A" w:rsidRDefault="004169C2" w:rsidP="004169C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73E7A36" w14:textId="1B922F0A" w:rsidR="004169C2" w:rsidRPr="00E97859" w:rsidRDefault="004169C2" w:rsidP="004169C2">
            <w:ins w:id="1109" w:author="Bahar Toto" w:date="2025-11-04T14:47:00Z" w16du:dateUtc="2025-11-04T14:47:00Z">
              <w:r>
                <w:t>D</w:t>
              </w:r>
              <w:r w:rsidRPr="00473A52">
                <w:t>ata controller</w:t>
              </w:r>
            </w:ins>
            <w:del w:id="1110" w:author="Bahar Toto" w:date="2025-11-04T14:47:00Z" w16du:dateUtc="2025-11-04T14:47:00Z">
              <w:r w:rsidRPr="001C4773" w:rsidDel="00CD7866">
                <w:delText>data subjects</w:delText>
              </w:r>
            </w:del>
          </w:p>
        </w:tc>
      </w:tr>
    </w:tbl>
    <w:p w14:paraId="51B5A4DF" w14:textId="77777777" w:rsidR="00B10AB8" w:rsidRPr="00096D2A" w:rsidRDefault="00B10AB8" w:rsidP="00B10AB8">
      <w:pPr>
        <w:tabs>
          <w:tab w:val="left" w:pos="1794"/>
        </w:tabs>
        <w:rPr>
          <w:i/>
          <w:iCs/>
        </w:rPr>
      </w:pPr>
    </w:p>
    <w:p w14:paraId="503A69B1" w14:textId="7A34A02E" w:rsidR="00B10AB8" w:rsidRPr="00096D2A" w:rsidRDefault="00B10AB8" w:rsidP="00E27686">
      <w:pPr>
        <w:pStyle w:val="ListParagraph"/>
        <w:numPr>
          <w:ilvl w:val="0"/>
          <w:numId w:val="23"/>
        </w:numPr>
        <w:tabs>
          <w:tab w:val="left" w:pos="1794"/>
        </w:tabs>
        <w:rPr>
          <w:i/>
          <w:iCs/>
        </w:rPr>
      </w:pPr>
      <w:r w:rsidRPr="00096D2A">
        <w:rPr>
          <w:i/>
          <w:iCs/>
        </w:rPr>
        <w:t>Are there general exceptions?</w:t>
      </w:r>
    </w:p>
    <w:p w14:paraId="3FFF8D6B" w14:textId="77777777" w:rsidR="00B10AB8" w:rsidRPr="00096D2A" w:rsidRDefault="00B10AB8" w:rsidP="00B10AB8">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2BB6CD70"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16408300"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3EE6573" w14:textId="6DD97F93" w:rsidR="00B10AB8" w:rsidRPr="00096D2A" w:rsidRDefault="00B10AB8">
            <w:r w:rsidRPr="00096D2A">
              <w:t> </w:t>
            </w:r>
            <w:r w:rsidR="00DD63F3" w:rsidRPr="00DD63F3">
              <w:t xml:space="preserve">The </w:t>
            </w:r>
            <w:del w:id="1111" w:author="Bahar Toto" w:date="2025-11-04T14:53:00Z" w16du:dateUtc="2025-11-04T14:53:00Z">
              <w:r w:rsidR="00DD63F3" w:rsidRPr="00DD63F3" w:rsidDel="00C20A37">
                <w:delText xml:space="preserve">document </w:delText>
              </w:r>
            </w:del>
            <w:ins w:id="1112" w:author="Bahar Toto" w:date="2025-11-04T14:53:00Z" w16du:dateUtc="2025-11-04T14:53:00Z">
              <w:r w:rsidR="00C20A37">
                <w:t>Digital Code</w:t>
              </w:r>
              <w:r w:rsidR="00C20A37" w:rsidRPr="00DD63F3">
                <w:t xml:space="preserve"> </w:t>
              </w:r>
            </w:ins>
            <w:r w:rsidR="00DD63F3" w:rsidRPr="00DD63F3">
              <w:t xml:space="preserve">does not mention specific exceptions to the right to object or to limit processing, other than the special regime for processing related to state security, </w:t>
            </w:r>
            <w:proofErr w:type="spellStart"/>
            <w:r w:rsidR="00DD63F3" w:rsidRPr="00DD63F3">
              <w:t>defense</w:t>
            </w:r>
            <w:proofErr w:type="spellEnd"/>
            <w:r w:rsidR="00DD63F3" w:rsidRPr="00DD63F3">
              <w:t>, and public safety.</w:t>
            </w:r>
          </w:p>
        </w:tc>
      </w:tr>
      <w:tr w:rsidR="00B10AB8" w:rsidRPr="00096D2A" w14:paraId="44450F23"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1EF4014E"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1E2C8FB" w14:textId="35414723" w:rsidR="00B10AB8" w:rsidRPr="00096D2A" w:rsidRDefault="00C20A37">
            <w:ins w:id="1113" w:author="Bahar Toto" w:date="2025-11-04T14:53:00Z" w16du:dateUtc="2025-11-04T14:53:00Z">
              <w:r>
                <w:t>Article</w:t>
              </w:r>
            </w:ins>
            <w:r w:rsidR="00B10AB8" w:rsidRPr="00096D2A">
              <w:t> </w:t>
            </w:r>
            <w:r w:rsidR="00C05BB7">
              <w:t xml:space="preserve">217 </w:t>
            </w:r>
            <w:ins w:id="1114" w:author="Bahar Toto" w:date="2025-11-04T13:19:00Z" w16du:dateUtc="2025-11-04T13:19:00Z">
              <w:r w:rsidR="00E859E9">
                <w:t>of the Digital Code</w:t>
              </w:r>
            </w:ins>
            <w:del w:id="1115" w:author="Bahar Toto" w:date="2025-11-04T13:19:00Z" w16du:dateUtc="2025-11-04T13:19:00Z">
              <w:r w:rsidR="00C05BB7" w:rsidDel="00E859E9">
                <w:delText>Digital Code</w:delText>
              </w:r>
            </w:del>
          </w:p>
        </w:tc>
      </w:tr>
      <w:tr w:rsidR="004169C2" w:rsidRPr="00096D2A" w14:paraId="4A831BBB"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tcPr>
          <w:p w14:paraId="28629645" w14:textId="77777777" w:rsidR="004169C2" w:rsidRPr="00096D2A" w:rsidRDefault="004169C2" w:rsidP="004169C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92BA5C3" w14:textId="4C0558BA" w:rsidR="004169C2" w:rsidRPr="00096D2A" w:rsidRDefault="004169C2" w:rsidP="004169C2">
            <w:ins w:id="1116" w:author="Bahar Toto" w:date="2025-11-04T14:47:00Z" w16du:dateUtc="2025-11-04T14:47:00Z">
              <w:r>
                <w:t>D</w:t>
              </w:r>
              <w:r w:rsidRPr="00473A52">
                <w:t>ata controller</w:t>
              </w:r>
            </w:ins>
            <w:del w:id="1117" w:author="Bahar Toto" w:date="2025-11-04T14:47:00Z" w16du:dateUtc="2025-11-04T14:47:00Z">
              <w:r w:rsidRPr="001D090F" w:rsidDel="00C67F93">
                <w:delText>data subjects</w:delText>
              </w:r>
            </w:del>
          </w:p>
        </w:tc>
      </w:tr>
    </w:tbl>
    <w:p w14:paraId="49300382" w14:textId="77777777" w:rsidR="00B10AB8" w:rsidRPr="00096D2A" w:rsidRDefault="00B10AB8" w:rsidP="00B10AB8">
      <w:pPr>
        <w:tabs>
          <w:tab w:val="left" w:pos="1794"/>
        </w:tabs>
      </w:pPr>
    </w:p>
    <w:p w14:paraId="5203761B" w14:textId="1CF352E1" w:rsidR="00B10AB8" w:rsidRPr="00096D2A" w:rsidRDefault="00B10AB8" w:rsidP="00B10AB8">
      <w:pPr>
        <w:tabs>
          <w:tab w:val="left" w:pos="1794"/>
        </w:tabs>
      </w:pPr>
      <w:r w:rsidRPr="43A8F02C">
        <w:t xml:space="preserve">16.8. </w:t>
      </w:r>
      <w:proofErr w:type="spellStart"/>
      <w:r w:rsidRPr="43A8F02C">
        <w:t>Opt</w:t>
      </w:r>
      <w:proofErr w:type="spellEnd"/>
      <w:r w:rsidRPr="43A8F02C">
        <w:t xml:space="preserve"> out / object</w:t>
      </w:r>
    </w:p>
    <w:p w14:paraId="50A2D606" w14:textId="77777777" w:rsidR="00B10AB8" w:rsidRPr="00096D2A" w:rsidRDefault="00B10AB8" w:rsidP="00B10AB8">
      <w:pPr>
        <w:tabs>
          <w:tab w:val="left" w:pos="1794"/>
        </w:tabs>
      </w:pPr>
    </w:p>
    <w:p w14:paraId="215A1C7C" w14:textId="77777777" w:rsidR="00B10AB8" w:rsidRPr="00096D2A" w:rsidRDefault="00B10AB8" w:rsidP="00E27686">
      <w:pPr>
        <w:pStyle w:val="ListParagraph"/>
        <w:numPr>
          <w:ilvl w:val="0"/>
          <w:numId w:val="24"/>
        </w:numPr>
        <w:tabs>
          <w:tab w:val="left" w:pos="1794"/>
        </w:tabs>
        <w:rPr>
          <w:i/>
          <w:iCs/>
        </w:rPr>
      </w:pPr>
      <w:r w:rsidRPr="00096D2A">
        <w:rPr>
          <w:i/>
          <w:iCs/>
        </w:rPr>
        <w:t xml:space="preserve">Do data subjects have the right to opt out/object? (Please confirm in which circumstances the right applies) </w:t>
      </w:r>
    </w:p>
    <w:p w14:paraId="7B86AD64" w14:textId="77777777" w:rsidR="00B10AB8" w:rsidRPr="00096D2A" w:rsidRDefault="00B10AB8" w:rsidP="00B10AB8">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7E09C35C"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6869096B"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09B39EC" w14:textId="2D788896" w:rsidR="00B10AB8" w:rsidRPr="00096D2A" w:rsidRDefault="00B10AB8">
            <w:r w:rsidRPr="00096D2A">
              <w:t> </w:t>
            </w:r>
            <w:r w:rsidR="00DD63F3" w:rsidRPr="00DD63F3">
              <w:t>Any natural person has the right to object, at any time, for legitimate reasons, to the processing of personal data concerning them.</w:t>
            </w:r>
          </w:p>
        </w:tc>
      </w:tr>
      <w:tr w:rsidR="00B10AB8" w:rsidRPr="00096D2A" w14:paraId="586662F3"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57989C34"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4AD536E" w14:textId="4D580DA6" w:rsidR="00B10AB8" w:rsidRPr="00096D2A" w:rsidRDefault="00C20A37">
            <w:ins w:id="1118" w:author="Bahar Toto" w:date="2025-11-04T14:53:00Z" w16du:dateUtc="2025-11-04T14:53:00Z">
              <w:r>
                <w:t>Article</w:t>
              </w:r>
            </w:ins>
            <w:r w:rsidR="00B10AB8" w:rsidRPr="00096D2A">
              <w:t> </w:t>
            </w:r>
            <w:r w:rsidR="00F476FC">
              <w:t xml:space="preserve">213 </w:t>
            </w:r>
            <w:ins w:id="1119" w:author="Bahar Toto" w:date="2025-11-04T13:19:00Z" w16du:dateUtc="2025-11-04T13:19:00Z">
              <w:r w:rsidR="00E859E9">
                <w:t>of the Digital Code</w:t>
              </w:r>
            </w:ins>
            <w:del w:id="1120" w:author="Bahar Toto" w:date="2025-11-04T13:19:00Z" w16du:dateUtc="2025-11-04T13:19:00Z">
              <w:r w:rsidR="00F476FC" w:rsidDel="00E859E9">
                <w:delText>Digital Code</w:delText>
              </w:r>
            </w:del>
          </w:p>
        </w:tc>
      </w:tr>
      <w:tr w:rsidR="004169C2" w:rsidRPr="00096D2A" w14:paraId="28CCBDA7"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tcPr>
          <w:p w14:paraId="6AEEE2C2" w14:textId="77777777" w:rsidR="004169C2" w:rsidRPr="00096D2A" w:rsidRDefault="004169C2" w:rsidP="004169C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97E2E8D" w14:textId="6F2A2C40" w:rsidR="004169C2" w:rsidRPr="00096D2A" w:rsidRDefault="004169C2" w:rsidP="004169C2">
            <w:ins w:id="1121" w:author="Bahar Toto" w:date="2025-11-04T14:48:00Z" w16du:dateUtc="2025-11-04T14:48:00Z">
              <w:r>
                <w:t>D</w:t>
              </w:r>
              <w:r w:rsidRPr="00473A52">
                <w:t>ata controller</w:t>
              </w:r>
            </w:ins>
            <w:del w:id="1122" w:author="Bahar Toto" w:date="2025-11-04T14:48:00Z" w16du:dateUtc="2025-11-04T14:48:00Z">
              <w:r w:rsidRPr="001D090F" w:rsidDel="007B6022">
                <w:delText>data subjects</w:delText>
              </w:r>
            </w:del>
          </w:p>
        </w:tc>
      </w:tr>
    </w:tbl>
    <w:p w14:paraId="450B953C" w14:textId="77777777" w:rsidR="00B10AB8" w:rsidRPr="00096D2A" w:rsidRDefault="00B10AB8" w:rsidP="00B10AB8">
      <w:pPr>
        <w:tabs>
          <w:tab w:val="left" w:pos="1794"/>
        </w:tabs>
        <w:rPr>
          <w:i/>
          <w:iCs/>
        </w:rPr>
      </w:pPr>
    </w:p>
    <w:p w14:paraId="2C4A4D25" w14:textId="19038190" w:rsidR="00B10AB8" w:rsidRPr="00096D2A" w:rsidRDefault="00B10AB8" w:rsidP="00E27686">
      <w:pPr>
        <w:pStyle w:val="ListParagraph"/>
        <w:numPr>
          <w:ilvl w:val="0"/>
          <w:numId w:val="24"/>
        </w:numPr>
        <w:tabs>
          <w:tab w:val="left" w:pos="1794"/>
        </w:tabs>
        <w:rPr>
          <w:i/>
          <w:iCs/>
        </w:rPr>
      </w:pPr>
      <w:r w:rsidRPr="00096D2A">
        <w:rPr>
          <w:i/>
          <w:iCs/>
        </w:rPr>
        <w:t>Are there general exceptions?</w:t>
      </w:r>
    </w:p>
    <w:p w14:paraId="4669E011" w14:textId="77777777" w:rsidR="00B10AB8" w:rsidRPr="00096D2A" w:rsidRDefault="00B10AB8" w:rsidP="00B10AB8">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2ACA748B"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39AAF7F7"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EF792DF" w14:textId="1292D565" w:rsidR="00B10AB8" w:rsidRPr="00096D2A" w:rsidRDefault="00B10AB8">
            <w:r w:rsidRPr="00096D2A">
              <w:t> </w:t>
            </w:r>
            <w:r w:rsidR="00F476FC">
              <w:t>No</w:t>
            </w:r>
            <w:ins w:id="1123" w:author="Bahar Toto" w:date="2025-11-04T14:54:00Z" w16du:dateUtc="2025-11-04T14:54:00Z">
              <w:r w:rsidR="00C20A37">
                <w:t>.</w:t>
              </w:r>
            </w:ins>
          </w:p>
        </w:tc>
      </w:tr>
      <w:tr w:rsidR="00A9642F" w:rsidRPr="00096D2A" w14:paraId="6A5AABD9"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33E5B1D1" w14:textId="77777777" w:rsidR="00A9642F" w:rsidRPr="00096D2A" w:rsidRDefault="00A9642F" w:rsidP="00A9642F">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DE3770B" w14:textId="0DA2A0D6" w:rsidR="00A9642F" w:rsidRPr="00096D2A" w:rsidRDefault="00A9642F" w:rsidP="00A9642F">
            <w:ins w:id="1124" w:author="Bahar Toto" w:date="2025-11-04T12:51:00Z" w16du:dateUtc="2025-11-04T12:51:00Z">
              <w:r>
                <w:t>Not applicable.</w:t>
              </w:r>
            </w:ins>
            <w:del w:id="1125" w:author="Bahar Toto" w:date="2025-11-04T12:51:00Z" w16du:dateUtc="2025-11-04T12:51:00Z">
              <w:r w:rsidRPr="00096D2A" w:rsidDel="00D83FAA">
                <w:delText> </w:delText>
              </w:r>
              <w:r w:rsidDel="00D83FAA">
                <w:delText>Not applicable</w:delText>
              </w:r>
            </w:del>
          </w:p>
        </w:tc>
      </w:tr>
      <w:tr w:rsidR="00A9642F" w:rsidRPr="00096D2A" w14:paraId="3EAD693A"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tcPr>
          <w:p w14:paraId="337F8F48" w14:textId="77777777" w:rsidR="00A9642F" w:rsidRPr="00096D2A" w:rsidRDefault="00A9642F" w:rsidP="00A9642F">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FA882C4" w14:textId="4501A008" w:rsidR="00A9642F" w:rsidRPr="00096D2A" w:rsidRDefault="00A9642F" w:rsidP="00A9642F">
            <w:ins w:id="1126" w:author="Bahar Toto" w:date="2025-11-04T12:51:00Z" w16du:dateUtc="2025-11-04T12:51:00Z">
              <w:r>
                <w:t>Not applicable.</w:t>
              </w:r>
            </w:ins>
            <w:del w:id="1127" w:author="Bahar Toto" w:date="2025-11-04T12:51:00Z" w16du:dateUtc="2025-11-04T12:51:00Z">
              <w:r w:rsidDel="00D83FAA">
                <w:delText>Not applicable</w:delText>
              </w:r>
            </w:del>
          </w:p>
        </w:tc>
      </w:tr>
    </w:tbl>
    <w:p w14:paraId="69D6C884" w14:textId="77777777" w:rsidR="00B10AB8" w:rsidRPr="00096D2A" w:rsidRDefault="00B10AB8" w:rsidP="00B10AB8">
      <w:pPr>
        <w:tabs>
          <w:tab w:val="left" w:pos="1794"/>
        </w:tabs>
      </w:pPr>
    </w:p>
    <w:p w14:paraId="6FD76091" w14:textId="365E9756" w:rsidR="00B10AB8" w:rsidRPr="00096D2A" w:rsidRDefault="00B10AB8" w:rsidP="00B10AB8">
      <w:pPr>
        <w:tabs>
          <w:tab w:val="left" w:pos="1794"/>
        </w:tabs>
      </w:pPr>
      <w:r w:rsidRPr="00096D2A">
        <w:t>16.9. Right to withdraw consent</w:t>
      </w:r>
    </w:p>
    <w:p w14:paraId="45925732" w14:textId="56CE1072" w:rsidR="00B10AB8" w:rsidRPr="00096D2A" w:rsidRDefault="00B10AB8" w:rsidP="00B04C92">
      <w:pPr>
        <w:pStyle w:val="ListParagraph"/>
        <w:numPr>
          <w:ilvl w:val="0"/>
          <w:numId w:val="24"/>
        </w:numPr>
        <w:tabs>
          <w:tab w:val="left" w:pos="1794"/>
        </w:tabs>
        <w:rPr>
          <w:i/>
          <w:iCs/>
        </w:rPr>
      </w:pPr>
      <w:r w:rsidRPr="00096D2A">
        <w:rPr>
          <w:i/>
          <w:iCs/>
        </w:rPr>
        <w:t>Do data subjects have the right to withdraw their consent?</w:t>
      </w:r>
      <w:r w:rsidR="00B04C92" w:rsidRPr="00096D2A">
        <w:rPr>
          <w:i/>
          <w:iCs/>
        </w:rPr>
        <w:t xml:space="preserve"> (Please confirm in which circumstances the right applies) </w:t>
      </w:r>
    </w:p>
    <w:p w14:paraId="381FCFD6" w14:textId="77777777" w:rsidR="00B10AB8" w:rsidRPr="00096D2A" w:rsidRDefault="00B10AB8" w:rsidP="00B10AB8">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5166A91E"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712A3860"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BC1B5C1" w14:textId="1AC87D6A" w:rsidR="00B10AB8" w:rsidRPr="00096D2A" w:rsidRDefault="00B10AB8">
            <w:r w:rsidRPr="00096D2A">
              <w:t> </w:t>
            </w:r>
            <w:r w:rsidR="00DD63F3" w:rsidRPr="00DD63F3">
              <w:t>The data subject may withdraw the consent on which the processing is based. This withdrawal constitutes one of the grounds allowing the data subject to obtain the erasure of their data within a period of 30 days.</w:t>
            </w:r>
          </w:p>
        </w:tc>
      </w:tr>
      <w:tr w:rsidR="00B10AB8" w:rsidRPr="00096D2A" w14:paraId="7FEDC4B7"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6A72D56A"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2722477" w14:textId="0F16E5A9" w:rsidR="00B10AB8" w:rsidRPr="00096D2A" w:rsidRDefault="00C20A37">
            <w:ins w:id="1128" w:author="Bahar Toto" w:date="2025-11-04T14:54:00Z" w16du:dateUtc="2025-11-04T14:54:00Z">
              <w:r>
                <w:t>Article</w:t>
              </w:r>
            </w:ins>
            <w:r w:rsidR="00B10AB8" w:rsidRPr="00096D2A">
              <w:t> </w:t>
            </w:r>
            <w:r w:rsidR="00030C2D">
              <w:t>215</w:t>
            </w:r>
            <w:del w:id="1129" w:author="Bahar Toto" w:date="2025-11-04T14:54:00Z" w16du:dateUtc="2025-11-04T14:54:00Z">
              <w:r w:rsidR="00030C2D" w:rsidDel="00C20A37">
                <w:delText xml:space="preserve">, </w:delText>
              </w:r>
              <w:r w:rsidR="0074039F" w:rsidDel="00C20A37">
                <w:delText xml:space="preserve">§ </w:delText>
              </w:r>
            </w:del>
            <w:ins w:id="1130" w:author="Bahar Toto" w:date="2025-11-04T14:54:00Z" w16du:dateUtc="2025-11-04T14:54:00Z">
              <w:r>
                <w:t>(</w:t>
              </w:r>
            </w:ins>
            <w:r w:rsidR="00030C2D">
              <w:t>5</w:t>
            </w:r>
            <w:ins w:id="1131" w:author="Bahar Toto" w:date="2025-11-04T14:54:00Z" w16du:dateUtc="2025-11-04T14:54:00Z">
              <w:r>
                <w:t>)</w:t>
              </w:r>
            </w:ins>
            <w:r w:rsidR="00030C2D">
              <w:t xml:space="preserve"> </w:t>
            </w:r>
            <w:ins w:id="1132" w:author="Bahar Toto" w:date="2025-11-04T13:19:00Z" w16du:dateUtc="2025-11-04T13:19:00Z">
              <w:r w:rsidR="00E859E9">
                <w:t>of the Digital Code</w:t>
              </w:r>
            </w:ins>
            <w:del w:id="1133" w:author="Bahar Toto" w:date="2025-11-04T13:19:00Z" w16du:dateUtc="2025-11-04T13:19:00Z">
              <w:r w:rsidR="00030C2D" w:rsidDel="00E859E9">
                <w:delText>Digital Code</w:delText>
              </w:r>
            </w:del>
          </w:p>
        </w:tc>
      </w:tr>
      <w:tr w:rsidR="004169C2" w:rsidRPr="00096D2A" w14:paraId="7E9CFF69"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tcPr>
          <w:p w14:paraId="5FA0985D" w14:textId="77777777" w:rsidR="004169C2" w:rsidRPr="00096D2A" w:rsidRDefault="004169C2" w:rsidP="004169C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F02199A" w14:textId="6D2FA34F" w:rsidR="004169C2" w:rsidRPr="00096D2A" w:rsidRDefault="004169C2" w:rsidP="004169C2">
            <w:ins w:id="1134" w:author="Bahar Toto" w:date="2025-11-04T14:48:00Z" w16du:dateUtc="2025-11-04T14:48:00Z">
              <w:r>
                <w:t>D</w:t>
              </w:r>
              <w:r w:rsidRPr="00473A52">
                <w:t>ata controller</w:t>
              </w:r>
            </w:ins>
            <w:del w:id="1135" w:author="Bahar Toto" w:date="2025-11-04T14:48:00Z" w16du:dateUtc="2025-11-04T14:48:00Z">
              <w:r w:rsidRPr="001D090F" w:rsidDel="0067032B">
                <w:delText>data subjects</w:delText>
              </w:r>
            </w:del>
          </w:p>
        </w:tc>
      </w:tr>
    </w:tbl>
    <w:p w14:paraId="523C5F8B" w14:textId="77777777" w:rsidR="00B10AB8" w:rsidRPr="00096D2A" w:rsidRDefault="00B10AB8" w:rsidP="00B10AB8">
      <w:pPr>
        <w:tabs>
          <w:tab w:val="left" w:pos="1794"/>
        </w:tabs>
        <w:rPr>
          <w:i/>
          <w:iCs/>
        </w:rPr>
      </w:pPr>
    </w:p>
    <w:p w14:paraId="61EA52EA" w14:textId="1A2804EA" w:rsidR="00B10AB8" w:rsidRPr="00096D2A" w:rsidRDefault="00B10AB8" w:rsidP="00E27686">
      <w:pPr>
        <w:pStyle w:val="ListParagraph"/>
        <w:numPr>
          <w:ilvl w:val="0"/>
          <w:numId w:val="25"/>
        </w:numPr>
        <w:tabs>
          <w:tab w:val="left" w:pos="1794"/>
        </w:tabs>
        <w:rPr>
          <w:i/>
          <w:iCs/>
        </w:rPr>
      </w:pPr>
      <w:r w:rsidRPr="00096D2A">
        <w:rPr>
          <w:i/>
          <w:iCs/>
        </w:rPr>
        <w:t>Are there general exceptions?</w:t>
      </w:r>
    </w:p>
    <w:p w14:paraId="48C084AF" w14:textId="77777777" w:rsidR="00B10AB8" w:rsidRPr="00096D2A" w:rsidRDefault="00B10AB8" w:rsidP="00B10AB8">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65882DC5"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79DFD699"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B389A67" w14:textId="5E66D287" w:rsidR="00B10AB8" w:rsidRPr="00096D2A" w:rsidRDefault="00B10AB8">
            <w:r w:rsidRPr="00096D2A">
              <w:t> </w:t>
            </w:r>
            <w:r w:rsidR="00030C2D">
              <w:t>No</w:t>
            </w:r>
            <w:ins w:id="1136" w:author="Bahar Toto" w:date="2025-11-04T14:54:00Z" w16du:dateUtc="2025-11-04T14:54:00Z">
              <w:r w:rsidR="00C20A37">
                <w:t>.</w:t>
              </w:r>
            </w:ins>
          </w:p>
        </w:tc>
      </w:tr>
      <w:tr w:rsidR="00A9642F" w:rsidRPr="00096D2A" w14:paraId="5DDF8F64"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3450BBEE" w14:textId="77777777" w:rsidR="00A9642F" w:rsidRPr="00096D2A" w:rsidRDefault="00A9642F" w:rsidP="00A9642F">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8465961" w14:textId="723950A5" w:rsidR="00A9642F" w:rsidRPr="00096D2A" w:rsidRDefault="00A9642F" w:rsidP="00A9642F">
            <w:ins w:id="1137" w:author="Bahar Toto" w:date="2025-11-04T12:51:00Z" w16du:dateUtc="2025-11-04T12:51:00Z">
              <w:r>
                <w:t>Not applicable.</w:t>
              </w:r>
            </w:ins>
            <w:del w:id="1138" w:author="Bahar Toto" w:date="2025-11-04T12:51:00Z" w16du:dateUtc="2025-11-04T12:51:00Z">
              <w:r w:rsidRPr="00096D2A" w:rsidDel="004E43AE">
                <w:delText> </w:delText>
              </w:r>
              <w:r w:rsidDel="004E43AE">
                <w:delText>Not applicable</w:delText>
              </w:r>
            </w:del>
          </w:p>
        </w:tc>
      </w:tr>
      <w:tr w:rsidR="00A9642F" w:rsidRPr="00096D2A" w14:paraId="1CF955E4"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tcPr>
          <w:p w14:paraId="648CCF29" w14:textId="77777777" w:rsidR="00A9642F" w:rsidRPr="00096D2A" w:rsidRDefault="00A9642F" w:rsidP="00A9642F">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8F43DF3" w14:textId="4141B5E1" w:rsidR="00A9642F" w:rsidRPr="00096D2A" w:rsidRDefault="00A9642F" w:rsidP="00A9642F">
            <w:ins w:id="1139" w:author="Bahar Toto" w:date="2025-11-04T12:51:00Z" w16du:dateUtc="2025-11-04T12:51:00Z">
              <w:r>
                <w:t>Not applicable.</w:t>
              </w:r>
            </w:ins>
            <w:del w:id="1140" w:author="Bahar Toto" w:date="2025-11-04T12:51:00Z" w16du:dateUtc="2025-11-04T12:51:00Z">
              <w:r w:rsidDel="004E43AE">
                <w:delText>Not applicable</w:delText>
              </w:r>
            </w:del>
          </w:p>
        </w:tc>
      </w:tr>
    </w:tbl>
    <w:p w14:paraId="34A09B1B" w14:textId="77777777" w:rsidR="00B10AB8" w:rsidRPr="00096D2A" w:rsidRDefault="00B10AB8" w:rsidP="00B10AB8">
      <w:pPr>
        <w:tabs>
          <w:tab w:val="left" w:pos="1794"/>
        </w:tabs>
      </w:pPr>
    </w:p>
    <w:p w14:paraId="106B1B06" w14:textId="479112ED" w:rsidR="00B10AB8" w:rsidRPr="00096D2A" w:rsidRDefault="00B10AB8" w:rsidP="00B10AB8">
      <w:pPr>
        <w:tabs>
          <w:tab w:val="left" w:pos="1794"/>
        </w:tabs>
      </w:pPr>
      <w:r w:rsidRPr="00096D2A">
        <w:t xml:space="preserve">16.10. Right not to be subject to automated decision-making </w:t>
      </w:r>
    </w:p>
    <w:p w14:paraId="1CE3EAA7" w14:textId="77777777" w:rsidR="00B10AB8" w:rsidRPr="00096D2A" w:rsidRDefault="00B10AB8" w:rsidP="00B10AB8">
      <w:pPr>
        <w:tabs>
          <w:tab w:val="left" w:pos="1794"/>
        </w:tabs>
      </w:pPr>
    </w:p>
    <w:p w14:paraId="51FF395C" w14:textId="1FBCB7DF" w:rsidR="00B10AB8" w:rsidRPr="00096D2A" w:rsidRDefault="00B10AB8" w:rsidP="00B04C92">
      <w:pPr>
        <w:pStyle w:val="ListParagraph"/>
        <w:numPr>
          <w:ilvl w:val="0"/>
          <w:numId w:val="24"/>
        </w:numPr>
        <w:tabs>
          <w:tab w:val="left" w:pos="1794"/>
        </w:tabs>
        <w:rPr>
          <w:i/>
          <w:iCs/>
        </w:rPr>
      </w:pPr>
      <w:r w:rsidRPr="00096D2A">
        <w:rPr>
          <w:i/>
          <w:iCs/>
        </w:rPr>
        <w:t>Do data subjects have the right to not to be subject to automated decision-making?</w:t>
      </w:r>
      <w:r w:rsidR="00B04C92" w:rsidRPr="00096D2A">
        <w:rPr>
          <w:i/>
          <w:iCs/>
        </w:rPr>
        <w:t xml:space="preserve"> (Please confirm in which circumstances the right applies) </w:t>
      </w:r>
    </w:p>
    <w:p w14:paraId="31582553" w14:textId="77777777" w:rsidR="00B10AB8" w:rsidRPr="00096D2A" w:rsidRDefault="00B10AB8" w:rsidP="00B10AB8">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35EA2E15"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7A6A1521"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2B99DDE" w14:textId="509713B6" w:rsidR="00B10AB8" w:rsidRPr="00096D2A" w:rsidRDefault="00B10AB8">
            <w:r w:rsidRPr="00096D2A">
              <w:t> </w:t>
            </w:r>
            <w:r w:rsidR="005744B9" w:rsidRPr="005744B9">
              <w:t xml:space="preserve">The data subject has the right to obtain information about </w:t>
            </w:r>
            <w:ins w:id="1141" w:author="Bahar Toto" w:date="2025-11-04T14:54:00Z" w16du:dateUtc="2025-11-04T14:54:00Z">
              <w:r w:rsidR="00C20A37">
                <w:t>'</w:t>
              </w:r>
            </w:ins>
            <w:del w:id="1142" w:author="Bahar Toto" w:date="2025-11-04T14:54:00Z" w16du:dateUtc="2025-11-04T14:54:00Z">
              <w:r w:rsidR="005744B9" w:rsidRPr="005744B9" w:rsidDel="00C20A37">
                <w:delText>"</w:delText>
              </w:r>
            </w:del>
            <w:r w:rsidR="005744B9" w:rsidRPr="005744B9">
              <w:t>the existence of automated decision-making, including profiling.</w:t>
            </w:r>
            <w:ins w:id="1143" w:author="Bahar Toto" w:date="2025-11-04T14:54:00Z" w16du:dateUtc="2025-11-04T14:54:00Z">
              <w:r w:rsidR="00C20A37">
                <w:t>'</w:t>
              </w:r>
            </w:ins>
            <w:del w:id="1144" w:author="Bahar Toto" w:date="2025-11-04T14:54:00Z" w16du:dateUtc="2025-11-04T14:54:00Z">
              <w:r w:rsidR="005744B9" w:rsidRPr="005744B9" w:rsidDel="00C20A37">
                <w:delText>"</w:delText>
              </w:r>
            </w:del>
          </w:p>
        </w:tc>
      </w:tr>
      <w:tr w:rsidR="00B10AB8" w:rsidRPr="00096D2A" w14:paraId="5CDC3AF5"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73F6ACB3"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94C3D65" w14:textId="19EC71D1" w:rsidR="00B10AB8" w:rsidRPr="00096D2A" w:rsidRDefault="00C20A37">
            <w:ins w:id="1145" w:author="Bahar Toto" w:date="2025-11-04T14:54:00Z" w16du:dateUtc="2025-11-04T14:54:00Z">
              <w:r>
                <w:t>Article</w:t>
              </w:r>
            </w:ins>
            <w:r w:rsidR="00B10AB8" w:rsidRPr="00096D2A">
              <w:t> </w:t>
            </w:r>
            <w:r w:rsidR="00030C2D">
              <w:t>209</w:t>
            </w:r>
            <w:del w:id="1146" w:author="Bahar Toto" w:date="2025-11-04T14:54:00Z" w16du:dateUtc="2025-11-04T14:54:00Z">
              <w:r w:rsidR="00030C2D" w:rsidDel="00C20A37">
                <w:delText xml:space="preserve">, </w:delText>
              </w:r>
              <w:r w:rsidR="0074039F" w:rsidDel="00C20A37">
                <w:delText xml:space="preserve">§ </w:delText>
              </w:r>
            </w:del>
            <w:ins w:id="1147" w:author="Bahar Toto" w:date="2025-11-04T14:54:00Z" w16du:dateUtc="2025-11-04T14:54:00Z">
              <w:r>
                <w:t>(</w:t>
              </w:r>
            </w:ins>
            <w:r w:rsidR="00030C2D">
              <w:t>2</w:t>
            </w:r>
            <w:ins w:id="1148" w:author="Bahar Toto" w:date="2025-11-04T14:54:00Z" w16du:dateUtc="2025-11-04T14:54:00Z">
              <w:r>
                <w:t>)</w:t>
              </w:r>
            </w:ins>
            <w:r w:rsidR="00030C2D">
              <w:t xml:space="preserve"> </w:t>
            </w:r>
            <w:ins w:id="1149" w:author="Bahar Toto" w:date="2025-11-04T13:19:00Z" w16du:dateUtc="2025-11-04T13:19:00Z">
              <w:r w:rsidR="00E859E9">
                <w:t>of the Digital Code</w:t>
              </w:r>
            </w:ins>
            <w:del w:id="1150" w:author="Bahar Toto" w:date="2025-11-04T13:19:00Z" w16du:dateUtc="2025-11-04T13:19:00Z">
              <w:r w:rsidR="00030C2D" w:rsidDel="00E859E9">
                <w:delText>Digital Code</w:delText>
              </w:r>
            </w:del>
          </w:p>
        </w:tc>
      </w:tr>
      <w:tr w:rsidR="004169C2" w:rsidRPr="00096D2A" w14:paraId="2225D140"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tcPr>
          <w:p w14:paraId="07CEBF18" w14:textId="77777777" w:rsidR="004169C2" w:rsidRPr="00096D2A" w:rsidRDefault="004169C2" w:rsidP="004169C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185B963" w14:textId="1640CFBC" w:rsidR="004169C2" w:rsidRPr="00096D2A" w:rsidRDefault="004169C2" w:rsidP="004169C2">
            <w:ins w:id="1151" w:author="Bahar Toto" w:date="2025-11-04T14:48:00Z" w16du:dateUtc="2025-11-04T14:48:00Z">
              <w:r>
                <w:t>D</w:t>
              </w:r>
              <w:r w:rsidRPr="00473A52">
                <w:t>ata controller</w:t>
              </w:r>
            </w:ins>
            <w:del w:id="1152" w:author="Bahar Toto" w:date="2025-11-04T14:48:00Z" w16du:dateUtc="2025-11-04T14:48:00Z">
              <w:r w:rsidRPr="005744B9" w:rsidDel="00735042">
                <w:delText>data subject</w:delText>
              </w:r>
            </w:del>
          </w:p>
        </w:tc>
      </w:tr>
    </w:tbl>
    <w:p w14:paraId="2462B943" w14:textId="77777777" w:rsidR="00B10AB8" w:rsidRPr="00096D2A" w:rsidRDefault="00B10AB8" w:rsidP="00B10AB8">
      <w:pPr>
        <w:tabs>
          <w:tab w:val="left" w:pos="1794"/>
        </w:tabs>
        <w:rPr>
          <w:i/>
          <w:iCs/>
        </w:rPr>
      </w:pPr>
    </w:p>
    <w:p w14:paraId="1E5ED7D8" w14:textId="47485AF5" w:rsidR="00B10AB8" w:rsidRPr="00096D2A" w:rsidRDefault="00B10AB8" w:rsidP="00E27686">
      <w:pPr>
        <w:pStyle w:val="ListParagraph"/>
        <w:numPr>
          <w:ilvl w:val="0"/>
          <w:numId w:val="26"/>
        </w:numPr>
        <w:tabs>
          <w:tab w:val="left" w:pos="1794"/>
        </w:tabs>
        <w:rPr>
          <w:i/>
          <w:iCs/>
        </w:rPr>
      </w:pPr>
      <w:r w:rsidRPr="00096D2A">
        <w:rPr>
          <w:i/>
          <w:iCs/>
        </w:rPr>
        <w:t>Are there general exceptions?</w:t>
      </w:r>
    </w:p>
    <w:p w14:paraId="6D695327" w14:textId="77777777" w:rsidR="00B10AB8" w:rsidRPr="00096D2A" w:rsidRDefault="00B10AB8" w:rsidP="00B10AB8">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771F5165"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241E9466"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42FC181" w14:textId="76F6319C" w:rsidR="00B10AB8" w:rsidRPr="00096D2A" w:rsidRDefault="00B10AB8">
            <w:r w:rsidRPr="00096D2A">
              <w:t> </w:t>
            </w:r>
            <w:r w:rsidR="00030C2D">
              <w:t>No</w:t>
            </w:r>
            <w:ins w:id="1153" w:author="Bahar Toto" w:date="2025-11-04T14:54:00Z" w16du:dateUtc="2025-11-04T14:54:00Z">
              <w:r w:rsidR="00C20A37">
                <w:t>.</w:t>
              </w:r>
            </w:ins>
          </w:p>
        </w:tc>
      </w:tr>
      <w:tr w:rsidR="00A9642F" w:rsidRPr="00096D2A" w14:paraId="6CF22586"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0782803D" w14:textId="77777777" w:rsidR="00A9642F" w:rsidRPr="00096D2A" w:rsidRDefault="00A9642F" w:rsidP="00A9642F">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47E50E5" w14:textId="156A3D95" w:rsidR="00A9642F" w:rsidRPr="00096D2A" w:rsidRDefault="00A9642F" w:rsidP="00A9642F">
            <w:ins w:id="1154" w:author="Bahar Toto" w:date="2025-11-04T12:51:00Z" w16du:dateUtc="2025-11-04T12:51:00Z">
              <w:r>
                <w:t>Not applicable.</w:t>
              </w:r>
            </w:ins>
            <w:del w:id="1155" w:author="Bahar Toto" w:date="2025-11-04T12:51:00Z" w16du:dateUtc="2025-11-04T12:51:00Z">
              <w:r w:rsidRPr="00096D2A" w:rsidDel="000729FD">
                <w:delText> </w:delText>
              </w:r>
              <w:r w:rsidDel="000729FD">
                <w:delText>Not applicable</w:delText>
              </w:r>
            </w:del>
          </w:p>
        </w:tc>
      </w:tr>
      <w:tr w:rsidR="00A9642F" w:rsidRPr="00096D2A" w14:paraId="0A139870"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tcPr>
          <w:p w14:paraId="209678B2" w14:textId="77777777" w:rsidR="00A9642F" w:rsidRPr="00096D2A" w:rsidRDefault="00A9642F" w:rsidP="00A9642F">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7A1179C" w14:textId="6DC1CBD0" w:rsidR="00A9642F" w:rsidRPr="00096D2A" w:rsidRDefault="00A9642F" w:rsidP="00A9642F">
            <w:ins w:id="1156" w:author="Bahar Toto" w:date="2025-11-04T12:51:00Z" w16du:dateUtc="2025-11-04T12:51:00Z">
              <w:r>
                <w:t>Not applicable.</w:t>
              </w:r>
            </w:ins>
            <w:del w:id="1157" w:author="Bahar Toto" w:date="2025-11-04T12:51:00Z" w16du:dateUtc="2025-11-04T12:51:00Z">
              <w:r w:rsidDel="000729FD">
                <w:delText>Not applicable</w:delText>
              </w:r>
            </w:del>
          </w:p>
        </w:tc>
      </w:tr>
    </w:tbl>
    <w:p w14:paraId="77F88234" w14:textId="77777777" w:rsidR="00B10AB8" w:rsidRPr="00096D2A" w:rsidRDefault="00B10AB8" w:rsidP="00B10AB8">
      <w:pPr>
        <w:tabs>
          <w:tab w:val="left" w:pos="1794"/>
        </w:tabs>
      </w:pPr>
    </w:p>
    <w:p w14:paraId="13A7FA9B" w14:textId="1314F836" w:rsidR="00B10AB8" w:rsidRPr="00096D2A" w:rsidRDefault="00B10AB8" w:rsidP="00B10AB8">
      <w:pPr>
        <w:tabs>
          <w:tab w:val="left" w:pos="1794"/>
        </w:tabs>
      </w:pPr>
      <w:r w:rsidRPr="00096D2A">
        <w:lastRenderedPageBreak/>
        <w:t>16.11. Right not to be subject to discrimination</w:t>
      </w:r>
    </w:p>
    <w:p w14:paraId="0595640F" w14:textId="77777777" w:rsidR="00B10AB8" w:rsidRPr="00096D2A" w:rsidRDefault="00B10AB8" w:rsidP="00B10AB8">
      <w:pPr>
        <w:tabs>
          <w:tab w:val="left" w:pos="1794"/>
        </w:tabs>
      </w:pPr>
    </w:p>
    <w:p w14:paraId="45008961" w14:textId="2B9B89E2" w:rsidR="00B10AB8" w:rsidRPr="00096D2A" w:rsidRDefault="00B10AB8" w:rsidP="00B04C92">
      <w:pPr>
        <w:pStyle w:val="ListParagraph"/>
        <w:numPr>
          <w:ilvl w:val="0"/>
          <w:numId w:val="24"/>
        </w:numPr>
        <w:tabs>
          <w:tab w:val="left" w:pos="1794"/>
        </w:tabs>
        <w:rPr>
          <w:i/>
          <w:iCs/>
        </w:rPr>
      </w:pPr>
      <w:r w:rsidRPr="00096D2A">
        <w:rPr>
          <w:i/>
          <w:iCs/>
        </w:rPr>
        <w:t>Do data subjects have the right not to be subject to discrimination?</w:t>
      </w:r>
      <w:r w:rsidR="00B04C92" w:rsidRPr="00096D2A">
        <w:rPr>
          <w:i/>
          <w:iCs/>
        </w:rPr>
        <w:t xml:space="preserve"> (Please confirm in which circumstances the right applies) </w:t>
      </w:r>
    </w:p>
    <w:p w14:paraId="1D0DC978" w14:textId="77777777" w:rsidR="00B10AB8" w:rsidRPr="00096D2A" w:rsidRDefault="00B10AB8" w:rsidP="00B10AB8">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719AA88B"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4AEE35EF"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F97E78C" w14:textId="0D9D85BC" w:rsidR="00B10AB8" w:rsidRPr="00096D2A" w:rsidRDefault="00B10AB8">
            <w:r w:rsidRPr="00096D2A">
              <w:t> </w:t>
            </w:r>
            <w:r w:rsidR="00AA13AE">
              <w:t>No</w:t>
            </w:r>
            <w:ins w:id="1158" w:author="Bahar Toto" w:date="2025-11-04T14:54:00Z" w16du:dateUtc="2025-11-04T14:54:00Z">
              <w:r w:rsidR="00C20A37">
                <w:t>.</w:t>
              </w:r>
            </w:ins>
          </w:p>
        </w:tc>
      </w:tr>
      <w:tr w:rsidR="00A9642F" w:rsidRPr="00096D2A" w14:paraId="5D65E350"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5540CFA9" w14:textId="77777777" w:rsidR="00A9642F" w:rsidRPr="00096D2A" w:rsidRDefault="00A9642F" w:rsidP="00A9642F">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26B6747" w14:textId="3A63A571" w:rsidR="00A9642F" w:rsidRPr="00096D2A" w:rsidRDefault="00A9642F" w:rsidP="00A9642F">
            <w:ins w:id="1159" w:author="Bahar Toto" w:date="2025-11-04T12:51:00Z" w16du:dateUtc="2025-11-04T12:51:00Z">
              <w:r>
                <w:t>Not applicable.</w:t>
              </w:r>
            </w:ins>
            <w:del w:id="1160" w:author="Bahar Toto" w:date="2025-11-04T12:51:00Z" w16du:dateUtc="2025-11-04T12:51:00Z">
              <w:r w:rsidRPr="00096D2A" w:rsidDel="00D14EDB">
                <w:delText> </w:delText>
              </w:r>
              <w:r w:rsidDel="00D14EDB">
                <w:delText>Not applicable</w:delText>
              </w:r>
            </w:del>
          </w:p>
        </w:tc>
      </w:tr>
      <w:tr w:rsidR="00A9642F" w:rsidRPr="00096D2A" w14:paraId="3245185E"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tcPr>
          <w:p w14:paraId="28CE49B5" w14:textId="77777777" w:rsidR="00A9642F" w:rsidRPr="00096D2A" w:rsidRDefault="00A9642F" w:rsidP="00A9642F">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CEE6FD6" w14:textId="65C0E5DC" w:rsidR="00A9642F" w:rsidRPr="00096D2A" w:rsidRDefault="00A9642F" w:rsidP="00A9642F">
            <w:ins w:id="1161" w:author="Bahar Toto" w:date="2025-11-04T12:51:00Z" w16du:dateUtc="2025-11-04T12:51:00Z">
              <w:r>
                <w:t>Not applicable.</w:t>
              </w:r>
            </w:ins>
            <w:del w:id="1162" w:author="Bahar Toto" w:date="2025-11-04T12:51:00Z" w16du:dateUtc="2025-11-04T12:51:00Z">
              <w:r w:rsidDel="00D14EDB">
                <w:delText>Not applicable</w:delText>
              </w:r>
            </w:del>
          </w:p>
        </w:tc>
      </w:tr>
    </w:tbl>
    <w:p w14:paraId="031EAD62" w14:textId="77777777" w:rsidR="00B10AB8" w:rsidRPr="00096D2A" w:rsidRDefault="00B10AB8" w:rsidP="00B10AB8">
      <w:pPr>
        <w:tabs>
          <w:tab w:val="left" w:pos="1794"/>
        </w:tabs>
        <w:rPr>
          <w:i/>
          <w:iCs/>
        </w:rPr>
      </w:pPr>
    </w:p>
    <w:p w14:paraId="7378636F" w14:textId="40A31FC3" w:rsidR="00B10AB8" w:rsidRPr="00096D2A" w:rsidRDefault="00B10AB8" w:rsidP="00E27686">
      <w:pPr>
        <w:pStyle w:val="ListParagraph"/>
        <w:numPr>
          <w:ilvl w:val="0"/>
          <w:numId w:val="27"/>
        </w:numPr>
        <w:tabs>
          <w:tab w:val="left" w:pos="1794"/>
        </w:tabs>
        <w:rPr>
          <w:i/>
          <w:iCs/>
        </w:rPr>
      </w:pPr>
      <w:r w:rsidRPr="00096D2A">
        <w:rPr>
          <w:i/>
          <w:iCs/>
        </w:rPr>
        <w:t>Can data controllers and processor provide incentives?</w:t>
      </w:r>
    </w:p>
    <w:p w14:paraId="574ABC9F" w14:textId="77777777" w:rsidR="00B10AB8" w:rsidRPr="00096D2A" w:rsidRDefault="00B10AB8" w:rsidP="00B10AB8">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6826499F"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61B187F8"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2BA178C" w14:textId="0A76C38E" w:rsidR="00B10AB8" w:rsidRPr="00096D2A" w:rsidRDefault="00B10AB8">
            <w:r w:rsidRPr="00096D2A">
              <w:t> </w:t>
            </w:r>
            <w:r w:rsidR="00756F07">
              <w:t>No</w:t>
            </w:r>
            <w:ins w:id="1163" w:author="Bahar Toto" w:date="2025-11-04T14:54:00Z" w16du:dateUtc="2025-11-04T14:54:00Z">
              <w:r w:rsidR="00C20A37">
                <w:t>.</w:t>
              </w:r>
            </w:ins>
          </w:p>
        </w:tc>
      </w:tr>
      <w:tr w:rsidR="00A9642F" w:rsidRPr="00096D2A" w14:paraId="4C23D225"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1FE34B08" w14:textId="77777777" w:rsidR="00A9642F" w:rsidRPr="00096D2A" w:rsidRDefault="00A9642F" w:rsidP="00A9642F">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DC22574" w14:textId="7F5F8EA8" w:rsidR="00A9642F" w:rsidRPr="00096D2A" w:rsidRDefault="00A9642F" w:rsidP="00A9642F">
            <w:ins w:id="1164" w:author="Bahar Toto" w:date="2025-11-04T12:51:00Z" w16du:dateUtc="2025-11-04T12:51:00Z">
              <w:r>
                <w:t>Not applicable.</w:t>
              </w:r>
            </w:ins>
            <w:del w:id="1165" w:author="Bahar Toto" w:date="2025-11-04T12:51:00Z" w16du:dateUtc="2025-11-04T12:51:00Z">
              <w:r w:rsidRPr="00096D2A" w:rsidDel="00D62985">
                <w:delText> </w:delText>
              </w:r>
              <w:r w:rsidDel="00D62985">
                <w:delText>Not applicable</w:delText>
              </w:r>
            </w:del>
          </w:p>
        </w:tc>
      </w:tr>
      <w:tr w:rsidR="00A9642F" w:rsidRPr="00096D2A" w14:paraId="5B0682F7"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tcPr>
          <w:p w14:paraId="1541AACA" w14:textId="77777777" w:rsidR="00A9642F" w:rsidRPr="00096D2A" w:rsidRDefault="00A9642F" w:rsidP="00A9642F">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341B697" w14:textId="23A0F969" w:rsidR="00A9642F" w:rsidRPr="00096D2A" w:rsidRDefault="00A9642F" w:rsidP="00A9642F">
            <w:ins w:id="1166" w:author="Bahar Toto" w:date="2025-11-04T12:51:00Z" w16du:dateUtc="2025-11-04T12:51:00Z">
              <w:r>
                <w:t>Not applicable.</w:t>
              </w:r>
            </w:ins>
            <w:del w:id="1167" w:author="Bahar Toto" w:date="2025-11-04T12:51:00Z" w16du:dateUtc="2025-11-04T12:51:00Z">
              <w:r w:rsidDel="00D62985">
                <w:delText>Not applicable</w:delText>
              </w:r>
            </w:del>
          </w:p>
        </w:tc>
      </w:tr>
    </w:tbl>
    <w:p w14:paraId="2E45CD93" w14:textId="77777777" w:rsidR="00B10AB8" w:rsidRPr="00096D2A" w:rsidRDefault="00B10AB8" w:rsidP="00B10AB8">
      <w:pPr>
        <w:tabs>
          <w:tab w:val="left" w:pos="1794"/>
        </w:tabs>
      </w:pPr>
    </w:p>
    <w:p w14:paraId="46EC3BE5" w14:textId="4C4FE39C" w:rsidR="00B10AB8" w:rsidRPr="00096D2A" w:rsidRDefault="00B10AB8" w:rsidP="00B10AB8">
      <w:pPr>
        <w:tabs>
          <w:tab w:val="left" w:pos="1794"/>
        </w:tabs>
      </w:pPr>
      <w:r w:rsidRPr="00096D2A">
        <w:t xml:space="preserve">16.12. Right to file a complaint </w:t>
      </w:r>
    </w:p>
    <w:p w14:paraId="6873D439" w14:textId="77777777" w:rsidR="00B10AB8" w:rsidRPr="00096D2A" w:rsidRDefault="00B10AB8" w:rsidP="00B10AB8">
      <w:pPr>
        <w:tabs>
          <w:tab w:val="left" w:pos="1794"/>
        </w:tabs>
      </w:pPr>
    </w:p>
    <w:p w14:paraId="0A18B0EA" w14:textId="77777777" w:rsidR="00B10AB8" w:rsidRPr="00096D2A" w:rsidRDefault="00B10AB8" w:rsidP="00E27686">
      <w:pPr>
        <w:pStyle w:val="ListParagraph"/>
        <w:numPr>
          <w:ilvl w:val="0"/>
          <w:numId w:val="28"/>
        </w:numPr>
        <w:tabs>
          <w:tab w:val="left" w:pos="1794"/>
        </w:tabs>
        <w:rPr>
          <w:i/>
          <w:iCs/>
        </w:rPr>
      </w:pPr>
      <w:r w:rsidRPr="00096D2A">
        <w:rPr>
          <w:i/>
          <w:iCs/>
        </w:rPr>
        <w:t xml:space="preserve">Do data subjects have the right to file a complaint? (Please confirm in which circumstances the right applies) </w:t>
      </w:r>
    </w:p>
    <w:p w14:paraId="3240BF1B" w14:textId="77777777" w:rsidR="00B04C92" w:rsidRPr="00096D2A" w:rsidRDefault="00B04C92" w:rsidP="00B04C92">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269F3471"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116F5B9D"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81A5E43" w14:textId="110075B5" w:rsidR="00B10AB8" w:rsidRPr="00096D2A" w:rsidRDefault="00B10AB8">
            <w:r w:rsidRPr="00096D2A">
              <w:t> </w:t>
            </w:r>
            <w:r w:rsidR="005744B9" w:rsidRPr="005744B9">
              <w:t>The data subject may request information about the right to lodge a complaint with the competent authority.</w:t>
            </w:r>
          </w:p>
        </w:tc>
      </w:tr>
      <w:tr w:rsidR="00B10AB8" w:rsidRPr="00096D2A" w14:paraId="158D7AC1"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44AB8F85"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4ADAB33" w14:textId="2CC2D005" w:rsidR="00B10AB8" w:rsidRPr="00096D2A" w:rsidRDefault="00C20A37">
            <w:ins w:id="1168" w:author="Bahar Toto" w:date="2025-11-04T14:54:00Z" w16du:dateUtc="2025-11-04T14:54:00Z">
              <w:r>
                <w:t>Article</w:t>
              </w:r>
            </w:ins>
            <w:r w:rsidR="00B10AB8" w:rsidRPr="00096D2A">
              <w:t> </w:t>
            </w:r>
            <w:r w:rsidR="00CD7BDC">
              <w:t>209</w:t>
            </w:r>
            <w:del w:id="1169" w:author="Bahar Toto" w:date="2025-11-04T14:54:00Z" w16du:dateUtc="2025-11-04T14:54:00Z">
              <w:r w:rsidR="00CD7BDC" w:rsidDel="00C20A37">
                <w:delText xml:space="preserve">, </w:delText>
              </w:r>
            </w:del>
            <w:ins w:id="1170" w:author="Bahar Toto" w:date="2025-11-04T14:54:00Z" w16du:dateUtc="2025-11-04T14:54:00Z">
              <w:r>
                <w:t>(</w:t>
              </w:r>
            </w:ins>
            <w:r w:rsidR="00CD7BDC">
              <w:t>7</w:t>
            </w:r>
            <w:ins w:id="1171" w:author="Bahar Toto" w:date="2025-11-04T14:54:00Z" w16du:dateUtc="2025-11-04T14:54:00Z">
              <w:r>
                <w:t>)</w:t>
              </w:r>
            </w:ins>
            <w:r w:rsidR="00CD7BDC">
              <w:t xml:space="preserve"> </w:t>
            </w:r>
            <w:ins w:id="1172" w:author="Bahar Toto" w:date="2025-11-04T13:19:00Z" w16du:dateUtc="2025-11-04T13:19:00Z">
              <w:r w:rsidR="00E859E9">
                <w:t>of the Digital Code</w:t>
              </w:r>
            </w:ins>
            <w:del w:id="1173" w:author="Bahar Toto" w:date="2025-11-04T13:19:00Z" w16du:dateUtc="2025-11-04T13:19:00Z">
              <w:r w:rsidR="00CD7BDC" w:rsidDel="00E859E9">
                <w:delText>Digital Code</w:delText>
              </w:r>
            </w:del>
          </w:p>
        </w:tc>
      </w:tr>
      <w:tr w:rsidR="004169C2" w:rsidRPr="00096D2A" w14:paraId="0DA400D6"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tcPr>
          <w:p w14:paraId="6FAAEC91" w14:textId="77777777" w:rsidR="004169C2" w:rsidRPr="00096D2A" w:rsidRDefault="004169C2" w:rsidP="004169C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B426832" w14:textId="28F8B070" w:rsidR="004169C2" w:rsidRPr="00CD7BDC" w:rsidRDefault="004169C2" w:rsidP="004169C2">
            <w:ins w:id="1174" w:author="Bahar Toto" w:date="2025-11-04T14:48:00Z" w16du:dateUtc="2025-11-04T14:48:00Z">
              <w:r>
                <w:t>D</w:t>
              </w:r>
              <w:r w:rsidRPr="00473A52">
                <w:t>ata controller</w:t>
              </w:r>
            </w:ins>
            <w:del w:id="1175" w:author="Bahar Toto" w:date="2025-11-04T14:48:00Z" w16du:dateUtc="2025-11-04T14:48:00Z">
              <w:r w:rsidRPr="001C4773" w:rsidDel="00CB3F8C">
                <w:delText>data subjects</w:delText>
              </w:r>
            </w:del>
          </w:p>
        </w:tc>
      </w:tr>
    </w:tbl>
    <w:p w14:paraId="27C7E657" w14:textId="77777777" w:rsidR="00B10AB8" w:rsidRPr="00096D2A" w:rsidRDefault="00B10AB8" w:rsidP="00B10AB8">
      <w:pPr>
        <w:tabs>
          <w:tab w:val="left" w:pos="1794"/>
        </w:tabs>
        <w:rPr>
          <w:i/>
          <w:iCs/>
        </w:rPr>
      </w:pPr>
    </w:p>
    <w:p w14:paraId="56089CEC" w14:textId="7047C20B" w:rsidR="00B10AB8" w:rsidRPr="00096D2A" w:rsidRDefault="00B10AB8" w:rsidP="00E27686">
      <w:pPr>
        <w:pStyle w:val="ListParagraph"/>
        <w:numPr>
          <w:ilvl w:val="0"/>
          <w:numId w:val="28"/>
        </w:numPr>
        <w:tabs>
          <w:tab w:val="left" w:pos="1794"/>
        </w:tabs>
        <w:rPr>
          <w:i/>
          <w:iCs/>
        </w:rPr>
      </w:pPr>
      <w:r w:rsidRPr="00096D2A">
        <w:rPr>
          <w:i/>
          <w:iCs/>
        </w:rPr>
        <w:t>Are there general exceptions?</w:t>
      </w:r>
    </w:p>
    <w:p w14:paraId="6AA55824" w14:textId="77777777" w:rsidR="00B10AB8" w:rsidRPr="00096D2A" w:rsidRDefault="00B10AB8" w:rsidP="00B10AB8">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6F7DE137"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23395283"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91F43EE" w14:textId="00E8C97A" w:rsidR="00B10AB8" w:rsidRPr="00096D2A" w:rsidRDefault="00B10AB8">
            <w:r w:rsidRPr="00096D2A">
              <w:t> </w:t>
            </w:r>
            <w:r w:rsidR="003817BA">
              <w:t>No</w:t>
            </w:r>
            <w:ins w:id="1176" w:author="Bahar Toto" w:date="2025-11-04T14:54:00Z" w16du:dateUtc="2025-11-04T14:54:00Z">
              <w:r w:rsidR="00C20A37">
                <w:t>.</w:t>
              </w:r>
            </w:ins>
          </w:p>
        </w:tc>
      </w:tr>
      <w:tr w:rsidR="00A9642F" w:rsidRPr="00096D2A" w14:paraId="37FD4BFE"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4B36006D" w14:textId="77777777" w:rsidR="00A9642F" w:rsidRPr="00096D2A" w:rsidRDefault="00A9642F" w:rsidP="00A9642F">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1BB42C4" w14:textId="1D4A5D9C" w:rsidR="00A9642F" w:rsidRPr="00096D2A" w:rsidRDefault="00A9642F" w:rsidP="00A9642F">
            <w:ins w:id="1177" w:author="Bahar Toto" w:date="2025-11-04T12:51:00Z" w16du:dateUtc="2025-11-04T12:51:00Z">
              <w:r>
                <w:t>Not applicable.</w:t>
              </w:r>
            </w:ins>
            <w:del w:id="1178" w:author="Bahar Toto" w:date="2025-11-04T12:51:00Z" w16du:dateUtc="2025-11-04T12:51:00Z">
              <w:r w:rsidRPr="00096D2A" w:rsidDel="005A5B5D">
                <w:delText> </w:delText>
              </w:r>
              <w:r w:rsidDel="005A5B5D">
                <w:delText>Not applicable</w:delText>
              </w:r>
            </w:del>
          </w:p>
        </w:tc>
      </w:tr>
      <w:tr w:rsidR="00A9642F" w:rsidRPr="00096D2A" w14:paraId="1E552657"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tcPr>
          <w:p w14:paraId="0B59339B" w14:textId="77777777" w:rsidR="00A9642F" w:rsidRPr="00096D2A" w:rsidRDefault="00A9642F" w:rsidP="00A9642F">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81D7D19" w14:textId="1DC9CE9B" w:rsidR="00A9642F" w:rsidRPr="00096D2A" w:rsidRDefault="00A9642F" w:rsidP="00A9642F">
            <w:ins w:id="1179" w:author="Bahar Toto" w:date="2025-11-04T12:51:00Z" w16du:dateUtc="2025-11-04T12:51:00Z">
              <w:r>
                <w:t>Not applicable.</w:t>
              </w:r>
            </w:ins>
            <w:del w:id="1180" w:author="Bahar Toto" w:date="2025-11-04T12:51:00Z" w16du:dateUtc="2025-11-04T12:51:00Z">
              <w:r w:rsidDel="005A5B5D">
                <w:delText>Not applicable</w:delText>
              </w:r>
            </w:del>
          </w:p>
        </w:tc>
      </w:tr>
    </w:tbl>
    <w:p w14:paraId="6FC2A292" w14:textId="77777777" w:rsidR="00B10AB8" w:rsidRPr="00096D2A" w:rsidRDefault="00B10AB8" w:rsidP="00B10AB8">
      <w:pPr>
        <w:tabs>
          <w:tab w:val="left" w:pos="1794"/>
        </w:tabs>
      </w:pPr>
    </w:p>
    <w:p w14:paraId="2B3278FB" w14:textId="0C1885D9" w:rsidR="00523CE6" w:rsidRPr="00096D2A" w:rsidRDefault="00B10AB8" w:rsidP="00B10AB8">
      <w:pPr>
        <w:tabs>
          <w:tab w:val="left" w:pos="1794"/>
        </w:tabs>
      </w:pPr>
      <w:r w:rsidRPr="00096D2A">
        <w:t>16.13 Other rights</w:t>
      </w:r>
    </w:p>
    <w:p w14:paraId="13CC064A" w14:textId="77777777" w:rsidR="00B10AB8" w:rsidRPr="00096D2A" w:rsidRDefault="00B10AB8" w:rsidP="00B10AB8">
      <w:pPr>
        <w:tabs>
          <w:tab w:val="left" w:pos="1794"/>
        </w:tabs>
      </w:pPr>
    </w:p>
    <w:p w14:paraId="766C1BB7" w14:textId="53FB8360" w:rsidR="00B10AB8" w:rsidRPr="00096D2A" w:rsidRDefault="00B10AB8" w:rsidP="43A8F02C">
      <w:pPr>
        <w:pStyle w:val="ListParagraph"/>
        <w:numPr>
          <w:ilvl w:val="0"/>
          <w:numId w:val="29"/>
        </w:numPr>
        <w:rPr>
          <w:rFonts w:eastAsia="Times New Roman" w:cs="Calibri"/>
          <w:i/>
          <w:iCs/>
          <w:color w:val="000000"/>
          <w:kern w:val="0"/>
          <w:lang w:eastAsia="en-GB"/>
          <w14:ligatures w14:val="none"/>
        </w:rPr>
      </w:pPr>
      <w:r w:rsidRPr="43A8F02C">
        <w:rPr>
          <w:rFonts w:eastAsia="Times New Roman" w:cs="Calibri"/>
          <w:i/>
          <w:iCs/>
          <w:color w:val="000000"/>
          <w:kern w:val="0"/>
          <w:lang w:eastAsia="en-GB"/>
          <w14:ligatures w14:val="none"/>
        </w:rPr>
        <w:t>Are there any additional right(s) available under the law(s)?</w:t>
      </w:r>
    </w:p>
    <w:p w14:paraId="4DC231E7" w14:textId="77777777" w:rsidR="00B10AB8" w:rsidRPr="00096D2A" w:rsidRDefault="00B10AB8" w:rsidP="00B10AB8">
      <w:pPr>
        <w:rPr>
          <w:rFonts w:eastAsia="Times New Roman" w:cs="Calibri"/>
          <w:i/>
          <w:iCs/>
          <w:color w:val="000000"/>
          <w:kern w:val="0"/>
          <w:lang w:eastAsia="en-GB"/>
          <w14:ligatures w14:val="none"/>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471C7177"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32B717A9"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513792D" w14:textId="382E26D2" w:rsidR="00B10AB8" w:rsidRPr="00096D2A" w:rsidRDefault="00B10AB8">
            <w:r w:rsidRPr="00096D2A">
              <w:t> </w:t>
            </w:r>
            <w:r w:rsidR="005744B9" w:rsidRPr="005744B9">
              <w:t>Yes, there exist rights of heirs of a deceased person which allow the heirs to demand the updating of data belonging to a deceased person.</w:t>
            </w:r>
          </w:p>
        </w:tc>
      </w:tr>
      <w:tr w:rsidR="00B10AB8" w:rsidRPr="00096D2A" w14:paraId="624D9283"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hideMark/>
          </w:tcPr>
          <w:p w14:paraId="2939ABF6"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486CC05" w14:textId="25F00DC3" w:rsidR="00B10AB8" w:rsidRPr="00096D2A" w:rsidRDefault="00C20A37">
            <w:ins w:id="1181" w:author="Bahar Toto" w:date="2025-11-04T14:54:00Z" w16du:dateUtc="2025-11-04T14:54:00Z">
              <w:r>
                <w:t>Article</w:t>
              </w:r>
            </w:ins>
            <w:r w:rsidR="00B10AB8" w:rsidRPr="00096D2A">
              <w:t> </w:t>
            </w:r>
            <w:r w:rsidR="0023052C">
              <w:t xml:space="preserve">214 </w:t>
            </w:r>
            <w:ins w:id="1182" w:author="Bahar Toto" w:date="2025-11-04T13:19:00Z" w16du:dateUtc="2025-11-04T13:19:00Z">
              <w:r w:rsidR="00E859E9">
                <w:t>of the Digital Code</w:t>
              </w:r>
            </w:ins>
            <w:del w:id="1183" w:author="Bahar Toto" w:date="2025-11-04T13:19:00Z" w16du:dateUtc="2025-11-04T13:19:00Z">
              <w:r w:rsidR="0023052C" w:rsidDel="00E859E9">
                <w:delText>Digital Code</w:delText>
              </w:r>
            </w:del>
          </w:p>
        </w:tc>
      </w:tr>
      <w:tr w:rsidR="004169C2" w:rsidRPr="00096D2A" w14:paraId="064618CA" w14:textId="77777777" w:rsidTr="004169C2">
        <w:trPr>
          <w:trHeight w:val="300"/>
        </w:trPr>
        <w:tc>
          <w:tcPr>
            <w:tcW w:w="4500" w:type="dxa"/>
            <w:tcBorders>
              <w:top w:val="single" w:sz="6" w:space="0" w:color="auto"/>
              <w:left w:val="single" w:sz="6" w:space="0" w:color="auto"/>
              <w:bottom w:val="single" w:sz="6" w:space="0" w:color="auto"/>
              <w:right w:val="single" w:sz="6" w:space="0" w:color="auto"/>
            </w:tcBorders>
          </w:tcPr>
          <w:p w14:paraId="54FA9C5B" w14:textId="77777777" w:rsidR="004169C2" w:rsidRPr="00096D2A" w:rsidRDefault="004169C2" w:rsidP="004169C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D4D370F" w14:textId="3278ADF9" w:rsidR="004169C2" w:rsidRPr="00096D2A" w:rsidRDefault="004169C2" w:rsidP="004169C2">
            <w:ins w:id="1184" w:author="Bahar Toto" w:date="2025-11-04T14:48:00Z" w16du:dateUtc="2025-11-04T14:48:00Z">
              <w:r>
                <w:t>D</w:t>
              </w:r>
              <w:r w:rsidRPr="00473A52">
                <w:t>ata controller</w:t>
              </w:r>
            </w:ins>
            <w:del w:id="1185" w:author="Bahar Toto" w:date="2025-11-04T14:48:00Z" w16du:dateUtc="2025-11-04T14:48:00Z">
              <w:r w:rsidRPr="001D090F" w:rsidDel="00864992">
                <w:delText>data subjects</w:delText>
              </w:r>
            </w:del>
          </w:p>
        </w:tc>
      </w:tr>
    </w:tbl>
    <w:p w14:paraId="65CADE17" w14:textId="77777777" w:rsidR="00B10AB8" w:rsidRPr="00096D2A" w:rsidRDefault="00B10AB8" w:rsidP="00B10AB8">
      <w:pPr>
        <w:rPr>
          <w:rFonts w:eastAsia="Times New Roman" w:cs="Calibri"/>
          <w:i/>
          <w:iCs/>
          <w:color w:val="000000"/>
          <w:kern w:val="0"/>
          <w:lang w:eastAsia="en-GB"/>
          <w14:ligatures w14:val="none"/>
        </w:rPr>
      </w:pPr>
    </w:p>
    <w:p w14:paraId="45D48A7A" w14:textId="1F46CF39" w:rsidR="00090C41" w:rsidRPr="00096D2A" w:rsidRDefault="00B10AB8" w:rsidP="00090C41">
      <w:pPr>
        <w:pStyle w:val="ListParagraph"/>
        <w:numPr>
          <w:ilvl w:val="0"/>
          <w:numId w:val="5"/>
        </w:numPr>
        <w:tabs>
          <w:tab w:val="left" w:pos="1794"/>
        </w:tabs>
        <w:rPr>
          <w:b/>
          <w:bCs/>
        </w:rPr>
      </w:pPr>
      <w:r w:rsidRPr="00096D2A">
        <w:rPr>
          <w:b/>
          <w:bCs/>
        </w:rPr>
        <w:t>Enforcement</w:t>
      </w:r>
    </w:p>
    <w:p w14:paraId="2B993BD9" w14:textId="77777777" w:rsidR="00090C41" w:rsidRPr="00096D2A" w:rsidRDefault="00090C41" w:rsidP="00090C41">
      <w:pPr>
        <w:tabs>
          <w:tab w:val="left" w:pos="1794"/>
        </w:tabs>
      </w:pPr>
    </w:p>
    <w:p w14:paraId="4E75C05C" w14:textId="4D3C3BB6" w:rsidR="00090C41" w:rsidRPr="00096D2A" w:rsidRDefault="00090C41" w:rsidP="00090C41">
      <w:pPr>
        <w:tabs>
          <w:tab w:val="left" w:pos="1794"/>
        </w:tabs>
      </w:pPr>
      <w:r w:rsidRPr="00096D2A">
        <w:lastRenderedPageBreak/>
        <w:t xml:space="preserve">17.1. </w:t>
      </w:r>
      <w:r w:rsidR="0078624A">
        <w:t xml:space="preserve">Civil Liability </w:t>
      </w:r>
    </w:p>
    <w:p w14:paraId="635BDC5A" w14:textId="77777777" w:rsidR="00090C41" w:rsidRPr="00096D2A" w:rsidRDefault="00090C41" w:rsidP="00090C41">
      <w:pPr>
        <w:tabs>
          <w:tab w:val="left" w:pos="1794"/>
        </w:tabs>
      </w:pPr>
    </w:p>
    <w:p w14:paraId="65ECFC13" w14:textId="7494BBBF" w:rsidR="00090C41" w:rsidRPr="00096D2A" w:rsidRDefault="00090C41" w:rsidP="00E27686">
      <w:pPr>
        <w:pStyle w:val="ListParagraph"/>
        <w:numPr>
          <w:ilvl w:val="0"/>
          <w:numId w:val="29"/>
        </w:numPr>
        <w:tabs>
          <w:tab w:val="left" w:pos="1794"/>
        </w:tabs>
        <w:rPr>
          <w:i/>
          <w:iCs/>
        </w:rPr>
      </w:pPr>
      <w:r w:rsidRPr="00096D2A">
        <w:rPr>
          <w:i/>
          <w:iCs/>
        </w:rPr>
        <w:t xml:space="preserve">Is </w:t>
      </w:r>
      <w:r w:rsidR="00366992" w:rsidRPr="00366992">
        <w:rPr>
          <w:i/>
          <w:iCs/>
        </w:rPr>
        <w:t>Does the law</w:t>
      </w:r>
      <w:r w:rsidR="005C7A00">
        <w:rPr>
          <w:i/>
          <w:iCs/>
        </w:rPr>
        <w:t>(s)</w:t>
      </w:r>
      <w:r w:rsidR="00366992" w:rsidRPr="00366992">
        <w:rPr>
          <w:i/>
          <w:iCs/>
        </w:rPr>
        <w:t xml:space="preserve"> provide for civil liability? (e.g., warning, notice, administrative/ monetary penalties)</w:t>
      </w:r>
    </w:p>
    <w:p w14:paraId="2D9B8A9C" w14:textId="77777777" w:rsidR="00090C41" w:rsidRPr="00096D2A" w:rsidRDefault="00090C41" w:rsidP="00090C41">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59082829"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2DF56D12" w14:textId="77777777" w:rsidR="00090C41" w:rsidRPr="00096D2A" w:rsidRDefault="00090C41">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B66278D" w14:textId="66DEBD65" w:rsidR="00090C41" w:rsidRPr="00096D2A" w:rsidRDefault="00090C41">
            <w:r w:rsidRPr="00096D2A">
              <w:t> </w:t>
            </w:r>
            <w:r w:rsidR="005744B9" w:rsidRPr="005744B9">
              <w:t xml:space="preserve">The Digital Code of the DRC provides for civil liability through a system of administrative and financial sanctions. The </w:t>
            </w:r>
            <w:ins w:id="1186" w:author="Bahar Toto" w:date="2025-11-04T14:35:00Z" w16du:dateUtc="2025-11-04T14:35:00Z">
              <w:r w:rsidR="00EB7BB6" w:rsidRPr="009F2A7A">
                <w:rPr>
                  <w:lang w:val="en-US"/>
                </w:rPr>
                <w:t>PDPA</w:t>
              </w:r>
            </w:ins>
            <w:del w:id="1187" w:author="Bahar Toto" w:date="2025-11-04T14:35:00Z" w16du:dateUtc="2025-11-04T14:35:00Z">
              <w:r w:rsidR="005744B9" w:rsidRPr="005744B9" w:rsidDel="00EB7BB6">
                <w:delText>Data Protection Authority (DPA)</w:delText>
              </w:r>
            </w:del>
            <w:r w:rsidR="005744B9" w:rsidRPr="005744B9">
              <w:t xml:space="preserve"> can issue warnings and serve formal notices to data controllers who do not comply with the obligations arising from the provisions of the Code.</w:t>
            </w:r>
          </w:p>
        </w:tc>
      </w:tr>
      <w:tr w:rsidR="00090C41" w:rsidRPr="00096D2A" w14:paraId="6C9B3F96"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28F981DD" w14:textId="77777777" w:rsidR="00090C41" w:rsidRPr="00096D2A" w:rsidRDefault="00090C41">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6F7D461" w14:textId="3BC44453" w:rsidR="00090C41" w:rsidRPr="00096D2A" w:rsidRDefault="00C20A37">
            <w:ins w:id="1188" w:author="Bahar Toto" w:date="2025-11-04T14:54:00Z" w16du:dateUtc="2025-11-04T14:54:00Z">
              <w:r>
                <w:t>Article</w:t>
              </w:r>
            </w:ins>
            <w:r w:rsidR="00090C41" w:rsidRPr="00096D2A">
              <w:t> </w:t>
            </w:r>
            <w:r w:rsidR="00CB0348">
              <w:t xml:space="preserve">256 </w:t>
            </w:r>
            <w:ins w:id="1189" w:author="Bahar Toto" w:date="2025-11-04T13:19:00Z" w16du:dateUtc="2025-11-04T13:19:00Z">
              <w:r w:rsidR="00E859E9">
                <w:t>of the Digital Code</w:t>
              </w:r>
            </w:ins>
            <w:del w:id="1190" w:author="Bahar Toto" w:date="2025-11-04T13:19:00Z" w16du:dateUtc="2025-11-04T13:19:00Z">
              <w:r w:rsidR="00CB0348" w:rsidDel="00E859E9">
                <w:delText>Digital Code</w:delText>
              </w:r>
            </w:del>
          </w:p>
        </w:tc>
      </w:tr>
      <w:tr w:rsidR="00090C41" w:rsidRPr="00096D2A" w14:paraId="7923A400"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1AE36018" w14:textId="77777777" w:rsidR="00090C41" w:rsidRPr="00096D2A" w:rsidRDefault="00090C4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FEA4346" w14:textId="52EAC71C" w:rsidR="00090C41" w:rsidRPr="00096D2A" w:rsidRDefault="6231D465" w:rsidP="014594D8">
            <w:r>
              <w:t>Not applicable.</w:t>
            </w:r>
          </w:p>
        </w:tc>
      </w:tr>
    </w:tbl>
    <w:p w14:paraId="4716D562" w14:textId="77777777" w:rsidR="000F1029" w:rsidRPr="000F1029" w:rsidRDefault="000F1029" w:rsidP="000F1029">
      <w:pPr>
        <w:tabs>
          <w:tab w:val="left" w:pos="1794"/>
        </w:tabs>
        <w:rPr>
          <w:i/>
          <w:iCs/>
        </w:rPr>
      </w:pPr>
    </w:p>
    <w:p w14:paraId="469C7B45" w14:textId="77777777" w:rsidR="000F1029" w:rsidRPr="00096D2A" w:rsidRDefault="000F1029" w:rsidP="000F1029">
      <w:pPr>
        <w:tabs>
          <w:tab w:val="left" w:pos="1794"/>
        </w:tabs>
      </w:pPr>
    </w:p>
    <w:p w14:paraId="7C31E8AB" w14:textId="020B501B" w:rsidR="000F1029" w:rsidRPr="00096D2A" w:rsidRDefault="000F1029" w:rsidP="000F1029">
      <w:pPr>
        <w:pStyle w:val="ListParagraph"/>
        <w:numPr>
          <w:ilvl w:val="0"/>
          <w:numId w:val="30"/>
        </w:numPr>
        <w:tabs>
          <w:tab w:val="left" w:pos="1794"/>
        </w:tabs>
        <w:rPr>
          <w:i/>
          <w:iCs/>
        </w:rPr>
      </w:pPr>
      <w:r w:rsidRPr="00096D2A">
        <w:rPr>
          <w:i/>
          <w:iCs/>
        </w:rPr>
        <w:t xml:space="preserve">What monetary penalties are available under the </w:t>
      </w:r>
      <w:r w:rsidR="005C7A00">
        <w:rPr>
          <w:i/>
          <w:iCs/>
        </w:rPr>
        <w:t>l</w:t>
      </w:r>
      <w:r w:rsidRPr="00096D2A">
        <w:rPr>
          <w:i/>
          <w:iCs/>
        </w:rPr>
        <w:t>aw(s)?</w:t>
      </w:r>
    </w:p>
    <w:p w14:paraId="21B7E9D3" w14:textId="77777777" w:rsidR="000F1029" w:rsidRPr="00096D2A" w:rsidRDefault="000F1029" w:rsidP="000F1029">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F1029" w:rsidRPr="00096D2A" w14:paraId="3CEB4B2B"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27920750" w14:textId="77777777" w:rsidR="000F1029" w:rsidRPr="00096D2A" w:rsidRDefault="000F1029" w:rsidP="00A316CA">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F47D7D3" w14:textId="77777777" w:rsidR="005744B9" w:rsidRDefault="000F1029" w:rsidP="005744B9">
            <w:pPr>
              <w:autoSpaceDE w:val="0"/>
              <w:autoSpaceDN w:val="0"/>
              <w:adjustRightInd w:val="0"/>
            </w:pPr>
            <w:r w:rsidRPr="00096D2A">
              <w:t> </w:t>
            </w:r>
            <w:r w:rsidR="005744B9">
              <w:t>The monetary sanctions provided for are as follows:</w:t>
            </w:r>
          </w:p>
          <w:p w14:paraId="322F9D15" w14:textId="77777777" w:rsidR="005744B9" w:rsidRDefault="005744B9" w:rsidP="005744B9">
            <w:pPr>
              <w:autoSpaceDE w:val="0"/>
              <w:autoSpaceDN w:val="0"/>
              <w:adjustRightInd w:val="0"/>
            </w:pPr>
          </w:p>
          <w:p w14:paraId="67AA09F7" w14:textId="5EAED6BD" w:rsidR="005744B9" w:rsidRDefault="005744B9" w:rsidP="005744B9">
            <w:pPr>
              <w:autoSpaceDE w:val="0"/>
              <w:autoSpaceDN w:val="0"/>
              <w:adjustRightInd w:val="0"/>
            </w:pPr>
            <w:r>
              <w:t xml:space="preserve">- Fine of </w:t>
            </w:r>
            <w:ins w:id="1191" w:author="Bahar Toto" w:date="2025-11-04T14:55:00Z">
              <w:r w:rsidR="004D1C33" w:rsidRPr="004D1C33">
                <w:t>CDF 8 million (approx. $2,795) and CDF 200 million (approx. $69,865)</w:t>
              </w:r>
            </w:ins>
            <w:del w:id="1192" w:author="Bahar Toto" w:date="2025-11-04T14:55:00Z" w16du:dateUtc="2025-11-04T14:55:00Z">
              <w:r w:rsidDel="004D1C33">
                <w:delText xml:space="preserve">eight million to two hundred million Congolese francs </w:delText>
              </w:r>
            </w:del>
            <w:ins w:id="1193" w:author="Bahar Toto" w:date="2025-11-04T14:55:00Z" w16du:dateUtc="2025-11-04T14:55:00Z">
              <w:r w:rsidR="004D1C33">
                <w:t xml:space="preserve"> </w:t>
              </w:r>
            </w:ins>
            <w:r>
              <w:t>if the violation has not had a serious impact on the State and/or the data subjects;</w:t>
            </w:r>
            <w:ins w:id="1194" w:author="Bahar Toto" w:date="2025-11-04T14:55:00Z" w16du:dateUtc="2025-11-04T14:55:00Z">
              <w:r w:rsidR="004D1C33">
                <w:t xml:space="preserve"> and</w:t>
              </w:r>
            </w:ins>
          </w:p>
          <w:p w14:paraId="014D32AF" w14:textId="77777777" w:rsidR="005744B9" w:rsidRDefault="005744B9" w:rsidP="005744B9">
            <w:pPr>
              <w:autoSpaceDE w:val="0"/>
              <w:autoSpaceDN w:val="0"/>
              <w:adjustRightInd w:val="0"/>
            </w:pPr>
          </w:p>
          <w:p w14:paraId="282F62BA" w14:textId="099E10E9" w:rsidR="000F1029" w:rsidRPr="00096D2A" w:rsidRDefault="005744B9" w:rsidP="001C4773">
            <w:pPr>
              <w:autoSpaceDE w:val="0"/>
              <w:autoSpaceDN w:val="0"/>
              <w:adjustRightInd w:val="0"/>
            </w:pPr>
            <w:r>
              <w:t>- Fine corresponding to 5% of the annual pre-tax turnover of the previous financial year, if the violation has led to the death or attempted murder of one or more persons.</w:t>
            </w:r>
          </w:p>
        </w:tc>
      </w:tr>
      <w:tr w:rsidR="000F1029" w:rsidRPr="00096D2A" w14:paraId="20B06E59"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29AF830B" w14:textId="77777777" w:rsidR="000F1029" w:rsidRPr="00096D2A" w:rsidRDefault="000F1029" w:rsidP="00A316CA">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D430F58" w14:textId="7C02ED6F" w:rsidR="000F1029" w:rsidRPr="00096D2A" w:rsidRDefault="004D1C33" w:rsidP="00A316CA">
            <w:ins w:id="1195" w:author="Bahar Toto" w:date="2025-11-04T14:55:00Z" w16du:dateUtc="2025-11-04T14:55:00Z">
              <w:r>
                <w:t>Article</w:t>
              </w:r>
            </w:ins>
            <w:ins w:id="1196" w:author="Bahar Toto" w:date="2025-11-04T14:56:00Z" w16du:dateUtc="2025-11-04T14:56:00Z">
              <w:r>
                <w:t>s</w:t>
              </w:r>
            </w:ins>
            <w:r w:rsidR="000F1029" w:rsidRPr="00096D2A">
              <w:t> </w:t>
            </w:r>
            <w:r w:rsidR="00D221AA">
              <w:t>257</w:t>
            </w:r>
            <w:del w:id="1197" w:author="Bahar Toto" w:date="2025-11-04T14:55:00Z" w16du:dateUtc="2025-11-04T14:55:00Z">
              <w:r w:rsidR="00D221AA" w:rsidDel="004D1C33">
                <w:delText xml:space="preserve">, points </w:delText>
              </w:r>
            </w:del>
            <w:ins w:id="1198" w:author="Bahar Toto" w:date="2025-11-04T14:55:00Z" w16du:dateUtc="2025-11-04T14:55:00Z">
              <w:r>
                <w:t xml:space="preserve">(1) and </w:t>
              </w:r>
            </w:ins>
            <w:ins w:id="1199" w:author="Bahar Toto" w:date="2025-11-04T14:56:00Z" w16du:dateUtc="2025-11-04T14:56:00Z">
              <w:r>
                <w:t>257(2)</w:t>
              </w:r>
            </w:ins>
            <w:del w:id="1200" w:author="Bahar Toto" w:date="2025-11-04T14:56:00Z" w16du:dateUtc="2025-11-04T14:56:00Z">
              <w:r w:rsidR="00D221AA" w:rsidDel="004D1C33">
                <w:delText>1 et 2,</w:delText>
              </w:r>
            </w:del>
            <w:r w:rsidR="00D221AA">
              <w:t xml:space="preserve">  </w:t>
            </w:r>
            <w:ins w:id="1201" w:author="Bahar Toto" w:date="2025-11-04T13:20:00Z" w16du:dateUtc="2025-11-04T13:20:00Z">
              <w:r w:rsidR="00E859E9">
                <w:t>of the Digital Code</w:t>
              </w:r>
            </w:ins>
            <w:del w:id="1202" w:author="Bahar Toto" w:date="2025-11-04T13:20:00Z" w16du:dateUtc="2025-11-04T13:20:00Z">
              <w:r w:rsidR="00D221AA" w:rsidDel="00E859E9">
                <w:delText>Digital Code</w:delText>
              </w:r>
            </w:del>
          </w:p>
        </w:tc>
      </w:tr>
      <w:tr w:rsidR="000F1029" w:rsidRPr="00096D2A" w14:paraId="7135EC82"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2B861BD5" w14:textId="77777777" w:rsidR="000F1029" w:rsidRPr="00096D2A" w:rsidRDefault="000F1029" w:rsidP="00A316CA">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2E68981" w14:textId="419A9ED8" w:rsidR="000F1029" w:rsidRPr="00096D2A" w:rsidRDefault="714A860E" w:rsidP="014594D8">
            <w:r>
              <w:t>Not applicable.</w:t>
            </w:r>
          </w:p>
        </w:tc>
      </w:tr>
    </w:tbl>
    <w:p w14:paraId="3CBF1E7A" w14:textId="77777777" w:rsidR="000F1029" w:rsidRPr="00096D2A" w:rsidRDefault="000F1029" w:rsidP="000F1029">
      <w:pPr>
        <w:tabs>
          <w:tab w:val="left" w:pos="1794"/>
        </w:tabs>
        <w:rPr>
          <w:i/>
          <w:iCs/>
        </w:rPr>
      </w:pPr>
    </w:p>
    <w:p w14:paraId="0B0113B4" w14:textId="39F23547" w:rsidR="000F1029" w:rsidRPr="00096D2A" w:rsidRDefault="000F1029" w:rsidP="43A8F02C">
      <w:pPr>
        <w:pStyle w:val="ListParagraph"/>
        <w:numPr>
          <w:ilvl w:val="0"/>
          <w:numId w:val="30"/>
        </w:numPr>
        <w:tabs>
          <w:tab w:val="left" w:pos="1794"/>
        </w:tabs>
        <w:rPr>
          <w:i/>
          <w:iCs/>
        </w:rPr>
      </w:pPr>
      <w:r w:rsidRPr="43A8F02C">
        <w:rPr>
          <w:i/>
          <w:iCs/>
        </w:rPr>
        <w:t xml:space="preserve">What </w:t>
      </w:r>
      <w:proofErr w:type="gramStart"/>
      <w:r w:rsidRPr="43A8F02C">
        <w:rPr>
          <w:i/>
          <w:iCs/>
        </w:rPr>
        <w:t>is</w:t>
      </w:r>
      <w:proofErr w:type="gramEnd"/>
      <w:r w:rsidRPr="43A8F02C">
        <w:rPr>
          <w:i/>
          <w:iCs/>
        </w:rPr>
        <w:t xml:space="preserve"> the criteria for calculating the </w:t>
      </w:r>
      <w:proofErr w:type="gramStart"/>
      <w:r w:rsidRPr="43A8F02C">
        <w:rPr>
          <w:i/>
          <w:iCs/>
        </w:rPr>
        <w:t>amount</w:t>
      </w:r>
      <w:proofErr w:type="gramEnd"/>
      <w:r w:rsidRPr="43A8F02C">
        <w:rPr>
          <w:i/>
          <w:iCs/>
        </w:rPr>
        <w:t xml:space="preserve"> of monetary penalties?</w:t>
      </w:r>
    </w:p>
    <w:p w14:paraId="435D8AA6" w14:textId="77777777" w:rsidR="000F1029" w:rsidRPr="00096D2A" w:rsidRDefault="000F1029" w:rsidP="000F1029">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F1029" w:rsidRPr="00096D2A" w14:paraId="74D605FE"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769CED39" w14:textId="77777777" w:rsidR="000F1029" w:rsidRPr="00096D2A" w:rsidRDefault="000F1029" w:rsidP="00A316CA">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3D950FD" w14:textId="3AD00053" w:rsidR="005744B9" w:rsidRDefault="000F1029" w:rsidP="005744B9">
            <w:pPr>
              <w:autoSpaceDE w:val="0"/>
              <w:autoSpaceDN w:val="0"/>
              <w:adjustRightInd w:val="0"/>
            </w:pPr>
            <w:r w:rsidRPr="00096D2A">
              <w:t> </w:t>
            </w:r>
            <w:r w:rsidR="005744B9">
              <w:t xml:space="preserve">The criteria for calculating the </w:t>
            </w:r>
            <w:proofErr w:type="gramStart"/>
            <w:r w:rsidR="005744B9">
              <w:t>amount</w:t>
            </w:r>
            <w:proofErr w:type="gramEnd"/>
            <w:r w:rsidR="005744B9">
              <w:t xml:space="preserve"> of monetary sanctions depend primarily on the severity of the violation and its impact. The</w:t>
            </w:r>
            <w:ins w:id="1203" w:author="Bahar Toto" w:date="2025-11-04T14:56:00Z" w16du:dateUtc="2025-11-04T14:56:00Z">
              <w:r w:rsidR="004D1C33">
                <w:t xml:space="preserve"> Digital</w:t>
              </w:r>
            </w:ins>
            <w:r w:rsidR="005744B9">
              <w:t xml:space="preserve"> Code distinguishes </w:t>
            </w:r>
            <w:ins w:id="1204" w:author="Bahar Toto" w:date="2025-11-04T14:56:00Z" w16du:dateUtc="2025-11-04T14:56:00Z">
              <w:r w:rsidR="004D1C33">
                <w:t xml:space="preserve">itself </w:t>
              </w:r>
            </w:ins>
            <w:r w:rsidR="005744B9">
              <w:t>notably:</w:t>
            </w:r>
          </w:p>
          <w:p w14:paraId="0304C96A" w14:textId="77777777" w:rsidR="005744B9" w:rsidRDefault="005744B9" w:rsidP="005744B9">
            <w:pPr>
              <w:autoSpaceDE w:val="0"/>
              <w:autoSpaceDN w:val="0"/>
              <w:adjustRightInd w:val="0"/>
            </w:pPr>
          </w:p>
          <w:p w14:paraId="69AF9044" w14:textId="425221FE" w:rsidR="005744B9" w:rsidRDefault="005744B9" w:rsidP="005744B9">
            <w:pPr>
              <w:autoSpaceDE w:val="0"/>
              <w:autoSpaceDN w:val="0"/>
              <w:adjustRightInd w:val="0"/>
            </w:pPr>
            <w:r>
              <w:t xml:space="preserve">- </w:t>
            </w:r>
            <w:ins w:id="1205" w:author="Bahar Toto" w:date="2025-11-04T14:56:00Z" w16du:dateUtc="2025-11-04T14:56:00Z">
              <w:r w:rsidR="004D1C33">
                <w:t>t</w:t>
              </w:r>
            </w:ins>
            <w:del w:id="1206" w:author="Bahar Toto" w:date="2025-11-04T14:56:00Z" w16du:dateUtc="2025-11-04T14:56:00Z">
              <w:r w:rsidDel="004D1C33">
                <w:delText>T</w:delText>
              </w:r>
            </w:del>
            <w:r>
              <w:t xml:space="preserve">he absence of serious </w:t>
            </w:r>
            <w:proofErr w:type="gramStart"/>
            <w:r>
              <w:t>impact</w:t>
            </w:r>
            <w:ins w:id="1207" w:author="Bahar Toto" w:date="2025-11-04T14:56:00Z" w16du:dateUtc="2025-11-04T14:56:00Z">
              <w:r w:rsidR="004D1C33">
                <w:t>;</w:t>
              </w:r>
            </w:ins>
            <w:proofErr w:type="gramEnd"/>
          </w:p>
          <w:p w14:paraId="0F3E79B8" w14:textId="77777777" w:rsidR="005744B9" w:rsidRDefault="005744B9" w:rsidP="005744B9">
            <w:pPr>
              <w:autoSpaceDE w:val="0"/>
              <w:autoSpaceDN w:val="0"/>
              <w:adjustRightInd w:val="0"/>
            </w:pPr>
          </w:p>
          <w:p w14:paraId="6AD0395E" w14:textId="787CDA43" w:rsidR="005744B9" w:rsidRDefault="005744B9" w:rsidP="005744B9">
            <w:pPr>
              <w:autoSpaceDE w:val="0"/>
              <w:autoSpaceDN w:val="0"/>
              <w:adjustRightInd w:val="0"/>
            </w:pPr>
            <w:r>
              <w:t xml:space="preserve">- </w:t>
            </w:r>
            <w:ins w:id="1208" w:author="Bahar Toto" w:date="2025-11-04T14:56:00Z" w16du:dateUtc="2025-11-04T14:56:00Z">
              <w:r w:rsidR="004D1C33">
                <w:t>v</w:t>
              </w:r>
            </w:ins>
            <w:del w:id="1209" w:author="Bahar Toto" w:date="2025-11-04T14:56:00Z" w16du:dateUtc="2025-11-04T14:56:00Z">
              <w:r w:rsidDel="004D1C33">
                <w:delText>V</w:delText>
              </w:r>
            </w:del>
            <w:r>
              <w:t>iolations that have led to serious consequences (death or attempted murder)</w:t>
            </w:r>
            <w:ins w:id="1210" w:author="Bahar Toto" w:date="2025-11-04T14:56:00Z" w16du:dateUtc="2025-11-04T14:56:00Z">
              <w:r w:rsidR="004D1C33">
                <w:t>; and</w:t>
              </w:r>
            </w:ins>
          </w:p>
          <w:p w14:paraId="5135CDD3" w14:textId="77777777" w:rsidR="005744B9" w:rsidRDefault="005744B9" w:rsidP="005744B9">
            <w:pPr>
              <w:autoSpaceDE w:val="0"/>
              <w:autoSpaceDN w:val="0"/>
              <w:adjustRightInd w:val="0"/>
            </w:pPr>
          </w:p>
          <w:p w14:paraId="7D45ABA0" w14:textId="5C7E9D31" w:rsidR="000F1029" w:rsidRPr="00096D2A" w:rsidRDefault="005744B9" w:rsidP="001C4773">
            <w:pPr>
              <w:autoSpaceDE w:val="0"/>
              <w:autoSpaceDN w:val="0"/>
              <w:adjustRightInd w:val="0"/>
            </w:pPr>
            <w:r>
              <w:t xml:space="preserve">- </w:t>
            </w:r>
            <w:ins w:id="1211" w:author="Bahar Toto" w:date="2025-11-04T14:56:00Z" w16du:dateUtc="2025-11-04T14:56:00Z">
              <w:r w:rsidR="004D1C33">
                <w:t>v</w:t>
              </w:r>
            </w:ins>
            <w:del w:id="1212" w:author="Bahar Toto" w:date="2025-11-04T14:56:00Z" w16du:dateUtc="2025-11-04T14:56:00Z">
              <w:r w:rsidDel="004D1C33">
                <w:delText>V</w:delText>
              </w:r>
            </w:del>
            <w:r>
              <w:t>iolations endangering national security or leading to mass crimes.</w:t>
            </w:r>
          </w:p>
        </w:tc>
      </w:tr>
      <w:tr w:rsidR="000F1029" w:rsidRPr="00096D2A" w14:paraId="4DC1CFB0"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51B0DEA1" w14:textId="77777777" w:rsidR="000F1029" w:rsidRPr="00096D2A" w:rsidRDefault="000F1029" w:rsidP="00A316CA">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9599BFC" w14:textId="4C97C421" w:rsidR="000F1029" w:rsidRPr="00096D2A" w:rsidRDefault="004D1C33" w:rsidP="00A316CA">
            <w:ins w:id="1213" w:author="Bahar Toto" w:date="2025-11-04T14:56:00Z" w16du:dateUtc="2025-11-04T14:56:00Z">
              <w:r>
                <w:t>Article</w:t>
              </w:r>
            </w:ins>
            <w:r w:rsidR="000F1029" w:rsidRPr="00096D2A">
              <w:t> </w:t>
            </w:r>
            <w:r w:rsidR="00A37241">
              <w:t xml:space="preserve">257 </w:t>
            </w:r>
            <w:ins w:id="1214" w:author="Bahar Toto" w:date="2025-11-04T13:20:00Z" w16du:dateUtc="2025-11-04T13:20:00Z">
              <w:r w:rsidR="00E859E9">
                <w:t>of the Digital Code</w:t>
              </w:r>
            </w:ins>
            <w:del w:id="1215" w:author="Bahar Toto" w:date="2025-11-04T13:20:00Z" w16du:dateUtc="2025-11-04T13:20:00Z">
              <w:r w:rsidR="00A37241" w:rsidDel="00E859E9">
                <w:delText>Digital Code</w:delText>
              </w:r>
            </w:del>
          </w:p>
        </w:tc>
      </w:tr>
      <w:tr w:rsidR="000F1029" w:rsidRPr="00096D2A" w14:paraId="661133DF"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1F49752C" w14:textId="77777777" w:rsidR="000F1029" w:rsidRPr="00096D2A" w:rsidRDefault="000F1029" w:rsidP="00A316CA">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020D17B" w14:textId="13F28E6F" w:rsidR="000F1029" w:rsidRPr="00096D2A" w:rsidRDefault="4D80EF77" w:rsidP="014594D8">
            <w:r>
              <w:t>Not applicable.</w:t>
            </w:r>
          </w:p>
        </w:tc>
      </w:tr>
    </w:tbl>
    <w:p w14:paraId="231E31A7" w14:textId="77777777" w:rsidR="000F1029" w:rsidRDefault="000F1029" w:rsidP="000F1029">
      <w:pPr>
        <w:pStyle w:val="ListParagraph"/>
        <w:tabs>
          <w:tab w:val="left" w:pos="1794"/>
        </w:tabs>
        <w:rPr>
          <w:i/>
          <w:iCs/>
        </w:rPr>
      </w:pPr>
    </w:p>
    <w:p w14:paraId="01EA7294" w14:textId="77777777" w:rsidR="000F1029" w:rsidRDefault="000F1029" w:rsidP="000F1029">
      <w:pPr>
        <w:pStyle w:val="ListParagraph"/>
        <w:tabs>
          <w:tab w:val="left" w:pos="1794"/>
        </w:tabs>
        <w:rPr>
          <w:i/>
          <w:iCs/>
        </w:rPr>
      </w:pPr>
    </w:p>
    <w:p w14:paraId="21D39EF0" w14:textId="05826BEC" w:rsidR="000F1029" w:rsidRPr="00096D2A" w:rsidRDefault="000F1029" w:rsidP="000F1029">
      <w:pPr>
        <w:tabs>
          <w:tab w:val="left" w:pos="1794"/>
        </w:tabs>
      </w:pPr>
      <w:r w:rsidRPr="00096D2A">
        <w:t xml:space="preserve">17.2. </w:t>
      </w:r>
      <w:r>
        <w:t>Criminal liability</w:t>
      </w:r>
    </w:p>
    <w:p w14:paraId="2CE32A1E" w14:textId="77777777" w:rsidR="000F1029" w:rsidRDefault="000F1029" w:rsidP="000F1029">
      <w:pPr>
        <w:pStyle w:val="ListParagraph"/>
        <w:tabs>
          <w:tab w:val="left" w:pos="1794"/>
        </w:tabs>
        <w:rPr>
          <w:i/>
          <w:iCs/>
        </w:rPr>
      </w:pPr>
    </w:p>
    <w:p w14:paraId="4F8F5F8F" w14:textId="045B8C02" w:rsidR="00090C41" w:rsidRPr="00096D2A" w:rsidRDefault="00090C41" w:rsidP="00E27686">
      <w:pPr>
        <w:pStyle w:val="ListParagraph"/>
        <w:numPr>
          <w:ilvl w:val="0"/>
          <w:numId w:val="29"/>
        </w:numPr>
        <w:tabs>
          <w:tab w:val="left" w:pos="1794"/>
        </w:tabs>
        <w:rPr>
          <w:i/>
          <w:iCs/>
        </w:rPr>
      </w:pPr>
      <w:r w:rsidRPr="00096D2A">
        <w:rPr>
          <w:i/>
          <w:iCs/>
        </w:rPr>
        <w:t>Is criminal liability possible for violations of the law(s)?</w:t>
      </w:r>
    </w:p>
    <w:p w14:paraId="254DA71B" w14:textId="77777777" w:rsidR="00090C41" w:rsidRPr="00096D2A" w:rsidRDefault="00090C41" w:rsidP="00090C41">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6F3E3CA2"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E91B1B5" w14:textId="77777777" w:rsidR="00090C41" w:rsidRPr="00096D2A" w:rsidRDefault="00090C41">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CE18877" w14:textId="690F21D8" w:rsidR="00DB65DB" w:rsidRPr="0087425B" w:rsidRDefault="005744B9" w:rsidP="001C4773">
            <w:pPr>
              <w:autoSpaceDE w:val="0"/>
              <w:autoSpaceDN w:val="0"/>
              <w:adjustRightInd w:val="0"/>
              <w:rPr>
                <w:rFonts w:ascii="AppleSystemUIFont" w:eastAsiaTheme="minorHAnsi" w:hAnsi="AppleSystemUIFont" w:cs="AppleSystemUIFont"/>
                <w:kern w:val="0"/>
                <w:sz w:val="26"/>
                <w:szCs w:val="26"/>
              </w:rPr>
            </w:pPr>
            <w:r w:rsidRPr="005744B9">
              <w:t>Yes, the Digital Code establishes a criminal protection regime for computer systems, particularly through offences related to the use of personal data.</w:t>
            </w:r>
          </w:p>
          <w:p w14:paraId="065B14EB" w14:textId="633CFFD7" w:rsidR="00090C41" w:rsidRPr="00096D2A" w:rsidRDefault="00090C41"/>
        </w:tc>
      </w:tr>
      <w:tr w:rsidR="00090C41" w:rsidRPr="00096D2A" w14:paraId="3EB25326"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41A8F4B5" w14:textId="77777777" w:rsidR="00090C41" w:rsidRPr="00096D2A" w:rsidRDefault="00090C41">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9C0A623" w14:textId="62391A7E" w:rsidR="00090C41" w:rsidRPr="00096D2A" w:rsidRDefault="004D1C33">
            <w:ins w:id="1216" w:author="Bahar Toto" w:date="2025-11-04T14:56:00Z" w16du:dateUtc="2025-11-04T14:56:00Z">
              <w:r>
                <w:t>Articles</w:t>
              </w:r>
            </w:ins>
            <w:r w:rsidR="00090C41" w:rsidRPr="00096D2A">
              <w:t> </w:t>
            </w:r>
            <w:r w:rsidR="00DB65DB">
              <w:t xml:space="preserve">348 - 352 </w:t>
            </w:r>
            <w:ins w:id="1217" w:author="Bahar Toto" w:date="2025-11-04T13:20:00Z" w16du:dateUtc="2025-11-04T13:20:00Z">
              <w:r w:rsidR="00E859E9">
                <w:t>of the Digital Code</w:t>
              </w:r>
            </w:ins>
            <w:del w:id="1218" w:author="Bahar Toto" w:date="2025-11-04T13:20:00Z" w16du:dateUtc="2025-11-04T13:20:00Z">
              <w:r w:rsidR="00DB65DB" w:rsidDel="00E859E9">
                <w:delText>Digital Code</w:delText>
              </w:r>
            </w:del>
          </w:p>
        </w:tc>
      </w:tr>
      <w:tr w:rsidR="00090C41" w:rsidRPr="00096D2A" w14:paraId="489D07DB"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5A2CA8C0" w14:textId="77777777" w:rsidR="00090C41" w:rsidRPr="00096D2A" w:rsidRDefault="00090C4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E52C6AE" w14:textId="5F4E18F8" w:rsidR="00090C41" w:rsidRPr="00096D2A" w:rsidRDefault="6F652295" w:rsidP="014594D8">
            <w:r>
              <w:t>Not applicable.</w:t>
            </w:r>
          </w:p>
        </w:tc>
      </w:tr>
    </w:tbl>
    <w:p w14:paraId="57D7D84C" w14:textId="77777777" w:rsidR="00090C41" w:rsidRPr="00096D2A" w:rsidRDefault="00090C41" w:rsidP="00090C41">
      <w:pPr>
        <w:tabs>
          <w:tab w:val="left" w:pos="1794"/>
        </w:tabs>
        <w:rPr>
          <w:i/>
          <w:iCs/>
        </w:rPr>
      </w:pPr>
    </w:p>
    <w:p w14:paraId="13C63AAF" w14:textId="551EB759" w:rsidR="005C7A00" w:rsidRDefault="005C7A00" w:rsidP="005C7A00">
      <w:pPr>
        <w:tabs>
          <w:tab w:val="left" w:pos="1794"/>
        </w:tabs>
      </w:pPr>
      <w:r w:rsidRPr="005C7A00">
        <w:t>17.3</w:t>
      </w:r>
      <w:r>
        <w:t>.</w:t>
      </w:r>
      <w:r w:rsidRPr="005C7A00">
        <w:t xml:space="preserve"> </w:t>
      </w:r>
      <w:r>
        <w:t xml:space="preserve">Scope of liability </w:t>
      </w:r>
    </w:p>
    <w:p w14:paraId="325BB1D2" w14:textId="77777777" w:rsidR="005C7A00" w:rsidRPr="005C7A00" w:rsidRDefault="005C7A00" w:rsidP="005C7A00">
      <w:pPr>
        <w:tabs>
          <w:tab w:val="left" w:pos="1794"/>
        </w:tabs>
      </w:pPr>
    </w:p>
    <w:p w14:paraId="4A51D80D" w14:textId="070CDEA6" w:rsidR="00090C41" w:rsidRPr="00096D2A" w:rsidRDefault="00090C41" w:rsidP="00E27686">
      <w:pPr>
        <w:pStyle w:val="ListParagraph"/>
        <w:numPr>
          <w:ilvl w:val="0"/>
          <w:numId w:val="29"/>
        </w:numPr>
        <w:tabs>
          <w:tab w:val="left" w:pos="1794"/>
        </w:tabs>
        <w:rPr>
          <w:i/>
          <w:iCs/>
        </w:rPr>
      </w:pPr>
      <w:r w:rsidRPr="00096D2A">
        <w:rPr>
          <w:i/>
          <w:iCs/>
        </w:rPr>
        <w:t>How long do supervisory authorities have to bring an enforcement action for violations of the law(s)? (e.g., statute of limitations)</w:t>
      </w:r>
    </w:p>
    <w:p w14:paraId="6EE65D91" w14:textId="77777777" w:rsidR="00090C41" w:rsidRPr="00096D2A" w:rsidRDefault="00090C41" w:rsidP="00090C41">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154377F5"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1961CE3" w14:textId="77777777" w:rsidR="00090C41" w:rsidRPr="00096D2A" w:rsidRDefault="00090C41">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7190A97" w14:textId="07E4B7AB" w:rsidR="002B46EB" w:rsidRDefault="00090C41" w:rsidP="00472CBD">
            <w:pPr>
              <w:rPr>
                <w:ins w:id="1219" w:author="Bahar Toto" w:date="2025-11-04T15:01:00Z" w16du:dateUtc="2025-11-04T15:01:00Z"/>
              </w:rPr>
            </w:pPr>
            <w:r w:rsidRPr="00096D2A">
              <w:t> </w:t>
            </w:r>
            <w:r w:rsidR="00472CBD">
              <w:t>The Digital Code specifies that public prosecution for offenses against digital legislation is subject to the prescription periods established by the Congolese Code of Criminal Procedure</w:t>
            </w:r>
            <w:ins w:id="1220" w:author="Bahar Toto" w:date="2025-11-04T15:00:00Z" w16du:dateUtc="2025-11-04T15:00:00Z">
              <w:r w:rsidR="0061181D">
                <w:t xml:space="preserve"> (only available in </w:t>
              </w:r>
            </w:ins>
            <w:ins w:id="1221" w:author="Bahar Toto" w:date="2025-11-04T15:02:00Z" w16du:dateUtc="2025-11-04T15:02:00Z">
              <w:r w:rsidR="008E02D3">
                <w:t>French</w:t>
              </w:r>
            </w:ins>
            <w:ins w:id="1222" w:author="Bahar Toto" w:date="2025-11-04T15:00:00Z" w16du:dateUtc="2025-11-04T15:00:00Z">
              <w:r w:rsidR="0061181D">
                <w:t xml:space="preserve"> </w:t>
              </w:r>
              <w:r w:rsidR="002A48B0">
                <w:fldChar w:fldCharType="begin"/>
              </w:r>
              <w:r w:rsidR="002A48B0">
                <w:instrText>HYPERLINK "https://www.leganet.cd/Legislation/Droit%20Judiciaire/D.06.08.1959.ccp.htm"</w:instrText>
              </w:r>
              <w:r w:rsidR="002A48B0">
                <w:fldChar w:fldCharType="separate"/>
              </w:r>
              <w:r w:rsidR="0061181D" w:rsidRPr="002A48B0">
                <w:rPr>
                  <w:rStyle w:val="Hyperlink"/>
                </w:rPr>
                <w:t>here</w:t>
              </w:r>
              <w:r w:rsidR="002A48B0">
                <w:fldChar w:fldCharType="end"/>
              </w:r>
              <w:r w:rsidR="0061181D">
                <w:t>)</w:t>
              </w:r>
            </w:ins>
            <w:ins w:id="1223" w:author="Bahar Toto" w:date="2025-11-04T15:02:00Z" w16du:dateUtc="2025-11-04T15:02:00Z">
              <w:r w:rsidR="008E02D3">
                <w:t xml:space="preserve"> (the </w:t>
              </w:r>
              <w:r w:rsidR="008E02D3">
                <w:t>Code of Criminal Procedure</w:t>
              </w:r>
              <w:r w:rsidR="008E02D3">
                <w:t>)</w:t>
              </w:r>
            </w:ins>
            <w:ins w:id="1224" w:author="Bahar Toto" w:date="2025-11-04T15:01:00Z" w16du:dateUtc="2025-11-04T15:01:00Z">
              <w:r w:rsidR="002B46EB">
                <w:t xml:space="preserve">. These </w:t>
              </w:r>
              <w:proofErr w:type="spellStart"/>
              <w:r w:rsidR="002B46EB">
                <w:t>are:</w:t>
              </w:r>
            </w:ins>
            <w:del w:id="1225" w:author="Bahar Toto" w:date="2025-11-04T15:01:00Z" w16du:dateUtc="2025-11-04T15:01:00Z">
              <w:r w:rsidR="00472CBD" w:rsidDel="002B46EB">
                <w:delText xml:space="preserve"> (</w:delText>
              </w:r>
            </w:del>
            <w:proofErr w:type="spellEnd"/>
          </w:p>
          <w:p w14:paraId="1A002383" w14:textId="12AE98C1" w:rsidR="00472CBD" w:rsidRDefault="00472CBD" w:rsidP="002B46EB">
            <w:pPr>
              <w:pStyle w:val="ListParagraph"/>
              <w:numPr>
                <w:ilvl w:val="0"/>
                <w:numId w:val="29"/>
              </w:numPr>
              <w:pPrChange w:id="1226" w:author="Bahar Toto" w:date="2025-11-04T15:01:00Z" w16du:dateUtc="2025-11-04T15:01:00Z">
                <w:pPr/>
              </w:pPrChange>
            </w:pPr>
            <w:r>
              <w:t xml:space="preserve">Penal servitude sentences of 10 years or less prescribe after twice the duration of the sentence, with a minimum of </w:t>
            </w:r>
            <w:ins w:id="1227" w:author="Bahar Toto" w:date="2025-11-04T14:58:00Z" w16du:dateUtc="2025-11-04T14:58:00Z">
              <w:r w:rsidR="00223601">
                <w:t>two</w:t>
              </w:r>
            </w:ins>
            <w:del w:id="1228" w:author="Bahar Toto" w:date="2025-11-04T14:58:00Z" w16du:dateUtc="2025-11-04T14:58:00Z">
              <w:r w:rsidDel="00223601">
                <w:delText>2</w:delText>
              </w:r>
            </w:del>
            <w:r>
              <w:t xml:space="preserve"> years</w:t>
            </w:r>
            <w:ins w:id="1229" w:author="Bahar Toto" w:date="2025-11-04T15:01:00Z" w16du:dateUtc="2025-11-04T15:01:00Z">
              <w:r w:rsidR="002B46EB">
                <w:t>;</w:t>
              </w:r>
            </w:ins>
            <w:del w:id="1230" w:author="Bahar Toto" w:date="2025-11-04T15:01:00Z" w16du:dateUtc="2025-11-04T15:01:00Z">
              <w:r w:rsidDel="002B46EB">
                <w:delText>.</w:delText>
              </w:r>
            </w:del>
          </w:p>
          <w:p w14:paraId="125F22FF" w14:textId="77777777" w:rsidR="00472CBD" w:rsidDel="002B46EB" w:rsidRDefault="00472CBD" w:rsidP="00472CBD">
            <w:pPr>
              <w:rPr>
                <w:del w:id="1231" w:author="Bahar Toto" w:date="2025-11-04T15:01:00Z" w16du:dateUtc="2025-11-04T15:01:00Z"/>
              </w:rPr>
            </w:pPr>
          </w:p>
          <w:p w14:paraId="66CE5246" w14:textId="2C13CF7B" w:rsidR="00472CBD" w:rsidRDefault="00472CBD" w:rsidP="002B46EB">
            <w:pPr>
              <w:pStyle w:val="ListParagraph"/>
              <w:numPr>
                <w:ilvl w:val="0"/>
                <w:numId w:val="29"/>
              </w:numPr>
              <w:pPrChange w:id="1232" w:author="Bahar Toto" w:date="2025-11-04T15:01:00Z" w16du:dateUtc="2025-11-04T15:01:00Z">
                <w:pPr/>
              </w:pPrChange>
            </w:pPr>
            <w:r>
              <w:t xml:space="preserve">Penal servitude sentences of more than 10 years </w:t>
            </w:r>
            <w:del w:id="1233" w:author="Bahar Toto" w:date="2025-11-04T15:03:00Z" w16du:dateUtc="2025-11-04T15:03:00Z">
              <w:r w:rsidDel="008E02D3">
                <w:delText xml:space="preserve">prescribe </w:delText>
              </w:r>
            </w:del>
            <w:ins w:id="1234" w:author="Bahar Toto" w:date="2025-11-04T15:03:00Z" w16du:dateUtc="2025-11-04T15:03:00Z">
              <w:r w:rsidR="008E02D3">
                <w:t>are prescribed</w:t>
              </w:r>
              <w:r w:rsidR="008E02D3">
                <w:t xml:space="preserve"> </w:t>
              </w:r>
            </w:ins>
            <w:r>
              <w:t>after 20 years</w:t>
            </w:r>
            <w:ins w:id="1235" w:author="Bahar Toto" w:date="2025-11-04T15:01:00Z" w16du:dateUtc="2025-11-04T15:01:00Z">
              <w:r w:rsidR="002B46EB">
                <w:t>; and</w:t>
              </w:r>
            </w:ins>
            <w:del w:id="1236" w:author="Bahar Toto" w:date="2025-11-04T15:01:00Z" w16du:dateUtc="2025-11-04T15:01:00Z">
              <w:r w:rsidDel="002B46EB">
                <w:delText>.</w:delText>
              </w:r>
            </w:del>
          </w:p>
          <w:p w14:paraId="143725C4" w14:textId="77777777" w:rsidR="00472CBD" w:rsidDel="002B46EB" w:rsidRDefault="00472CBD" w:rsidP="00472CBD">
            <w:pPr>
              <w:rPr>
                <w:del w:id="1237" w:author="Bahar Toto" w:date="2025-11-04T15:01:00Z" w16du:dateUtc="2025-11-04T15:01:00Z"/>
              </w:rPr>
            </w:pPr>
          </w:p>
          <w:p w14:paraId="64B196F9" w14:textId="42855AF7" w:rsidR="002B46EB" w:rsidRDefault="00472CBD" w:rsidP="002B46EB">
            <w:pPr>
              <w:pStyle w:val="ListParagraph"/>
              <w:numPr>
                <w:ilvl w:val="0"/>
                <w:numId w:val="29"/>
              </w:numPr>
              <w:rPr>
                <w:ins w:id="1238" w:author="Bahar Toto" w:date="2025-11-04T15:01:00Z" w16du:dateUtc="2025-11-04T15:01:00Z"/>
              </w:rPr>
            </w:pPr>
            <w:r>
              <w:t xml:space="preserve">Life sentences </w:t>
            </w:r>
            <w:del w:id="1239" w:author="Bahar Toto" w:date="2025-11-04T15:03:00Z" w16du:dateUtc="2025-11-04T15:03:00Z">
              <w:r w:rsidDel="008E02D3">
                <w:delText xml:space="preserve">prescribe </w:delText>
              </w:r>
            </w:del>
            <w:ins w:id="1240" w:author="Bahar Toto" w:date="2025-11-04T15:03:00Z" w16du:dateUtc="2025-11-04T15:03:00Z">
              <w:r w:rsidR="008E02D3">
                <w:t>are prescribed</w:t>
              </w:r>
              <w:r w:rsidR="008E02D3">
                <w:t xml:space="preserve"> </w:t>
              </w:r>
            </w:ins>
            <w:r>
              <w:t>after 25 years</w:t>
            </w:r>
            <w:del w:id="1241" w:author="Bahar Toto" w:date="2025-11-04T15:01:00Z" w16du:dateUtc="2025-11-04T15:01:00Z">
              <w:r w:rsidDel="002B46EB">
                <w:delText>)</w:delText>
              </w:r>
            </w:del>
            <w:r>
              <w:t xml:space="preserve">. </w:t>
            </w:r>
          </w:p>
          <w:p w14:paraId="0BF9C17A" w14:textId="77777777" w:rsidR="002B46EB" w:rsidRDefault="002B46EB" w:rsidP="002B46EB">
            <w:pPr>
              <w:pStyle w:val="ListParagraph"/>
              <w:rPr>
                <w:ins w:id="1242" w:author="Bahar Toto" w:date="2025-11-04T15:01:00Z" w16du:dateUtc="2025-11-04T15:01:00Z"/>
              </w:rPr>
              <w:pPrChange w:id="1243" w:author="Bahar Toto" w:date="2025-11-04T15:01:00Z" w16du:dateUtc="2025-11-04T15:01:00Z">
                <w:pPr>
                  <w:pStyle w:val="ListParagraph"/>
                  <w:numPr>
                    <w:numId w:val="29"/>
                  </w:numPr>
                  <w:ind w:hanging="360"/>
                </w:pPr>
              </w:pPrChange>
            </w:pPr>
          </w:p>
          <w:p w14:paraId="66DF0804" w14:textId="6F8F3A04" w:rsidR="00090C41" w:rsidRPr="00096D2A" w:rsidRDefault="00472CBD" w:rsidP="002B46EB">
            <w:r>
              <w:t>The limitation periods begin to run from the day the offense was committed or, if it was concealed, from the day it was discovered or revealed.</w:t>
            </w:r>
          </w:p>
        </w:tc>
      </w:tr>
      <w:tr w:rsidR="00090C41" w:rsidRPr="00096D2A" w14:paraId="074AA692"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585D9C7D" w14:textId="77777777" w:rsidR="00090C41" w:rsidRPr="00096D2A" w:rsidRDefault="00090C41">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A4940E1" w14:textId="6C90BD11" w:rsidR="00090C41" w:rsidRPr="00096D2A" w:rsidRDefault="002B46EB">
            <w:ins w:id="1244" w:author="Bahar Toto" w:date="2025-11-04T15:01:00Z" w16du:dateUtc="2025-11-04T15:01:00Z">
              <w:r>
                <w:t>Article</w:t>
              </w:r>
            </w:ins>
            <w:r w:rsidR="00090C41" w:rsidRPr="00096D2A">
              <w:t> </w:t>
            </w:r>
            <w:r w:rsidR="00DB65DB">
              <w:t xml:space="preserve">327 </w:t>
            </w:r>
            <w:ins w:id="1245" w:author="Bahar Toto" w:date="2025-11-04T13:20:00Z" w16du:dateUtc="2025-11-04T13:20:00Z">
              <w:r w:rsidR="00E859E9">
                <w:t>of the Digital Code</w:t>
              </w:r>
            </w:ins>
            <w:del w:id="1246" w:author="Bahar Toto" w:date="2025-11-04T13:20:00Z" w16du:dateUtc="2025-11-04T13:20:00Z">
              <w:r w:rsidR="00DB65DB" w:rsidDel="00E859E9">
                <w:delText>Digital Code</w:delText>
              </w:r>
            </w:del>
          </w:p>
        </w:tc>
      </w:tr>
      <w:tr w:rsidR="00090C41" w:rsidRPr="00096D2A" w14:paraId="363F1F1B"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55E4F6AB" w14:textId="77777777" w:rsidR="00090C41" w:rsidRPr="00096D2A" w:rsidRDefault="00090C4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BD7F0D6" w14:textId="6A968E3D" w:rsidR="00090C41" w:rsidRPr="00096D2A" w:rsidRDefault="382522A0" w:rsidP="014594D8">
            <w:r>
              <w:t>Not applicable.</w:t>
            </w:r>
          </w:p>
        </w:tc>
      </w:tr>
    </w:tbl>
    <w:p w14:paraId="1480F079" w14:textId="77777777" w:rsidR="00090C41" w:rsidRPr="00096D2A" w:rsidRDefault="00090C41" w:rsidP="00090C41">
      <w:pPr>
        <w:tabs>
          <w:tab w:val="left" w:pos="1794"/>
        </w:tabs>
        <w:rPr>
          <w:i/>
          <w:iCs/>
        </w:rPr>
      </w:pPr>
    </w:p>
    <w:p w14:paraId="40DA422A" w14:textId="77777777" w:rsidR="00090C41" w:rsidRPr="00096D2A" w:rsidRDefault="00090C41" w:rsidP="00E27686">
      <w:pPr>
        <w:pStyle w:val="ListParagraph"/>
        <w:numPr>
          <w:ilvl w:val="0"/>
          <w:numId w:val="29"/>
        </w:numPr>
        <w:tabs>
          <w:tab w:val="left" w:pos="1794"/>
        </w:tabs>
        <w:rPr>
          <w:i/>
          <w:iCs/>
        </w:rPr>
      </w:pPr>
      <w:r w:rsidRPr="00096D2A">
        <w:rPr>
          <w:i/>
          <w:iCs/>
        </w:rPr>
        <w:t>Is compensation for non-material damages possible under the law(s)?</w:t>
      </w:r>
    </w:p>
    <w:p w14:paraId="40D6A6B9" w14:textId="77777777" w:rsidR="00090C41" w:rsidRPr="00096D2A" w:rsidRDefault="00090C41" w:rsidP="00090C41">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75FFCD3F"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2C343CCD" w14:textId="77777777" w:rsidR="00090C41" w:rsidRPr="00096D2A" w:rsidRDefault="00090C41">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B0D3D91" w14:textId="6A7C39D4" w:rsidR="00090C41" w:rsidRPr="00096D2A" w:rsidRDefault="00090C41">
            <w:r w:rsidRPr="00096D2A">
              <w:t> </w:t>
            </w:r>
            <w:r w:rsidR="00472CBD" w:rsidRPr="00472CBD">
              <w:t>A person who has suffered material or moral damage due to a violation of their personal data has the right to obtain compensation for the harm suffered from the data controller or the data processor.</w:t>
            </w:r>
          </w:p>
        </w:tc>
      </w:tr>
      <w:tr w:rsidR="00090C41" w:rsidRPr="00096D2A" w14:paraId="76EA2398"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7171E78A" w14:textId="77777777" w:rsidR="00090C41" w:rsidRPr="00096D2A" w:rsidRDefault="00090C41">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9CC8A80" w14:textId="0071CC5C" w:rsidR="00090C41" w:rsidRPr="00096D2A" w:rsidRDefault="008E02D3">
            <w:ins w:id="1247" w:author="Bahar Toto" w:date="2025-11-04T15:02:00Z" w16du:dateUtc="2025-11-04T15:02:00Z">
              <w:r>
                <w:t>Article</w:t>
              </w:r>
            </w:ins>
            <w:r w:rsidR="00090C41" w:rsidRPr="00096D2A">
              <w:t> </w:t>
            </w:r>
            <w:r w:rsidR="008F0349">
              <w:t xml:space="preserve">252 </w:t>
            </w:r>
            <w:ins w:id="1248" w:author="Bahar Toto" w:date="2025-11-04T13:20:00Z" w16du:dateUtc="2025-11-04T13:20:00Z">
              <w:r w:rsidR="00E859E9">
                <w:t>of the Digital Code</w:t>
              </w:r>
            </w:ins>
            <w:del w:id="1249" w:author="Bahar Toto" w:date="2025-11-04T13:20:00Z" w16du:dateUtc="2025-11-04T13:20:00Z">
              <w:r w:rsidR="008F0349" w:rsidDel="00E859E9">
                <w:delText>Digital Code</w:delText>
              </w:r>
            </w:del>
          </w:p>
        </w:tc>
      </w:tr>
      <w:tr w:rsidR="00090C41" w:rsidRPr="00096D2A" w14:paraId="6AB4D50C"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0F6468EC" w14:textId="77777777" w:rsidR="00090C41" w:rsidRPr="00096D2A" w:rsidRDefault="00090C4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A19CC06" w14:textId="462982DA" w:rsidR="00090C41" w:rsidRPr="00096D2A" w:rsidRDefault="44301E6F" w:rsidP="014594D8">
            <w:r>
              <w:t>Not applicable.</w:t>
            </w:r>
          </w:p>
        </w:tc>
      </w:tr>
    </w:tbl>
    <w:p w14:paraId="1999613E" w14:textId="77777777" w:rsidR="00090C41" w:rsidRPr="00096D2A" w:rsidRDefault="00090C41" w:rsidP="00090C41">
      <w:pPr>
        <w:tabs>
          <w:tab w:val="left" w:pos="1794"/>
        </w:tabs>
        <w:rPr>
          <w:i/>
          <w:iCs/>
        </w:rPr>
      </w:pPr>
    </w:p>
    <w:p w14:paraId="10291E20" w14:textId="77777777" w:rsidR="00090C41" w:rsidRPr="00096D2A" w:rsidRDefault="00090C41" w:rsidP="00E27686">
      <w:pPr>
        <w:pStyle w:val="ListParagraph"/>
        <w:numPr>
          <w:ilvl w:val="0"/>
          <w:numId w:val="29"/>
        </w:numPr>
        <w:tabs>
          <w:tab w:val="left" w:pos="1794"/>
        </w:tabs>
        <w:rPr>
          <w:i/>
          <w:iCs/>
        </w:rPr>
      </w:pPr>
      <w:r w:rsidRPr="00096D2A">
        <w:rPr>
          <w:i/>
          <w:iCs/>
        </w:rPr>
        <w:t>Do individuals have a privacy right of action/compensation?</w:t>
      </w:r>
    </w:p>
    <w:p w14:paraId="556B85F8" w14:textId="77777777" w:rsidR="00090C41" w:rsidRPr="00096D2A" w:rsidRDefault="00090C41" w:rsidP="00090C41">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383A7134"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472EE491" w14:textId="77777777" w:rsidR="00090C41" w:rsidRPr="00096D2A" w:rsidRDefault="00090C41">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D6E287D" w14:textId="77777777" w:rsidR="008E02D3" w:rsidRDefault="00090C41" w:rsidP="00472CBD">
            <w:pPr>
              <w:autoSpaceDE w:val="0"/>
              <w:autoSpaceDN w:val="0"/>
              <w:adjustRightInd w:val="0"/>
              <w:rPr>
                <w:ins w:id="1250" w:author="Bahar Toto" w:date="2025-11-04T15:02:00Z" w16du:dateUtc="2025-11-04T15:02:00Z"/>
              </w:rPr>
            </w:pPr>
            <w:r w:rsidRPr="00096D2A">
              <w:t> </w:t>
            </w:r>
            <w:r w:rsidR="00472CBD">
              <w:t xml:space="preserve">The Digital Code specifies that public prosecution for offences against digital legislation is prescribed in accordance with the </w:t>
            </w:r>
            <w:del w:id="1251" w:author="Bahar Toto" w:date="2025-11-04T15:02:00Z" w16du:dateUtc="2025-11-04T15:02:00Z">
              <w:r w:rsidR="00472CBD" w:rsidDel="008E02D3">
                <w:delText xml:space="preserve">Congolese </w:delText>
              </w:r>
            </w:del>
            <w:r w:rsidR="00472CBD">
              <w:t>Code of Criminal Procedure</w:t>
            </w:r>
            <w:ins w:id="1252" w:author="Bahar Toto" w:date="2025-11-04T15:02:00Z" w16du:dateUtc="2025-11-04T15:02:00Z">
              <w:r w:rsidR="008E02D3">
                <w:t>. These are as follows:</w:t>
              </w:r>
            </w:ins>
            <w:del w:id="1253" w:author="Bahar Toto" w:date="2025-11-04T15:02:00Z" w16du:dateUtc="2025-11-04T15:02:00Z">
              <w:r w:rsidR="00472CBD" w:rsidDel="008E02D3">
                <w:delText xml:space="preserve"> (</w:delText>
              </w:r>
            </w:del>
          </w:p>
          <w:p w14:paraId="2381CC48" w14:textId="7C138F00" w:rsidR="00472CBD" w:rsidDel="008E02D3" w:rsidRDefault="00472CBD" w:rsidP="00472CBD">
            <w:pPr>
              <w:autoSpaceDE w:val="0"/>
              <w:autoSpaceDN w:val="0"/>
              <w:adjustRightInd w:val="0"/>
              <w:rPr>
                <w:del w:id="1254" w:author="Bahar Toto" w:date="2025-11-04T15:03:00Z" w16du:dateUtc="2025-11-04T15:03:00Z"/>
              </w:rPr>
            </w:pPr>
            <w:r>
              <w:t xml:space="preserve">Penal servitude sentences of 10 years or less prescribe after twice the duration of the sentence, with a minimum of </w:t>
            </w:r>
            <w:ins w:id="1255" w:author="Bahar Toto" w:date="2025-11-04T15:03:00Z" w16du:dateUtc="2025-11-04T15:03:00Z">
              <w:r w:rsidR="008E02D3">
                <w:t>two</w:t>
              </w:r>
            </w:ins>
            <w:del w:id="1256" w:author="Bahar Toto" w:date="2025-11-04T15:03:00Z" w16du:dateUtc="2025-11-04T15:03:00Z">
              <w:r w:rsidDel="008E02D3">
                <w:delText>2</w:delText>
              </w:r>
            </w:del>
            <w:r>
              <w:t xml:space="preserve"> years</w:t>
            </w:r>
            <w:ins w:id="1257" w:author="Bahar Toto" w:date="2025-11-04T15:03:00Z" w16du:dateUtc="2025-11-04T15:03:00Z">
              <w:r w:rsidR="008E02D3">
                <w:t xml:space="preserve">; </w:t>
              </w:r>
            </w:ins>
            <w:del w:id="1258" w:author="Bahar Toto" w:date="2025-11-04T15:03:00Z" w16du:dateUtc="2025-11-04T15:03:00Z">
              <w:r w:rsidDel="008E02D3">
                <w:delText>.</w:delText>
              </w:r>
            </w:del>
          </w:p>
          <w:p w14:paraId="4586A1CD" w14:textId="77777777" w:rsidR="00472CBD" w:rsidRDefault="00472CBD" w:rsidP="00472CBD">
            <w:pPr>
              <w:autoSpaceDE w:val="0"/>
              <w:autoSpaceDN w:val="0"/>
              <w:adjustRightInd w:val="0"/>
            </w:pPr>
          </w:p>
          <w:p w14:paraId="58F9FF6D" w14:textId="71FC7C3C" w:rsidR="00472CBD" w:rsidRDefault="00472CBD" w:rsidP="00472CBD">
            <w:pPr>
              <w:autoSpaceDE w:val="0"/>
              <w:autoSpaceDN w:val="0"/>
              <w:adjustRightInd w:val="0"/>
            </w:pPr>
            <w:r>
              <w:t>Penal servitude sentences of more than 10 years prescribe after 20 years</w:t>
            </w:r>
            <w:ins w:id="1259" w:author="Bahar Toto" w:date="2025-11-04T15:03:00Z" w16du:dateUtc="2025-11-04T15:03:00Z">
              <w:r w:rsidR="008E02D3">
                <w:t>; and</w:t>
              </w:r>
            </w:ins>
            <w:del w:id="1260" w:author="Bahar Toto" w:date="2025-11-04T15:03:00Z" w16du:dateUtc="2025-11-04T15:03:00Z">
              <w:r w:rsidDel="008E02D3">
                <w:delText>.</w:delText>
              </w:r>
            </w:del>
          </w:p>
          <w:p w14:paraId="09C8DD28" w14:textId="77777777" w:rsidR="00472CBD" w:rsidRDefault="00472CBD" w:rsidP="00472CBD">
            <w:pPr>
              <w:autoSpaceDE w:val="0"/>
              <w:autoSpaceDN w:val="0"/>
              <w:adjustRightInd w:val="0"/>
            </w:pPr>
          </w:p>
          <w:p w14:paraId="68F9A668" w14:textId="77777777" w:rsidR="008E02D3" w:rsidRDefault="00472CBD" w:rsidP="001C4773">
            <w:pPr>
              <w:autoSpaceDE w:val="0"/>
              <w:autoSpaceDN w:val="0"/>
              <w:adjustRightInd w:val="0"/>
              <w:rPr>
                <w:ins w:id="1261" w:author="Bahar Toto" w:date="2025-11-04T15:03:00Z" w16du:dateUtc="2025-11-04T15:03:00Z"/>
              </w:rPr>
            </w:pPr>
            <w:r>
              <w:t xml:space="preserve">Life sentences </w:t>
            </w:r>
            <w:del w:id="1262" w:author="Bahar Toto" w:date="2025-11-04T15:03:00Z" w16du:dateUtc="2025-11-04T15:03:00Z">
              <w:r w:rsidDel="008E02D3">
                <w:delText xml:space="preserve">prescribe </w:delText>
              </w:r>
            </w:del>
            <w:ins w:id="1263" w:author="Bahar Toto" w:date="2025-11-04T15:03:00Z" w16du:dateUtc="2025-11-04T15:03:00Z">
              <w:r w:rsidR="008E02D3">
                <w:t>are prescribed</w:t>
              </w:r>
              <w:r w:rsidR="008E02D3">
                <w:t xml:space="preserve"> </w:t>
              </w:r>
            </w:ins>
            <w:r>
              <w:t>after 25 years</w:t>
            </w:r>
            <w:ins w:id="1264" w:author="Bahar Toto" w:date="2025-11-04T15:03:00Z" w16du:dateUtc="2025-11-04T15:03:00Z">
              <w:r w:rsidR="008E02D3">
                <w:t>.</w:t>
              </w:r>
            </w:ins>
            <w:del w:id="1265" w:author="Bahar Toto" w:date="2025-11-04T15:03:00Z" w16du:dateUtc="2025-11-04T15:03:00Z">
              <w:r w:rsidDel="008E02D3">
                <w:delText>).</w:delText>
              </w:r>
            </w:del>
            <w:r>
              <w:t xml:space="preserve"> </w:t>
            </w:r>
          </w:p>
          <w:p w14:paraId="6D037207" w14:textId="79F5E25B" w:rsidR="00090C41" w:rsidRPr="00096D2A" w:rsidRDefault="00472CBD" w:rsidP="001C4773">
            <w:pPr>
              <w:autoSpaceDE w:val="0"/>
              <w:autoSpaceDN w:val="0"/>
              <w:adjustRightInd w:val="0"/>
            </w:pPr>
            <w:r>
              <w:t>The limitation periods begin to run from the day the offence was committed or, if it was concealed, from the day of its discovery or revelation.</w:t>
            </w:r>
          </w:p>
        </w:tc>
      </w:tr>
      <w:tr w:rsidR="00090C41" w:rsidRPr="00096D2A" w14:paraId="69BB0037"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51598B4" w14:textId="77777777" w:rsidR="00090C41" w:rsidRPr="00096D2A" w:rsidRDefault="00090C41">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8900FCE" w14:textId="4726C815" w:rsidR="00090C41" w:rsidRPr="00096D2A" w:rsidRDefault="008E02D3">
            <w:ins w:id="1266" w:author="Bahar Toto" w:date="2025-11-04T15:03:00Z" w16du:dateUtc="2025-11-04T15:03:00Z">
              <w:r>
                <w:t>Art</w:t>
              </w:r>
            </w:ins>
            <w:ins w:id="1267" w:author="Bahar Toto" w:date="2025-11-04T15:04:00Z" w16du:dateUtc="2025-11-04T15:04:00Z">
              <w:r>
                <w:t>icles</w:t>
              </w:r>
            </w:ins>
            <w:r w:rsidR="00090C41" w:rsidRPr="00096D2A">
              <w:t> </w:t>
            </w:r>
            <w:r w:rsidR="008F0349">
              <w:t xml:space="preserve">249 – 252 </w:t>
            </w:r>
            <w:ins w:id="1268" w:author="Bahar Toto" w:date="2025-11-04T13:20:00Z" w16du:dateUtc="2025-11-04T13:20:00Z">
              <w:r w:rsidR="00E859E9">
                <w:t>of the Digital Code</w:t>
              </w:r>
            </w:ins>
            <w:del w:id="1269" w:author="Bahar Toto" w:date="2025-11-04T13:20:00Z" w16du:dateUtc="2025-11-04T13:20:00Z">
              <w:r w:rsidR="008F0349" w:rsidDel="00E859E9">
                <w:delText>Digital Code</w:delText>
              </w:r>
            </w:del>
          </w:p>
        </w:tc>
      </w:tr>
      <w:tr w:rsidR="00090C41" w:rsidRPr="00096D2A" w14:paraId="43A58860"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46042887" w14:textId="77777777" w:rsidR="00090C41" w:rsidRPr="00096D2A" w:rsidRDefault="00090C4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893A81F" w14:textId="655D8E39" w:rsidR="00090C41" w:rsidRPr="00096D2A" w:rsidRDefault="24D21ED7" w:rsidP="014594D8">
            <w:r>
              <w:t>Not applicable.</w:t>
            </w:r>
          </w:p>
        </w:tc>
      </w:tr>
    </w:tbl>
    <w:p w14:paraId="45FAF251" w14:textId="77777777" w:rsidR="00090C41" w:rsidRPr="00096D2A" w:rsidRDefault="00090C41" w:rsidP="00090C41">
      <w:pPr>
        <w:tabs>
          <w:tab w:val="left" w:pos="1794"/>
        </w:tabs>
        <w:rPr>
          <w:i/>
          <w:iCs/>
        </w:rPr>
      </w:pPr>
    </w:p>
    <w:p w14:paraId="14757570" w14:textId="77777777" w:rsidR="00090C41" w:rsidRPr="00096D2A" w:rsidRDefault="00090C41" w:rsidP="00E27686">
      <w:pPr>
        <w:pStyle w:val="ListParagraph"/>
        <w:numPr>
          <w:ilvl w:val="0"/>
          <w:numId w:val="29"/>
        </w:numPr>
        <w:tabs>
          <w:tab w:val="left" w:pos="1794"/>
        </w:tabs>
        <w:rPr>
          <w:i/>
          <w:iCs/>
        </w:rPr>
      </w:pPr>
      <w:r w:rsidRPr="00096D2A">
        <w:rPr>
          <w:i/>
          <w:iCs/>
        </w:rPr>
        <w:t>Who can be sanctioned (e.g., controller, processor, sub-processor, third parties)</w:t>
      </w:r>
    </w:p>
    <w:p w14:paraId="489CDA6E" w14:textId="77777777" w:rsidR="00090C41" w:rsidRPr="00096D2A" w:rsidRDefault="00090C41" w:rsidP="00090C41">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02043E7E"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2DC74E81" w14:textId="77777777" w:rsidR="00090C41" w:rsidRPr="00096D2A" w:rsidRDefault="00090C41">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B59694A" w14:textId="77777777" w:rsidR="00472CBD" w:rsidRDefault="00090C41" w:rsidP="00472CBD">
            <w:pPr>
              <w:autoSpaceDE w:val="0"/>
              <w:autoSpaceDN w:val="0"/>
              <w:adjustRightInd w:val="0"/>
            </w:pPr>
            <w:r w:rsidRPr="00096D2A">
              <w:t> </w:t>
            </w:r>
            <w:r w:rsidR="00472CBD">
              <w:t xml:space="preserve">The persons who may be sanctioned are:  </w:t>
            </w:r>
          </w:p>
          <w:p w14:paraId="202909BC" w14:textId="62270579" w:rsidR="00472CBD" w:rsidRDefault="00472CBD" w:rsidP="00472CBD">
            <w:pPr>
              <w:autoSpaceDE w:val="0"/>
              <w:autoSpaceDN w:val="0"/>
              <w:adjustRightInd w:val="0"/>
            </w:pPr>
            <w:r>
              <w:lastRenderedPageBreak/>
              <w:t xml:space="preserve">- </w:t>
            </w:r>
            <w:del w:id="1270" w:author="Bahar Toto" w:date="2025-11-04T15:04:00Z" w16du:dateUtc="2025-11-04T15:04:00Z">
              <w:r w:rsidDel="008E02D3">
                <w:delText>T</w:delText>
              </w:r>
            </w:del>
            <w:ins w:id="1271" w:author="Bahar Toto" w:date="2025-11-04T15:04:00Z" w16du:dateUtc="2025-11-04T15:04:00Z">
              <w:r w:rsidR="008E02D3">
                <w:t>t</w:t>
              </w:r>
            </w:ins>
            <w:r>
              <w:t xml:space="preserve">he data </w:t>
            </w:r>
            <w:proofErr w:type="gramStart"/>
            <w:r>
              <w:t>controller</w:t>
            </w:r>
            <w:ins w:id="1272" w:author="Bahar Toto" w:date="2025-11-04T15:04:00Z" w16du:dateUtc="2025-11-04T15:04:00Z">
              <w:r w:rsidR="008E02D3">
                <w:t>;</w:t>
              </w:r>
            </w:ins>
            <w:proofErr w:type="gramEnd"/>
            <w:r>
              <w:t xml:space="preserve">  </w:t>
            </w:r>
          </w:p>
          <w:p w14:paraId="61674092" w14:textId="002ABA91" w:rsidR="00472CBD" w:rsidRDefault="00472CBD" w:rsidP="00472CBD">
            <w:pPr>
              <w:autoSpaceDE w:val="0"/>
              <w:autoSpaceDN w:val="0"/>
              <w:adjustRightInd w:val="0"/>
            </w:pPr>
            <w:r>
              <w:t xml:space="preserve">- </w:t>
            </w:r>
            <w:ins w:id="1273" w:author="Bahar Toto" w:date="2025-11-04T15:04:00Z" w16du:dateUtc="2025-11-04T15:04:00Z">
              <w:r w:rsidR="008E02D3">
                <w:t>t</w:t>
              </w:r>
            </w:ins>
            <w:del w:id="1274" w:author="Bahar Toto" w:date="2025-11-04T15:04:00Z" w16du:dateUtc="2025-11-04T15:04:00Z">
              <w:r w:rsidDel="008E02D3">
                <w:delText>T</w:delText>
              </w:r>
            </w:del>
            <w:r>
              <w:t xml:space="preserve">he data </w:t>
            </w:r>
            <w:proofErr w:type="gramStart"/>
            <w:r>
              <w:t>processor</w:t>
            </w:r>
            <w:ins w:id="1275" w:author="Bahar Toto" w:date="2025-11-04T15:04:00Z" w16du:dateUtc="2025-11-04T15:04:00Z">
              <w:r w:rsidR="008E02D3">
                <w:t>;</w:t>
              </w:r>
            </w:ins>
            <w:proofErr w:type="gramEnd"/>
            <w:r>
              <w:t xml:space="preserve">  </w:t>
            </w:r>
          </w:p>
          <w:p w14:paraId="5125019F" w14:textId="7EFE65B4" w:rsidR="00472CBD" w:rsidRDefault="00472CBD" w:rsidP="00472CBD">
            <w:pPr>
              <w:autoSpaceDE w:val="0"/>
              <w:autoSpaceDN w:val="0"/>
              <w:adjustRightInd w:val="0"/>
            </w:pPr>
            <w:r>
              <w:t xml:space="preserve">- </w:t>
            </w:r>
            <w:ins w:id="1276" w:author="Bahar Toto" w:date="2025-11-04T15:04:00Z" w16du:dateUtc="2025-11-04T15:04:00Z">
              <w:r w:rsidR="008E02D3">
                <w:t>j</w:t>
              </w:r>
            </w:ins>
            <w:del w:id="1277" w:author="Bahar Toto" w:date="2025-11-04T15:04:00Z" w16du:dateUtc="2025-11-04T15:04:00Z">
              <w:r w:rsidDel="008E02D3">
                <w:delText>J</w:delText>
              </w:r>
            </w:del>
            <w:r>
              <w:t xml:space="preserve">oint data </w:t>
            </w:r>
            <w:proofErr w:type="gramStart"/>
            <w:r>
              <w:t>controllers</w:t>
            </w:r>
            <w:ins w:id="1278" w:author="Bahar Toto" w:date="2025-11-04T15:04:00Z" w16du:dateUtc="2025-11-04T15:04:00Z">
              <w:r w:rsidR="008E02D3">
                <w:t>;</w:t>
              </w:r>
            </w:ins>
            <w:proofErr w:type="gramEnd"/>
            <w:r>
              <w:t xml:space="preserve">  </w:t>
            </w:r>
          </w:p>
          <w:p w14:paraId="13BC0FC6" w14:textId="1188FB4C" w:rsidR="00472CBD" w:rsidRDefault="00472CBD" w:rsidP="00472CBD">
            <w:pPr>
              <w:autoSpaceDE w:val="0"/>
              <w:autoSpaceDN w:val="0"/>
              <w:adjustRightInd w:val="0"/>
            </w:pPr>
            <w:r>
              <w:t xml:space="preserve">- </w:t>
            </w:r>
            <w:del w:id="1279" w:author="Bahar Toto" w:date="2025-11-04T15:04:00Z" w16du:dateUtc="2025-11-04T15:04:00Z">
              <w:r w:rsidDel="008E02D3">
                <w:delText>N</w:delText>
              </w:r>
            </w:del>
            <w:ins w:id="1280" w:author="Bahar Toto" w:date="2025-11-04T15:04:00Z" w16du:dateUtc="2025-11-04T15:04:00Z">
              <w:r w:rsidR="008E02D3">
                <w:t>n</w:t>
              </w:r>
            </w:ins>
            <w:r>
              <w:t>atural persons</w:t>
            </w:r>
            <w:ins w:id="1281" w:author="Bahar Toto" w:date="2025-11-04T15:04:00Z" w16du:dateUtc="2025-11-04T15:04:00Z">
              <w:r w:rsidR="008E02D3">
                <w:t>; and</w:t>
              </w:r>
            </w:ins>
            <w:del w:id="1282" w:author="Bahar Toto" w:date="2025-11-04T15:04:00Z" w16du:dateUtc="2025-11-04T15:04:00Z">
              <w:r w:rsidDel="008E02D3">
                <w:delText xml:space="preserve"> </w:delText>
              </w:r>
            </w:del>
            <w:r>
              <w:t xml:space="preserve"> </w:t>
            </w:r>
          </w:p>
          <w:p w14:paraId="521B727E" w14:textId="79D7B6F5" w:rsidR="00090C41" w:rsidRPr="00096D2A" w:rsidRDefault="00472CBD" w:rsidP="001C4773">
            <w:pPr>
              <w:autoSpaceDE w:val="0"/>
              <w:autoSpaceDN w:val="0"/>
              <w:adjustRightInd w:val="0"/>
            </w:pPr>
            <w:r>
              <w:t xml:space="preserve">- </w:t>
            </w:r>
            <w:ins w:id="1283" w:author="Bahar Toto" w:date="2025-11-04T15:04:00Z" w16du:dateUtc="2025-11-04T15:04:00Z">
              <w:r w:rsidR="008E02D3">
                <w:t>p</w:t>
              </w:r>
            </w:ins>
            <w:del w:id="1284" w:author="Bahar Toto" w:date="2025-11-04T15:04:00Z" w16du:dateUtc="2025-11-04T15:04:00Z">
              <w:r w:rsidDel="008E02D3">
                <w:delText>P</w:delText>
              </w:r>
            </w:del>
            <w:r>
              <w:t>rivate legal entities</w:t>
            </w:r>
            <w:ins w:id="1285" w:author="Bahar Toto" w:date="2025-11-04T15:04:00Z" w16du:dateUtc="2025-11-04T15:04:00Z">
              <w:r w:rsidR="008E02D3">
                <w:t>.</w:t>
              </w:r>
            </w:ins>
          </w:p>
        </w:tc>
      </w:tr>
      <w:tr w:rsidR="00090C41" w:rsidRPr="00096D2A" w14:paraId="4103B9FD"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77DE1EC5" w14:textId="77777777" w:rsidR="00090C41" w:rsidRPr="00096D2A" w:rsidRDefault="00090C41">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F4F51D9" w14:textId="218DC8D6" w:rsidR="00090C41" w:rsidRPr="00096D2A" w:rsidRDefault="008E02D3">
            <w:ins w:id="1286" w:author="Bahar Toto" w:date="2025-11-04T15:04:00Z" w16du:dateUtc="2025-11-04T15:04:00Z">
              <w:r>
                <w:t>Articles</w:t>
              </w:r>
            </w:ins>
            <w:r w:rsidR="00090C41" w:rsidRPr="00096D2A">
              <w:t> </w:t>
            </w:r>
            <w:r w:rsidR="008F0349">
              <w:t xml:space="preserve">252, 253, 308-311 </w:t>
            </w:r>
            <w:ins w:id="1287" w:author="Bahar Toto" w:date="2025-11-04T13:20:00Z" w16du:dateUtc="2025-11-04T13:20:00Z">
              <w:r w:rsidR="00E859E9">
                <w:t>of the Digital Code</w:t>
              </w:r>
            </w:ins>
            <w:del w:id="1288" w:author="Bahar Toto" w:date="2025-11-04T13:20:00Z" w16du:dateUtc="2025-11-04T13:20:00Z">
              <w:r w:rsidR="008F0349" w:rsidDel="00E859E9">
                <w:delText>Digital Code</w:delText>
              </w:r>
            </w:del>
          </w:p>
        </w:tc>
      </w:tr>
      <w:tr w:rsidR="00090C41" w:rsidRPr="00096D2A" w14:paraId="76C8A61B"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4702F5AD" w14:textId="77777777" w:rsidR="00090C41" w:rsidRPr="00096D2A" w:rsidRDefault="00090C4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797D4B9" w14:textId="6C62EFB1" w:rsidR="00090C41" w:rsidRPr="00096D2A" w:rsidRDefault="6C638475" w:rsidP="014594D8">
            <w:r>
              <w:t>Not applicable.</w:t>
            </w:r>
          </w:p>
        </w:tc>
      </w:tr>
    </w:tbl>
    <w:p w14:paraId="229E4B9B" w14:textId="77777777" w:rsidR="00090C41" w:rsidRPr="00096D2A" w:rsidRDefault="00090C41" w:rsidP="00090C41">
      <w:pPr>
        <w:tabs>
          <w:tab w:val="left" w:pos="1794"/>
        </w:tabs>
        <w:rPr>
          <w:i/>
          <w:iCs/>
        </w:rPr>
      </w:pPr>
    </w:p>
    <w:p w14:paraId="79270BEC" w14:textId="652FC85E" w:rsidR="00090C41" w:rsidRPr="00096D2A" w:rsidRDefault="00090C41" w:rsidP="00E27686">
      <w:pPr>
        <w:pStyle w:val="ListParagraph"/>
        <w:numPr>
          <w:ilvl w:val="0"/>
          <w:numId w:val="29"/>
        </w:numPr>
        <w:tabs>
          <w:tab w:val="left" w:pos="1794"/>
        </w:tabs>
        <w:rPr>
          <w:i/>
          <w:iCs/>
        </w:rPr>
      </w:pPr>
      <w:r w:rsidRPr="00096D2A">
        <w:rPr>
          <w:i/>
          <w:iCs/>
        </w:rPr>
        <w:t xml:space="preserve">How is liability shared across multiple parties (e.g., joint and several) </w:t>
      </w:r>
    </w:p>
    <w:p w14:paraId="34142565" w14:textId="77777777" w:rsidR="00090C41" w:rsidRPr="00096D2A" w:rsidRDefault="00090C41" w:rsidP="00090C41">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4AAC261F"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6068B154" w14:textId="77777777" w:rsidR="00090C41" w:rsidRPr="00096D2A" w:rsidRDefault="00090C41">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B67DD93" w14:textId="028565F8" w:rsidR="00090C41" w:rsidRPr="00096D2A" w:rsidRDefault="00090C41">
            <w:r w:rsidRPr="00096D2A">
              <w:t> </w:t>
            </w:r>
            <w:r w:rsidR="00472CBD" w:rsidRPr="00472CBD">
              <w:t xml:space="preserve">Where several controllers or processors, or both a controller and a processor, are involved in the same processing and [...] are responsible for any damage caused by the processing, each controller or processor shall be held jointly and severally liable for the entire damage (in its entirety) </w:t>
            </w:r>
            <w:proofErr w:type="gramStart"/>
            <w:r w:rsidR="00472CBD" w:rsidRPr="00472CBD">
              <w:t>in order to</w:t>
            </w:r>
            <w:proofErr w:type="gramEnd"/>
            <w:r w:rsidR="00472CBD" w:rsidRPr="00472CBD">
              <w:t xml:space="preserve"> ensure effective compensation to the data subject. A controller who has provided full compensation for the damage may subsequently claim from the other controllers their share of responsibility.</w:t>
            </w:r>
          </w:p>
        </w:tc>
      </w:tr>
      <w:tr w:rsidR="00090C41" w:rsidRPr="00096D2A" w14:paraId="503F43A9"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493F454F" w14:textId="77777777" w:rsidR="00090C41" w:rsidRPr="00096D2A" w:rsidRDefault="00090C41">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B52BD92" w14:textId="12478EE8" w:rsidR="00090C41" w:rsidRPr="00096D2A" w:rsidRDefault="008E02D3">
            <w:ins w:id="1289" w:author="Bahar Toto" w:date="2025-11-04T15:04:00Z" w16du:dateUtc="2025-11-04T15:04:00Z">
              <w:r>
                <w:t xml:space="preserve">Articles </w:t>
              </w:r>
            </w:ins>
            <w:r w:rsidR="008F0349">
              <w:t>252</w:t>
            </w:r>
            <w:del w:id="1290" w:author="Bahar Toto" w:date="2025-11-04T15:04:00Z" w16du:dateUtc="2025-11-04T15:04:00Z">
              <w:r w:rsidR="008F0349" w:rsidDel="008E02D3">
                <w:delText xml:space="preserve">, </w:delText>
              </w:r>
            </w:del>
            <w:ins w:id="1291" w:author="Bahar Toto" w:date="2025-11-04T15:04:00Z" w16du:dateUtc="2025-11-04T15:04:00Z">
              <w:r>
                <w:t>(</w:t>
              </w:r>
            </w:ins>
            <w:r w:rsidR="008F0349">
              <w:t>4</w:t>
            </w:r>
            <w:ins w:id="1292" w:author="Bahar Toto" w:date="2025-11-04T15:04:00Z" w16du:dateUtc="2025-11-04T15:04:00Z">
              <w:r>
                <w:t>)</w:t>
              </w:r>
            </w:ins>
            <w:r w:rsidR="00FE1885">
              <w:t>,</w:t>
            </w:r>
            <w:ins w:id="1293" w:author="Bahar Toto" w:date="2025-11-04T15:04:00Z" w16du:dateUtc="2025-11-04T15:04:00Z">
              <w:r>
                <w:t xml:space="preserve"> and</w:t>
              </w:r>
            </w:ins>
            <w:r w:rsidR="00FE1885">
              <w:t xml:space="preserve"> 252</w:t>
            </w:r>
            <w:ins w:id="1294" w:author="Bahar Toto" w:date="2025-11-04T15:04:00Z" w16du:dateUtc="2025-11-04T15:04:00Z">
              <w:r>
                <w:t>(</w:t>
              </w:r>
            </w:ins>
            <w:del w:id="1295" w:author="Bahar Toto" w:date="2025-11-04T15:04:00Z" w16du:dateUtc="2025-11-04T15:04:00Z">
              <w:r w:rsidR="00FE1885" w:rsidDel="008E02D3">
                <w:delText xml:space="preserve">, </w:delText>
              </w:r>
            </w:del>
            <w:r w:rsidR="00FE1885">
              <w:t>5</w:t>
            </w:r>
            <w:ins w:id="1296" w:author="Bahar Toto" w:date="2025-11-04T15:04:00Z" w16du:dateUtc="2025-11-04T15:04:00Z">
              <w:r>
                <w:t>)</w:t>
              </w:r>
            </w:ins>
            <w:r w:rsidR="008F0349">
              <w:t xml:space="preserve"> </w:t>
            </w:r>
            <w:ins w:id="1297" w:author="Bahar Toto" w:date="2025-11-04T13:20:00Z" w16du:dateUtc="2025-11-04T13:20:00Z">
              <w:r w:rsidR="00E859E9">
                <w:t>of the Digital Code</w:t>
              </w:r>
            </w:ins>
            <w:del w:id="1298" w:author="Bahar Toto" w:date="2025-11-04T13:20:00Z" w16du:dateUtc="2025-11-04T13:20:00Z">
              <w:r w:rsidR="008F0349" w:rsidDel="00E859E9">
                <w:delText>Digital Code</w:delText>
              </w:r>
            </w:del>
          </w:p>
        </w:tc>
      </w:tr>
      <w:tr w:rsidR="00090C41" w:rsidRPr="00096D2A" w14:paraId="41B63FCE"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26137806" w14:textId="77777777" w:rsidR="00090C41" w:rsidRPr="00096D2A" w:rsidRDefault="00090C4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3F0388C" w14:textId="6CD636D7" w:rsidR="00090C41" w:rsidRPr="00096D2A" w:rsidRDefault="6C9DB218" w:rsidP="014594D8">
            <w:r>
              <w:t>Not applicable.</w:t>
            </w:r>
          </w:p>
        </w:tc>
      </w:tr>
    </w:tbl>
    <w:p w14:paraId="1F176ACB" w14:textId="77777777" w:rsidR="00090C41" w:rsidRPr="00096D2A" w:rsidRDefault="00090C41" w:rsidP="00090C41">
      <w:pPr>
        <w:tabs>
          <w:tab w:val="left" w:pos="1794"/>
        </w:tabs>
        <w:rPr>
          <w:i/>
          <w:iCs/>
        </w:rPr>
      </w:pPr>
    </w:p>
    <w:p w14:paraId="56A6008F" w14:textId="6A014C73" w:rsidR="00090C41" w:rsidRPr="00096D2A" w:rsidRDefault="00090C41" w:rsidP="00E27686">
      <w:pPr>
        <w:pStyle w:val="ListParagraph"/>
        <w:numPr>
          <w:ilvl w:val="0"/>
          <w:numId w:val="29"/>
        </w:numPr>
        <w:tabs>
          <w:tab w:val="left" w:pos="1794"/>
        </w:tabs>
        <w:rPr>
          <w:i/>
          <w:iCs/>
        </w:rPr>
      </w:pPr>
      <w:r w:rsidRPr="00096D2A">
        <w:rPr>
          <w:i/>
          <w:iCs/>
        </w:rPr>
        <w:t>Can the law(s) be enforced internationally?</w:t>
      </w:r>
    </w:p>
    <w:p w14:paraId="1D8E468A" w14:textId="77777777" w:rsidR="00090C41" w:rsidRPr="00096D2A" w:rsidRDefault="00090C41" w:rsidP="00090C41">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66D1A080"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8820213" w14:textId="77777777" w:rsidR="00090C41" w:rsidRPr="00096D2A" w:rsidRDefault="00090C41">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E964B3F" w14:textId="7BB45F98" w:rsidR="00090C41" w:rsidRPr="0087425B" w:rsidRDefault="00EA76D5" w:rsidP="001C4773">
            <w:pPr>
              <w:pStyle w:val="para-artnum1"/>
              <w:spacing w:before="75" w:beforeAutospacing="0" w:after="60" w:afterAutospacing="0"/>
              <w:jc w:val="both"/>
              <w:rPr>
                <w:rFonts w:ascii="Helvetica Neue" w:hAnsi="Helvetica Neue"/>
                <w:color w:val="343434"/>
                <w:sz w:val="23"/>
                <w:szCs w:val="23"/>
                <w:lang w:val="en-GB"/>
              </w:rPr>
            </w:pPr>
            <w:r w:rsidRPr="0087425B">
              <w:rPr>
                <w:lang w:val="en-GB"/>
              </w:rPr>
              <w:t>Yes, the law also applies to data processing implemented abroad.</w:t>
            </w:r>
          </w:p>
        </w:tc>
      </w:tr>
      <w:tr w:rsidR="00090C41" w:rsidRPr="00096D2A" w14:paraId="2111E3C4"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13074F01" w14:textId="77777777" w:rsidR="00090C41" w:rsidRPr="00096D2A" w:rsidRDefault="00090C41">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A6EA08C" w14:textId="2F477EF8" w:rsidR="00090C41" w:rsidRPr="00096D2A" w:rsidRDefault="008E02D3">
            <w:ins w:id="1299" w:author="Bahar Toto" w:date="2025-11-04T15:04:00Z" w16du:dateUtc="2025-11-04T15:04:00Z">
              <w:r>
                <w:t>Article</w:t>
              </w:r>
            </w:ins>
            <w:r w:rsidR="00090C41" w:rsidRPr="00096D2A">
              <w:t> </w:t>
            </w:r>
            <w:r w:rsidR="00EA76D5">
              <w:t>184</w:t>
            </w:r>
            <w:del w:id="1300" w:author="Bahar Toto" w:date="2025-11-04T15:04:00Z" w16du:dateUtc="2025-11-04T15:04:00Z">
              <w:r w:rsidR="00EA76D5" w:rsidDel="008E02D3">
                <w:delText xml:space="preserve">, </w:delText>
              </w:r>
            </w:del>
            <w:ins w:id="1301" w:author="Bahar Toto" w:date="2025-11-04T15:04:00Z" w16du:dateUtc="2025-11-04T15:04:00Z">
              <w:r>
                <w:t>(</w:t>
              </w:r>
            </w:ins>
            <w:r w:rsidR="00EA76D5">
              <w:t>3</w:t>
            </w:r>
            <w:ins w:id="1302" w:author="Bahar Toto" w:date="2025-11-04T15:04:00Z" w16du:dateUtc="2025-11-04T15:04:00Z">
              <w:r>
                <w:t>)</w:t>
              </w:r>
            </w:ins>
            <w:r w:rsidR="00EA76D5">
              <w:t xml:space="preserve"> </w:t>
            </w:r>
            <w:ins w:id="1303" w:author="Bahar Toto" w:date="2025-11-04T13:20:00Z" w16du:dateUtc="2025-11-04T13:20:00Z">
              <w:r w:rsidR="00E859E9">
                <w:t>of the Digital Code</w:t>
              </w:r>
            </w:ins>
            <w:del w:id="1304" w:author="Bahar Toto" w:date="2025-11-04T13:20:00Z" w16du:dateUtc="2025-11-04T13:20:00Z">
              <w:r w:rsidR="00EA76D5" w:rsidDel="00E859E9">
                <w:delText>Digital Code</w:delText>
              </w:r>
            </w:del>
          </w:p>
        </w:tc>
      </w:tr>
      <w:tr w:rsidR="00090C41" w:rsidRPr="00096D2A" w14:paraId="2CDD0D46"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465BA5ED" w14:textId="77777777" w:rsidR="00090C41" w:rsidRPr="00096D2A" w:rsidRDefault="00090C4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4F95920" w14:textId="221C427C" w:rsidR="00090C41" w:rsidRPr="00096D2A" w:rsidRDefault="694FF6B2" w:rsidP="014594D8">
            <w:r>
              <w:t>Not applicable.</w:t>
            </w:r>
          </w:p>
        </w:tc>
      </w:tr>
    </w:tbl>
    <w:p w14:paraId="250BB5D7" w14:textId="77777777" w:rsidR="00090C41" w:rsidRPr="00096D2A" w:rsidRDefault="00090C41" w:rsidP="00090C41">
      <w:pPr>
        <w:tabs>
          <w:tab w:val="left" w:pos="1794"/>
        </w:tabs>
        <w:rPr>
          <w:i/>
          <w:iCs/>
        </w:rPr>
      </w:pPr>
    </w:p>
    <w:p w14:paraId="083A3436" w14:textId="77777777" w:rsidR="00090C41" w:rsidRPr="00096D2A" w:rsidRDefault="00090C41" w:rsidP="00090C41">
      <w:pPr>
        <w:tabs>
          <w:tab w:val="left" w:pos="1794"/>
        </w:tabs>
      </w:pPr>
    </w:p>
    <w:p w14:paraId="0A6771E8" w14:textId="59591EB5" w:rsidR="00090C41" w:rsidRPr="00096D2A" w:rsidRDefault="00090C41" w:rsidP="00090C41">
      <w:pPr>
        <w:tabs>
          <w:tab w:val="left" w:pos="1794"/>
        </w:tabs>
      </w:pPr>
      <w:r w:rsidRPr="00096D2A">
        <w:t>17.</w:t>
      </w:r>
      <w:r w:rsidR="005C7A00">
        <w:t>4</w:t>
      </w:r>
      <w:r w:rsidRPr="00096D2A">
        <w:t xml:space="preserve">. Processes and procedures </w:t>
      </w:r>
    </w:p>
    <w:p w14:paraId="4F5ABA37" w14:textId="77777777" w:rsidR="00090C41" w:rsidRPr="00096D2A" w:rsidRDefault="00090C41" w:rsidP="00090C41">
      <w:pPr>
        <w:tabs>
          <w:tab w:val="left" w:pos="1794"/>
        </w:tabs>
      </w:pPr>
    </w:p>
    <w:p w14:paraId="3ED302BB" w14:textId="1F8ACE81" w:rsidR="00090C41" w:rsidRPr="00096D2A" w:rsidRDefault="00090C41" w:rsidP="00E27686">
      <w:pPr>
        <w:pStyle w:val="ListParagraph"/>
        <w:numPr>
          <w:ilvl w:val="0"/>
          <w:numId w:val="31"/>
        </w:numPr>
        <w:tabs>
          <w:tab w:val="left" w:pos="1794"/>
        </w:tabs>
        <w:rPr>
          <w:i/>
          <w:iCs/>
        </w:rPr>
      </w:pPr>
      <w:r w:rsidRPr="00096D2A">
        <w:rPr>
          <w:i/>
          <w:iCs/>
        </w:rPr>
        <w:t>Can a decision from the supervisory authority be appealed? (e.g., data subjects and companies)</w:t>
      </w:r>
    </w:p>
    <w:p w14:paraId="1A4F1BB9" w14:textId="77777777" w:rsidR="00090C41" w:rsidRPr="00096D2A" w:rsidRDefault="00090C41" w:rsidP="00090C41">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1A053BBE"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1B26F7C4" w14:textId="77777777" w:rsidR="00090C41" w:rsidRPr="00096D2A" w:rsidRDefault="00090C41">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0FBE176" w14:textId="21FDCED9" w:rsidR="00090C41" w:rsidRPr="00096D2A" w:rsidRDefault="00EA76D5">
            <w:r w:rsidRPr="00EA76D5">
              <w:t xml:space="preserve">Yes, a decision of the </w:t>
            </w:r>
            <w:ins w:id="1305" w:author="Bahar Toto" w:date="2025-11-04T14:35:00Z" w16du:dateUtc="2025-11-04T14:35:00Z">
              <w:r w:rsidR="00EB7BB6" w:rsidRPr="009F2A7A">
                <w:rPr>
                  <w:lang w:val="en-US"/>
                </w:rPr>
                <w:t>PDPA</w:t>
              </w:r>
            </w:ins>
            <w:del w:id="1306" w:author="Bahar Toto" w:date="2025-11-04T14:35:00Z" w16du:dateUtc="2025-11-04T14:35:00Z">
              <w:r w:rsidRPr="00EA76D5" w:rsidDel="00EB7BB6">
                <w:delText xml:space="preserve">supervisory authority </w:delText>
              </w:r>
            </w:del>
            <w:ins w:id="1307" w:author="Bahar Toto" w:date="2025-11-04T14:35:00Z" w16du:dateUtc="2025-11-04T14:35:00Z">
              <w:r w:rsidR="00EB7BB6">
                <w:t xml:space="preserve"> </w:t>
              </w:r>
            </w:ins>
            <w:r w:rsidRPr="00EA76D5">
              <w:t>may be appealed before the competent administrative court.</w:t>
            </w:r>
          </w:p>
        </w:tc>
      </w:tr>
      <w:tr w:rsidR="00090C41" w:rsidRPr="00096D2A" w14:paraId="3046552B"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55D1B3A0" w14:textId="77777777" w:rsidR="00090C41" w:rsidRPr="00096D2A" w:rsidRDefault="00090C41">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8E4E587" w14:textId="57D67769" w:rsidR="00090C41" w:rsidRPr="00096D2A" w:rsidRDefault="008E02D3">
            <w:ins w:id="1308" w:author="Bahar Toto" w:date="2025-11-04T15:05:00Z" w16du:dateUtc="2025-11-04T15:05:00Z">
              <w:r>
                <w:t>Article</w:t>
              </w:r>
            </w:ins>
            <w:r w:rsidR="00090C41" w:rsidRPr="00096D2A">
              <w:t> </w:t>
            </w:r>
            <w:r w:rsidR="00FE1885">
              <w:t xml:space="preserve">260 </w:t>
            </w:r>
            <w:ins w:id="1309" w:author="Bahar Toto" w:date="2025-11-04T13:20:00Z" w16du:dateUtc="2025-11-04T13:20:00Z">
              <w:r w:rsidR="00E859E9">
                <w:t>of the Digital Code</w:t>
              </w:r>
            </w:ins>
            <w:del w:id="1310" w:author="Bahar Toto" w:date="2025-11-04T13:20:00Z" w16du:dateUtc="2025-11-04T13:20:00Z">
              <w:r w:rsidR="00FE1885" w:rsidDel="00E859E9">
                <w:delText>Digital Code</w:delText>
              </w:r>
            </w:del>
          </w:p>
        </w:tc>
      </w:tr>
      <w:tr w:rsidR="00090C41" w:rsidRPr="00096D2A" w14:paraId="003B1262"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153E2665" w14:textId="77777777" w:rsidR="00090C41" w:rsidRPr="00096D2A" w:rsidRDefault="00090C4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C53A705" w14:textId="58A9203E" w:rsidR="00090C41" w:rsidRPr="00096D2A" w:rsidRDefault="65AE66DC" w:rsidP="014594D8">
            <w:r>
              <w:t>Not applicable.</w:t>
            </w:r>
          </w:p>
        </w:tc>
      </w:tr>
    </w:tbl>
    <w:p w14:paraId="315B6B0F" w14:textId="77777777" w:rsidR="00090C41" w:rsidRPr="00096D2A" w:rsidRDefault="00090C41" w:rsidP="00090C41">
      <w:pPr>
        <w:tabs>
          <w:tab w:val="left" w:pos="1794"/>
        </w:tabs>
        <w:rPr>
          <w:i/>
          <w:iCs/>
        </w:rPr>
      </w:pPr>
    </w:p>
    <w:p w14:paraId="26710510" w14:textId="15591525" w:rsidR="00090C41" w:rsidRPr="00096D2A" w:rsidRDefault="00090C41" w:rsidP="00E27686">
      <w:pPr>
        <w:pStyle w:val="ListParagraph"/>
        <w:numPr>
          <w:ilvl w:val="0"/>
          <w:numId w:val="31"/>
        </w:numPr>
        <w:tabs>
          <w:tab w:val="left" w:pos="1794"/>
        </w:tabs>
        <w:rPr>
          <w:i/>
          <w:iCs/>
        </w:rPr>
      </w:pPr>
      <w:r w:rsidRPr="00096D2A">
        <w:rPr>
          <w:i/>
          <w:iCs/>
        </w:rPr>
        <w:t>What is the appeal process? (e.g., decisions are reviewed by a court of law)</w:t>
      </w:r>
    </w:p>
    <w:p w14:paraId="2ACA1591" w14:textId="77777777" w:rsidR="00090C41" w:rsidRPr="00096D2A" w:rsidRDefault="00090C41" w:rsidP="00090C41">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65BA84F8"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69E9599" w14:textId="77777777" w:rsidR="00090C41" w:rsidRPr="00096D2A" w:rsidRDefault="00090C41">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E43C0DD" w14:textId="5497C8B9" w:rsidR="00EA76D5" w:rsidRDefault="00090C41" w:rsidP="00EA76D5">
            <w:pPr>
              <w:autoSpaceDE w:val="0"/>
              <w:autoSpaceDN w:val="0"/>
              <w:adjustRightInd w:val="0"/>
            </w:pPr>
            <w:r w:rsidRPr="00096D2A">
              <w:t> </w:t>
            </w:r>
            <w:r w:rsidR="00EA76D5">
              <w:t>The</w:t>
            </w:r>
            <w:ins w:id="1311" w:author="Bahar Toto" w:date="2025-11-04T15:05:00Z" w16du:dateUtc="2025-11-04T15:05:00Z">
              <w:r w:rsidR="008E02D3">
                <w:t xml:space="preserve"> Digital</w:t>
              </w:r>
            </w:ins>
            <w:r w:rsidR="00EA76D5">
              <w:t xml:space="preserve"> Code provides for two levels of appeal:</w:t>
            </w:r>
          </w:p>
          <w:p w14:paraId="084AD832" w14:textId="77777777" w:rsidR="00EA76D5" w:rsidRDefault="00EA76D5" w:rsidP="00EA76D5">
            <w:pPr>
              <w:autoSpaceDE w:val="0"/>
              <w:autoSpaceDN w:val="0"/>
              <w:adjustRightInd w:val="0"/>
            </w:pPr>
          </w:p>
          <w:p w14:paraId="3A54BE05" w14:textId="1A7B3352" w:rsidR="00EA76D5" w:rsidRDefault="00EA76D5" w:rsidP="00EA76D5">
            <w:pPr>
              <w:autoSpaceDE w:val="0"/>
              <w:autoSpaceDN w:val="0"/>
              <w:adjustRightInd w:val="0"/>
            </w:pPr>
            <w:r>
              <w:t xml:space="preserve">1. A preliminary administrative appeal to the </w:t>
            </w:r>
            <w:ins w:id="1312" w:author="Bahar Toto" w:date="2025-11-04T14:36:00Z" w16du:dateUtc="2025-11-04T14:36:00Z">
              <w:r w:rsidR="00EB7BB6" w:rsidRPr="009F2A7A">
                <w:rPr>
                  <w:lang w:val="en-US"/>
                </w:rPr>
                <w:t>PDPA</w:t>
              </w:r>
            </w:ins>
            <w:del w:id="1313" w:author="Bahar Toto" w:date="2025-11-04T14:36:00Z" w16du:dateUtc="2025-11-04T14:36:00Z">
              <w:r w:rsidDel="00EB7BB6">
                <w:delText>Data Protection Authority</w:delText>
              </w:r>
            </w:del>
            <w:ins w:id="1314" w:author="Bahar Toto" w:date="2025-11-04T15:05:00Z" w16du:dateUtc="2025-11-04T15:05:00Z">
              <w:r w:rsidR="008E02D3">
                <w:t>; and</w:t>
              </w:r>
            </w:ins>
          </w:p>
          <w:p w14:paraId="600AA712" w14:textId="77777777" w:rsidR="00EA76D5" w:rsidRDefault="00EA76D5" w:rsidP="00EA76D5">
            <w:pPr>
              <w:autoSpaceDE w:val="0"/>
              <w:autoSpaceDN w:val="0"/>
              <w:adjustRightInd w:val="0"/>
            </w:pPr>
          </w:p>
          <w:p w14:paraId="7CDDD829" w14:textId="06DD7727" w:rsidR="00090C41" w:rsidRPr="00096D2A" w:rsidRDefault="00EA76D5" w:rsidP="001C4773">
            <w:pPr>
              <w:autoSpaceDE w:val="0"/>
              <w:autoSpaceDN w:val="0"/>
              <w:adjustRightInd w:val="0"/>
            </w:pPr>
            <w:r>
              <w:t xml:space="preserve">2. A judicial appeal before the Court of Appeal in accordance with Organic Law 16-027 of 18 October 2016 </w:t>
            </w:r>
            <w:ins w:id="1315" w:author="Bahar Toto" w:date="2025-11-04T15:05:00Z" w16du:dateUtc="2025-11-04T15:05:00Z">
              <w:r w:rsidR="00CE7AEF">
                <w:t xml:space="preserve">(only available in French </w:t>
              </w:r>
            </w:ins>
            <w:ins w:id="1316" w:author="Bahar Toto" w:date="2025-11-04T15:06:00Z" w16du:dateUtc="2025-11-04T15:06:00Z">
              <w:r w:rsidR="00CE7AEF">
                <w:fldChar w:fldCharType="begin"/>
              </w:r>
              <w:r w:rsidR="00CE7AEF">
                <w:instrText>HYPERLINK "https://legalrdc.com/wp-content/uploads/2020/01/Loi_sur_les_Juridictions_administratives.pdf"</w:instrText>
              </w:r>
              <w:r w:rsidR="00CE7AEF">
                <w:fldChar w:fldCharType="separate"/>
              </w:r>
              <w:r w:rsidR="00CE7AEF" w:rsidRPr="00CE7AEF">
                <w:rPr>
                  <w:rStyle w:val="Hyperlink"/>
                </w:rPr>
                <w:t>here</w:t>
              </w:r>
              <w:r w:rsidR="00CE7AEF">
                <w:fldChar w:fldCharType="end"/>
              </w:r>
            </w:ins>
            <w:ins w:id="1317" w:author="Bahar Toto" w:date="2025-11-04T15:05:00Z" w16du:dateUtc="2025-11-04T15:05:00Z">
              <w:r w:rsidR="00CE7AEF">
                <w:t xml:space="preserve">) </w:t>
              </w:r>
            </w:ins>
            <w:r>
              <w:t>on the organi</w:t>
            </w:r>
            <w:ins w:id="1318" w:author="Bahar Toto" w:date="2025-11-04T15:06:00Z" w16du:dateUtc="2025-11-04T15:06:00Z">
              <w:r w:rsidR="00CE7AEF">
                <w:t>z</w:t>
              </w:r>
            </w:ins>
            <w:del w:id="1319" w:author="Bahar Toto" w:date="2025-11-04T15:06:00Z" w16du:dateUtc="2025-11-04T15:06:00Z">
              <w:r w:rsidDel="00CE7AEF">
                <w:delText>s</w:delText>
              </w:r>
            </w:del>
            <w:r>
              <w:t>ation, jurisdiction and functioning of administrative courts</w:t>
            </w:r>
            <w:ins w:id="1320" w:author="Bahar Toto" w:date="2025-11-04T15:05:00Z" w16du:dateUtc="2025-11-04T15:05:00Z">
              <w:r w:rsidR="008E02D3">
                <w:t>.</w:t>
              </w:r>
            </w:ins>
          </w:p>
        </w:tc>
      </w:tr>
      <w:tr w:rsidR="00090C41" w:rsidRPr="00096D2A" w14:paraId="0D725DB1"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F8C0379" w14:textId="77777777" w:rsidR="00090C41" w:rsidRPr="00096D2A" w:rsidRDefault="00090C41">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96E0994" w14:textId="00122C5C" w:rsidR="00090C41" w:rsidRPr="00096D2A" w:rsidRDefault="00CE7AEF">
            <w:ins w:id="1321" w:author="Bahar Toto" w:date="2025-11-04T15:06:00Z" w16du:dateUtc="2025-11-04T15:06:00Z">
              <w:r>
                <w:t>Article</w:t>
              </w:r>
            </w:ins>
            <w:r w:rsidR="00090C41" w:rsidRPr="00096D2A">
              <w:t> </w:t>
            </w:r>
            <w:r w:rsidR="00572231">
              <w:t>165</w:t>
            </w:r>
            <w:del w:id="1322" w:author="Bahar Toto" w:date="2025-11-04T15:06:00Z" w16du:dateUtc="2025-11-04T15:06:00Z">
              <w:r w:rsidR="00572231" w:rsidDel="00CE7AEF">
                <w:delText xml:space="preserve">, </w:delText>
              </w:r>
            </w:del>
            <w:ins w:id="1323" w:author="Bahar Toto" w:date="2025-11-04T15:06:00Z" w16du:dateUtc="2025-11-04T15:06:00Z">
              <w:r>
                <w:t>(</w:t>
              </w:r>
            </w:ins>
            <w:r w:rsidR="00572231">
              <w:t>5</w:t>
            </w:r>
            <w:ins w:id="1324" w:author="Bahar Toto" w:date="2025-11-04T15:06:00Z" w16du:dateUtc="2025-11-04T15:06:00Z">
              <w:r>
                <w:t>)</w:t>
              </w:r>
            </w:ins>
            <w:r w:rsidR="00572231">
              <w:t xml:space="preserve"> </w:t>
            </w:r>
            <w:ins w:id="1325" w:author="Bahar Toto" w:date="2025-11-04T13:20:00Z" w16du:dateUtc="2025-11-04T13:20:00Z">
              <w:r w:rsidR="00E859E9">
                <w:t>of the Digital Code</w:t>
              </w:r>
            </w:ins>
            <w:del w:id="1326" w:author="Bahar Toto" w:date="2025-11-04T13:20:00Z" w16du:dateUtc="2025-11-04T13:20:00Z">
              <w:r w:rsidR="00572231" w:rsidDel="00E859E9">
                <w:delText>Digital Code</w:delText>
              </w:r>
            </w:del>
          </w:p>
        </w:tc>
      </w:tr>
      <w:tr w:rsidR="00090C41" w:rsidRPr="00096D2A" w14:paraId="2B40AAC0"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77810A91" w14:textId="77777777" w:rsidR="00090C41" w:rsidRPr="00096D2A" w:rsidRDefault="00090C4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C7F5084" w14:textId="68926AF5" w:rsidR="00090C41" w:rsidRPr="00096D2A" w:rsidRDefault="1AD20283" w:rsidP="014594D8">
            <w:r>
              <w:t>Not applicable.</w:t>
            </w:r>
          </w:p>
        </w:tc>
      </w:tr>
    </w:tbl>
    <w:p w14:paraId="475F85D8" w14:textId="77777777" w:rsidR="00090C41" w:rsidRPr="00096D2A" w:rsidRDefault="00090C41" w:rsidP="00090C41">
      <w:pPr>
        <w:tabs>
          <w:tab w:val="left" w:pos="1794"/>
        </w:tabs>
        <w:rPr>
          <w:i/>
          <w:iCs/>
        </w:rPr>
      </w:pPr>
    </w:p>
    <w:p w14:paraId="3D897ADE" w14:textId="77777777" w:rsidR="00090C41" w:rsidRPr="00096D2A" w:rsidRDefault="00090C41" w:rsidP="00090C41">
      <w:pPr>
        <w:tabs>
          <w:tab w:val="left" w:pos="1794"/>
        </w:tabs>
      </w:pPr>
    </w:p>
    <w:p w14:paraId="5E3B6938" w14:textId="02E970F6" w:rsidR="00090C41" w:rsidRPr="00096D2A" w:rsidRDefault="00090C41" w:rsidP="00090C41">
      <w:pPr>
        <w:tabs>
          <w:tab w:val="left" w:pos="1794"/>
        </w:tabs>
      </w:pPr>
      <w:r w:rsidRPr="00096D2A">
        <w:t>17.</w:t>
      </w:r>
      <w:r w:rsidR="005C7A00">
        <w:t>5</w:t>
      </w:r>
      <w:r w:rsidRPr="00096D2A">
        <w:t>. Enforcement decision</w:t>
      </w:r>
      <w:r w:rsidR="005C7A00">
        <w:t xml:space="preserve">(s) </w:t>
      </w:r>
    </w:p>
    <w:p w14:paraId="3896F13F" w14:textId="77777777" w:rsidR="00090C41" w:rsidRPr="00096D2A" w:rsidRDefault="00090C41" w:rsidP="00090C41">
      <w:pPr>
        <w:tabs>
          <w:tab w:val="left" w:pos="1794"/>
        </w:tabs>
      </w:pPr>
    </w:p>
    <w:p w14:paraId="61B0B2E1" w14:textId="77777777" w:rsidR="00090C41" w:rsidRPr="00096D2A" w:rsidRDefault="00090C41" w:rsidP="00E27686">
      <w:pPr>
        <w:pStyle w:val="ListParagraph"/>
        <w:numPr>
          <w:ilvl w:val="0"/>
          <w:numId w:val="33"/>
        </w:numPr>
        <w:tabs>
          <w:tab w:val="left" w:pos="1794"/>
        </w:tabs>
        <w:rPr>
          <w:i/>
          <w:iCs/>
        </w:rPr>
      </w:pPr>
      <w:r w:rsidRPr="00096D2A">
        <w:rPr>
          <w:i/>
          <w:iCs/>
        </w:rPr>
        <w:t xml:space="preserve">Has the supervisory authority issued any enforcement decisions? If yes, please highlight key decisions and provide a link to where they can be accessed </w:t>
      </w:r>
    </w:p>
    <w:p w14:paraId="2E7D228A" w14:textId="77777777" w:rsidR="00090C41" w:rsidRPr="00096D2A" w:rsidRDefault="00090C41" w:rsidP="00090C41">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3C9EB47C"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0214508A" w14:textId="77777777" w:rsidR="00090C41" w:rsidRPr="00096D2A" w:rsidRDefault="00090C41">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EFFE3BB" w14:textId="17D60609" w:rsidR="00EA76D5" w:rsidRPr="00701F84" w:rsidDel="00CE7AEF" w:rsidRDefault="00CE7AEF" w:rsidP="00CE7AEF">
            <w:pPr>
              <w:rPr>
                <w:del w:id="1327" w:author="Bahar Toto" w:date="2025-11-04T15:06:00Z" w16du:dateUtc="2025-11-04T15:06:00Z"/>
              </w:rPr>
            </w:pPr>
            <w:ins w:id="1328" w:author="Bahar Toto" w:date="2025-11-04T15:06:00Z" w16du:dateUtc="2025-11-04T15:06:00Z">
              <w:r>
                <w:t xml:space="preserve">The PDPA or </w:t>
              </w:r>
            </w:ins>
            <w:ins w:id="1329" w:author="Bahar Toto" w:date="2025-11-04T15:07:00Z" w16du:dateUtc="2025-11-04T15:07:00Z">
              <w:r w:rsidR="005173CA" w:rsidRPr="009F2A7A">
                <w:t>ARPTIC</w:t>
              </w:r>
              <w:r w:rsidR="005173CA">
                <w:t xml:space="preserve"> </w:t>
              </w:r>
            </w:ins>
            <w:ins w:id="1330" w:author="Bahar Toto" w:date="2025-11-04T15:06:00Z" w16du:dateUtc="2025-11-04T15:06:00Z">
              <w:r w:rsidR="005173CA">
                <w:t xml:space="preserve">has not issued </w:t>
              </w:r>
            </w:ins>
            <w:ins w:id="1331" w:author="Bahar Toto" w:date="2025-11-04T15:07:00Z" w16du:dateUtc="2025-11-04T15:07:00Z">
              <w:r w:rsidR="005173CA">
                <w:t>any</w:t>
              </w:r>
            </w:ins>
            <w:ins w:id="1332" w:author="Bahar Toto" w:date="2025-11-04T15:06:00Z" w16du:dateUtc="2025-11-04T15:06:00Z">
              <w:r w:rsidR="005173CA">
                <w:t xml:space="preserve"> enforcement decisions.</w:t>
              </w:r>
            </w:ins>
            <w:del w:id="1333" w:author="Bahar Toto" w:date="2025-11-04T15:06:00Z" w16du:dateUtc="2025-11-04T15:06:00Z">
              <w:r w:rsidR="00090C41" w:rsidRPr="00096D2A" w:rsidDel="00CE7AEF">
                <w:delText> </w:delText>
              </w:r>
              <w:r w:rsidR="00EA76D5" w:rsidRPr="00701F84" w:rsidDel="00CE7AEF">
                <w:delText>The Code provides for two levels of appeal:</w:delText>
              </w:r>
            </w:del>
          </w:p>
          <w:p w14:paraId="29D04145" w14:textId="1BBEF6BD" w:rsidR="00EA76D5" w:rsidRPr="00701F84" w:rsidDel="00CE7AEF" w:rsidRDefault="00EA76D5" w:rsidP="00CE7AEF">
            <w:pPr>
              <w:rPr>
                <w:del w:id="1334" w:author="Bahar Toto" w:date="2025-11-04T15:06:00Z" w16du:dateUtc="2025-11-04T15:06:00Z"/>
              </w:rPr>
            </w:pPr>
          </w:p>
          <w:p w14:paraId="3564C0B8" w14:textId="38107555" w:rsidR="00EA76D5" w:rsidRPr="00701F84" w:rsidDel="00CE7AEF" w:rsidRDefault="00EA76D5" w:rsidP="00CE7AEF">
            <w:pPr>
              <w:rPr>
                <w:del w:id="1335" w:author="Bahar Toto" w:date="2025-11-04T15:06:00Z" w16du:dateUtc="2025-11-04T15:06:00Z"/>
              </w:rPr>
            </w:pPr>
            <w:del w:id="1336" w:author="Bahar Toto" w:date="2025-11-04T15:06:00Z" w16du:dateUtc="2025-11-04T15:06:00Z">
              <w:r w:rsidRPr="00701F84" w:rsidDel="00CE7AEF">
                <w:delText xml:space="preserve">1. A preliminary administrative appeal to the </w:delText>
              </w:r>
            </w:del>
            <w:del w:id="1337" w:author="Bahar Toto" w:date="2025-11-04T14:36:00Z" w16du:dateUtc="2025-11-04T14:36:00Z">
              <w:r w:rsidRPr="00701F84" w:rsidDel="00EB7BB6">
                <w:delText>Data Protection Authority</w:delText>
              </w:r>
            </w:del>
          </w:p>
          <w:p w14:paraId="754225B6" w14:textId="6A72188A" w:rsidR="00EA76D5" w:rsidRPr="00701F84" w:rsidDel="00CE7AEF" w:rsidRDefault="00EA76D5" w:rsidP="00CE7AEF">
            <w:pPr>
              <w:rPr>
                <w:del w:id="1338" w:author="Bahar Toto" w:date="2025-11-04T15:06:00Z" w16du:dateUtc="2025-11-04T15:06:00Z"/>
              </w:rPr>
            </w:pPr>
          </w:p>
          <w:p w14:paraId="606277E7" w14:textId="2C3A9124" w:rsidR="00090C41" w:rsidRPr="00096D2A" w:rsidRDefault="00EA76D5" w:rsidP="00CE7AEF">
            <w:del w:id="1339" w:author="Bahar Toto" w:date="2025-11-04T15:06:00Z" w16du:dateUtc="2025-11-04T15:06:00Z">
              <w:r w:rsidRPr="00701F84" w:rsidDel="00CE7AEF">
                <w:delText>2. A judicial appeal before the Court of Appeal in accordance with Organic Law 16-027 of 18 October 2016 on the organisation, jurisdiction and functioning of administrat</w:delText>
              </w:r>
              <w:r w:rsidR="00701F84" w:rsidRPr="00701F84" w:rsidDel="00CE7AEF">
                <w:delText>ion.</w:delText>
              </w:r>
            </w:del>
          </w:p>
        </w:tc>
      </w:tr>
      <w:tr w:rsidR="00A9642F" w:rsidRPr="00096D2A" w14:paraId="79207A7C"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hideMark/>
          </w:tcPr>
          <w:p w14:paraId="2F7EC22E" w14:textId="77777777" w:rsidR="00A9642F" w:rsidRPr="00096D2A" w:rsidRDefault="00A9642F" w:rsidP="00A9642F">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CEC1CFA" w14:textId="1545C493" w:rsidR="00A9642F" w:rsidRPr="00096D2A" w:rsidRDefault="00A9642F" w:rsidP="00A9642F">
            <w:ins w:id="1340" w:author="Bahar Toto" w:date="2025-11-04T12:52:00Z" w16du:dateUtc="2025-11-04T12:52:00Z">
              <w:r>
                <w:t>Not applicable.</w:t>
              </w:r>
            </w:ins>
            <w:del w:id="1341" w:author="Bahar Toto" w:date="2025-11-04T12:52:00Z" w16du:dateUtc="2025-11-04T12:52:00Z">
              <w:r w:rsidRPr="00096D2A" w:rsidDel="00924CB1">
                <w:delText> </w:delText>
              </w:r>
              <w:r w:rsidDel="00924CB1">
                <w:delText>Not applicable</w:delText>
              </w:r>
            </w:del>
          </w:p>
        </w:tc>
      </w:tr>
      <w:tr w:rsidR="00A9642F" w:rsidRPr="00096D2A" w14:paraId="60DC7CF7" w14:textId="77777777" w:rsidTr="00A9642F">
        <w:trPr>
          <w:trHeight w:val="300"/>
        </w:trPr>
        <w:tc>
          <w:tcPr>
            <w:tcW w:w="4500" w:type="dxa"/>
            <w:tcBorders>
              <w:top w:val="single" w:sz="6" w:space="0" w:color="auto"/>
              <w:left w:val="single" w:sz="6" w:space="0" w:color="auto"/>
              <w:bottom w:val="single" w:sz="6" w:space="0" w:color="auto"/>
              <w:right w:val="single" w:sz="6" w:space="0" w:color="auto"/>
            </w:tcBorders>
          </w:tcPr>
          <w:p w14:paraId="6E07D4D0" w14:textId="77777777" w:rsidR="00A9642F" w:rsidRPr="00096D2A" w:rsidRDefault="00A9642F" w:rsidP="00A9642F">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D7C33D0" w14:textId="3CE0AC22" w:rsidR="00A9642F" w:rsidRPr="00096D2A" w:rsidRDefault="00A9642F" w:rsidP="00A9642F">
            <w:r>
              <w:t>Not applicable.</w:t>
            </w:r>
          </w:p>
        </w:tc>
      </w:tr>
    </w:tbl>
    <w:p w14:paraId="16ACE686" w14:textId="77777777" w:rsidR="00090C41" w:rsidRPr="00096D2A" w:rsidRDefault="00090C41" w:rsidP="00090C41">
      <w:pPr>
        <w:tabs>
          <w:tab w:val="left" w:pos="1794"/>
        </w:tabs>
        <w:rPr>
          <w:i/>
          <w:iCs/>
        </w:rPr>
      </w:pPr>
    </w:p>
    <w:p w14:paraId="640A71DC" w14:textId="77777777" w:rsidR="00090C41" w:rsidRPr="00096D2A" w:rsidRDefault="00090C41" w:rsidP="00090C41">
      <w:pPr>
        <w:tabs>
          <w:tab w:val="left" w:pos="1794"/>
        </w:tabs>
      </w:pPr>
    </w:p>
    <w:p w14:paraId="172C3464" w14:textId="4EC54E94" w:rsidR="00090C41" w:rsidRPr="00096D2A" w:rsidRDefault="00090C41" w:rsidP="00090C41">
      <w:pPr>
        <w:tabs>
          <w:tab w:val="left" w:pos="1794"/>
        </w:tabs>
      </w:pPr>
      <w:r w:rsidRPr="00096D2A">
        <w:t>17.</w:t>
      </w:r>
      <w:r w:rsidR="005C7A00">
        <w:t>6</w:t>
      </w:r>
      <w:r w:rsidRPr="00096D2A">
        <w:t>. Case law</w:t>
      </w:r>
    </w:p>
    <w:p w14:paraId="20FC0785" w14:textId="77777777" w:rsidR="00B10AB8" w:rsidRPr="00096D2A" w:rsidRDefault="00B10AB8" w:rsidP="00B10AB8">
      <w:pPr>
        <w:tabs>
          <w:tab w:val="left" w:pos="1794"/>
        </w:tabs>
      </w:pPr>
    </w:p>
    <w:p w14:paraId="248183AB" w14:textId="77777777" w:rsidR="00090C41" w:rsidRPr="00096D2A" w:rsidRDefault="00090C41" w:rsidP="00E27686">
      <w:pPr>
        <w:pStyle w:val="ListParagraph"/>
        <w:numPr>
          <w:ilvl w:val="0"/>
          <w:numId w:val="32"/>
        </w:numPr>
        <w:tabs>
          <w:tab w:val="left" w:pos="1794"/>
        </w:tabs>
        <w:rPr>
          <w:i/>
          <w:iCs/>
        </w:rPr>
      </w:pPr>
      <w:r w:rsidRPr="00096D2A">
        <w:rPr>
          <w:i/>
          <w:iCs/>
        </w:rPr>
        <w:t>Are there any relevant decisions from judicial courts? If yes, please highlight key cases and provide a link to where they can be accessed</w:t>
      </w:r>
    </w:p>
    <w:p w14:paraId="3DD69F45" w14:textId="77777777" w:rsidR="00090C41" w:rsidRPr="00096D2A" w:rsidRDefault="00090C41" w:rsidP="00090C41">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AF2F06" w:rsidRPr="00096D2A" w14:paraId="514678CD" w14:textId="77777777" w:rsidTr="00AF2F06">
        <w:trPr>
          <w:trHeight w:val="300"/>
        </w:trPr>
        <w:tc>
          <w:tcPr>
            <w:tcW w:w="4500" w:type="dxa"/>
            <w:tcBorders>
              <w:top w:val="single" w:sz="6" w:space="0" w:color="auto"/>
              <w:left w:val="single" w:sz="6" w:space="0" w:color="auto"/>
              <w:bottom w:val="single" w:sz="6" w:space="0" w:color="auto"/>
              <w:right w:val="single" w:sz="6" w:space="0" w:color="auto"/>
            </w:tcBorders>
            <w:hideMark/>
          </w:tcPr>
          <w:p w14:paraId="7F682408" w14:textId="77777777" w:rsidR="00AF2F06" w:rsidRPr="00096D2A" w:rsidRDefault="00AF2F06" w:rsidP="00AF2F06">
            <w:r w:rsidRPr="00096D2A">
              <w:rPr>
                <w:i/>
                <w:iCs/>
              </w:rPr>
              <w:lastRenderedPageBreak/>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93B4156" w14:textId="37882486" w:rsidR="00AF2F06" w:rsidRPr="00096D2A" w:rsidRDefault="00AF2F06" w:rsidP="00AF2F06">
            <w:del w:id="1342" w:author="Bahar Toto" w:date="2025-11-04T15:07:00Z" w16du:dateUtc="2025-11-04T15:07:00Z">
              <w:r w:rsidRPr="00096D2A" w:rsidDel="005173CA">
                <w:delText> </w:delText>
              </w:r>
            </w:del>
            <w:r w:rsidR="00701F84" w:rsidRPr="00701F84">
              <w:t>The Digital Code of the DRC</w:t>
            </w:r>
            <w:ins w:id="1343" w:author="Bahar Toto" w:date="2025-11-04T15:07:00Z" w16du:dateUtc="2025-11-04T15:07:00Z">
              <w:r w:rsidR="005173CA">
                <w:t>,</w:t>
              </w:r>
            </w:ins>
            <w:r w:rsidR="00701F84" w:rsidRPr="00701F84">
              <w:t xml:space="preserve"> being relatively recent (promulgated on 13 March 2023), </w:t>
            </w:r>
            <w:del w:id="1344" w:author="Bahar Toto" w:date="2025-11-04T15:07:00Z" w16du:dateUtc="2025-11-04T15:07:00Z">
              <w:r w:rsidR="00701F84" w:rsidRPr="00701F84" w:rsidDel="005173CA">
                <w:delText>there is</w:delText>
              </w:r>
            </w:del>
            <w:ins w:id="1345" w:author="Bahar Toto" w:date="2025-11-04T15:07:00Z" w16du:dateUtc="2025-11-04T15:07:00Z">
              <w:r w:rsidR="005173CA">
                <w:t>has</w:t>
              </w:r>
            </w:ins>
            <w:r w:rsidR="00701F84" w:rsidRPr="00701F84">
              <w:t xml:space="preserve"> not yet </w:t>
            </w:r>
            <w:ins w:id="1346" w:author="Bahar Toto" w:date="2025-11-04T15:07:00Z" w16du:dateUtc="2025-11-04T15:07:00Z">
              <w:r w:rsidR="005173CA">
                <w:t xml:space="preserve">had </w:t>
              </w:r>
            </w:ins>
            <w:r w:rsidR="00701F84" w:rsidRPr="00701F84">
              <w:t>any case law rendered by the courts.</w:t>
            </w:r>
          </w:p>
        </w:tc>
      </w:tr>
      <w:tr w:rsidR="00A9642F" w:rsidRPr="00096D2A" w14:paraId="6674D924" w14:textId="77777777" w:rsidTr="00AF2F06">
        <w:trPr>
          <w:trHeight w:val="300"/>
        </w:trPr>
        <w:tc>
          <w:tcPr>
            <w:tcW w:w="4500" w:type="dxa"/>
            <w:tcBorders>
              <w:top w:val="single" w:sz="6" w:space="0" w:color="auto"/>
              <w:left w:val="single" w:sz="6" w:space="0" w:color="auto"/>
              <w:bottom w:val="single" w:sz="6" w:space="0" w:color="auto"/>
              <w:right w:val="single" w:sz="6" w:space="0" w:color="auto"/>
            </w:tcBorders>
            <w:hideMark/>
          </w:tcPr>
          <w:p w14:paraId="17953448" w14:textId="77777777" w:rsidR="00A9642F" w:rsidRPr="00096D2A" w:rsidRDefault="00A9642F" w:rsidP="00A9642F">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2035F89" w14:textId="18504C96" w:rsidR="00A9642F" w:rsidRPr="00096D2A" w:rsidRDefault="00A9642F" w:rsidP="00A9642F">
            <w:ins w:id="1347" w:author="Bahar Toto" w:date="2025-11-04T12:52:00Z" w16du:dateUtc="2025-11-04T12:52:00Z">
              <w:r>
                <w:t>Not applicable.</w:t>
              </w:r>
            </w:ins>
            <w:del w:id="1348" w:author="Bahar Toto" w:date="2025-11-04T12:52:00Z" w16du:dateUtc="2025-11-04T12:52:00Z">
              <w:r w:rsidRPr="00096D2A" w:rsidDel="00143DE2">
                <w:delText> </w:delText>
              </w:r>
              <w:r w:rsidDel="00143DE2">
                <w:delText>Not applicable</w:delText>
              </w:r>
            </w:del>
          </w:p>
        </w:tc>
      </w:tr>
      <w:tr w:rsidR="00A9642F" w:rsidRPr="00096D2A" w14:paraId="6D07A39F" w14:textId="77777777" w:rsidTr="00AF2F06">
        <w:trPr>
          <w:trHeight w:val="300"/>
        </w:trPr>
        <w:tc>
          <w:tcPr>
            <w:tcW w:w="4500" w:type="dxa"/>
            <w:tcBorders>
              <w:top w:val="single" w:sz="6" w:space="0" w:color="auto"/>
              <w:left w:val="single" w:sz="6" w:space="0" w:color="auto"/>
              <w:bottom w:val="single" w:sz="6" w:space="0" w:color="auto"/>
              <w:right w:val="single" w:sz="6" w:space="0" w:color="auto"/>
            </w:tcBorders>
          </w:tcPr>
          <w:p w14:paraId="2BBB3A22" w14:textId="77777777" w:rsidR="00A9642F" w:rsidRPr="00096D2A" w:rsidRDefault="00A9642F" w:rsidP="00A9642F">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8B1EE16" w14:textId="51DC01AA" w:rsidR="00A9642F" w:rsidRPr="00096D2A" w:rsidRDefault="00A9642F" w:rsidP="00A9642F">
            <w:r>
              <w:t>Not applicable.</w:t>
            </w:r>
          </w:p>
        </w:tc>
      </w:tr>
    </w:tbl>
    <w:p w14:paraId="0ABA34A0" w14:textId="6FB625CB" w:rsidR="00090C41" w:rsidRPr="00096D2A" w:rsidRDefault="00090C41" w:rsidP="4DEC9198">
      <w:pPr>
        <w:tabs>
          <w:tab w:val="left" w:pos="1794"/>
        </w:tabs>
        <w:rPr>
          <w:i/>
          <w:iCs/>
        </w:rPr>
      </w:pPr>
    </w:p>
    <w:p w14:paraId="7E6C1AD6" w14:textId="77777777" w:rsidR="00B10AB8" w:rsidRPr="00B10AB8" w:rsidRDefault="00B10AB8" w:rsidP="00B10AB8">
      <w:pPr>
        <w:tabs>
          <w:tab w:val="left" w:pos="1794"/>
        </w:tabs>
      </w:pPr>
    </w:p>
    <w:sectPr w:rsidR="00B10AB8" w:rsidRPr="00B10AB8" w:rsidSect="00C518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pleSystemUIFont">
    <w:altName w:val="Calibri"/>
    <w:charset w:val="00"/>
    <w:family w:val="auto"/>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A7F"/>
    <w:multiLevelType w:val="multilevel"/>
    <w:tmpl w:val="4DA8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190E59"/>
    <w:multiLevelType w:val="multilevel"/>
    <w:tmpl w:val="9EBAE2C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B0FA0"/>
    <w:multiLevelType w:val="multilevel"/>
    <w:tmpl w:val="2298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A66D3"/>
    <w:multiLevelType w:val="hybridMultilevel"/>
    <w:tmpl w:val="FCD2C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7D7C2F"/>
    <w:multiLevelType w:val="hybridMultilevel"/>
    <w:tmpl w:val="23F03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A6248B"/>
    <w:multiLevelType w:val="hybridMultilevel"/>
    <w:tmpl w:val="47004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104F43"/>
    <w:multiLevelType w:val="hybridMultilevel"/>
    <w:tmpl w:val="A4061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C4404A"/>
    <w:multiLevelType w:val="multilevel"/>
    <w:tmpl w:val="B59481D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784226"/>
    <w:multiLevelType w:val="hybridMultilevel"/>
    <w:tmpl w:val="B77A4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8F496D"/>
    <w:multiLevelType w:val="hybridMultilevel"/>
    <w:tmpl w:val="448E7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014647"/>
    <w:multiLevelType w:val="hybridMultilevel"/>
    <w:tmpl w:val="A9AA9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7A39CA"/>
    <w:multiLevelType w:val="hybridMultilevel"/>
    <w:tmpl w:val="7CB6D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843AAE"/>
    <w:multiLevelType w:val="multilevel"/>
    <w:tmpl w:val="B266A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F04FEF"/>
    <w:multiLevelType w:val="hybridMultilevel"/>
    <w:tmpl w:val="B8EA67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5B1219"/>
    <w:multiLevelType w:val="hybridMultilevel"/>
    <w:tmpl w:val="D4D68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CC043F"/>
    <w:multiLevelType w:val="hybridMultilevel"/>
    <w:tmpl w:val="F24AB2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ADF573B"/>
    <w:multiLevelType w:val="hybridMultilevel"/>
    <w:tmpl w:val="FD00A0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C532679"/>
    <w:multiLevelType w:val="hybridMultilevel"/>
    <w:tmpl w:val="5F42F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E74DCF"/>
    <w:multiLevelType w:val="multilevel"/>
    <w:tmpl w:val="67D2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EC5736"/>
    <w:multiLevelType w:val="hybridMultilevel"/>
    <w:tmpl w:val="2F2AE6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6017E41"/>
    <w:multiLevelType w:val="hybridMultilevel"/>
    <w:tmpl w:val="8CBA3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5007B1"/>
    <w:multiLevelType w:val="hybridMultilevel"/>
    <w:tmpl w:val="9AF67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D405EC"/>
    <w:multiLevelType w:val="multilevel"/>
    <w:tmpl w:val="9EBAE2C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07562D"/>
    <w:multiLevelType w:val="hybridMultilevel"/>
    <w:tmpl w:val="468A8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67F26B3"/>
    <w:multiLevelType w:val="hybridMultilevel"/>
    <w:tmpl w:val="A4DA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7D44C74"/>
    <w:multiLevelType w:val="hybridMultilevel"/>
    <w:tmpl w:val="6CD22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532BCB"/>
    <w:multiLevelType w:val="hybridMultilevel"/>
    <w:tmpl w:val="DB5E40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BAA0CD5"/>
    <w:multiLevelType w:val="multilevel"/>
    <w:tmpl w:val="12D2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366507"/>
    <w:multiLevelType w:val="hybridMultilevel"/>
    <w:tmpl w:val="36F6F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5B67A5B"/>
    <w:multiLevelType w:val="hybridMultilevel"/>
    <w:tmpl w:val="A1D62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A6F0E02"/>
    <w:multiLevelType w:val="hybridMultilevel"/>
    <w:tmpl w:val="202A36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A937DC6"/>
    <w:multiLevelType w:val="multilevel"/>
    <w:tmpl w:val="DC30B2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E00216"/>
    <w:multiLevelType w:val="hybridMultilevel"/>
    <w:tmpl w:val="590EE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2EF2655"/>
    <w:multiLevelType w:val="hybridMultilevel"/>
    <w:tmpl w:val="ABFA1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49C7D8A"/>
    <w:multiLevelType w:val="multilevel"/>
    <w:tmpl w:val="C5D4C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8B64D7"/>
    <w:multiLevelType w:val="hybridMultilevel"/>
    <w:tmpl w:val="D0248D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CDE3ECA"/>
    <w:multiLevelType w:val="hybridMultilevel"/>
    <w:tmpl w:val="F46C5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D187715"/>
    <w:multiLevelType w:val="hybridMultilevel"/>
    <w:tmpl w:val="DC30C7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E2255C0"/>
    <w:multiLevelType w:val="hybridMultilevel"/>
    <w:tmpl w:val="3790F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FBD6F23"/>
    <w:multiLevelType w:val="hybridMultilevel"/>
    <w:tmpl w:val="C64AB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FE20993"/>
    <w:multiLevelType w:val="hybridMultilevel"/>
    <w:tmpl w:val="20C0E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09D79FA"/>
    <w:multiLevelType w:val="hybridMultilevel"/>
    <w:tmpl w:val="03808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5E77A0A"/>
    <w:multiLevelType w:val="hybridMultilevel"/>
    <w:tmpl w:val="A5EA9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8CE4913"/>
    <w:multiLevelType w:val="hybridMultilevel"/>
    <w:tmpl w:val="22D6C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6306857">
    <w:abstractNumId w:val="7"/>
  </w:num>
  <w:num w:numId="2" w16cid:durableId="1846243194">
    <w:abstractNumId w:val="18"/>
  </w:num>
  <w:num w:numId="3" w16cid:durableId="1567498086">
    <w:abstractNumId w:val="27"/>
  </w:num>
  <w:num w:numId="4" w16cid:durableId="621838053">
    <w:abstractNumId w:val="0"/>
  </w:num>
  <w:num w:numId="5" w16cid:durableId="140194104">
    <w:abstractNumId w:val="31"/>
  </w:num>
  <w:num w:numId="6" w16cid:durableId="1005209558">
    <w:abstractNumId w:val="13"/>
  </w:num>
  <w:num w:numId="7" w16cid:durableId="2076010049">
    <w:abstractNumId w:val="6"/>
  </w:num>
  <w:num w:numId="8" w16cid:durableId="575019595">
    <w:abstractNumId w:val="38"/>
  </w:num>
  <w:num w:numId="9" w16cid:durableId="1575780314">
    <w:abstractNumId w:val="14"/>
  </w:num>
  <w:num w:numId="10" w16cid:durableId="1096170704">
    <w:abstractNumId w:val="17"/>
  </w:num>
  <w:num w:numId="11" w16cid:durableId="1154025360">
    <w:abstractNumId w:val="32"/>
  </w:num>
  <w:num w:numId="12" w16cid:durableId="2080244697">
    <w:abstractNumId w:val="23"/>
  </w:num>
  <w:num w:numId="13" w16cid:durableId="1812286985">
    <w:abstractNumId w:val="42"/>
  </w:num>
  <w:num w:numId="14" w16cid:durableId="1474638870">
    <w:abstractNumId w:val="36"/>
  </w:num>
  <w:num w:numId="15" w16cid:durableId="1095518208">
    <w:abstractNumId w:val="41"/>
  </w:num>
  <w:num w:numId="16" w16cid:durableId="1277755455">
    <w:abstractNumId w:val="8"/>
  </w:num>
  <w:num w:numId="17" w16cid:durableId="1481341860">
    <w:abstractNumId w:val="4"/>
  </w:num>
  <w:num w:numId="18" w16cid:durableId="302084976">
    <w:abstractNumId w:val="39"/>
  </w:num>
  <w:num w:numId="19" w16cid:durableId="1089429164">
    <w:abstractNumId w:val="20"/>
  </w:num>
  <w:num w:numId="20" w16cid:durableId="1695954654">
    <w:abstractNumId w:val="5"/>
  </w:num>
  <w:num w:numId="21" w16cid:durableId="657612699">
    <w:abstractNumId w:val="43"/>
  </w:num>
  <w:num w:numId="22" w16cid:durableId="118770848">
    <w:abstractNumId w:val="35"/>
  </w:num>
  <w:num w:numId="23" w16cid:durableId="1354066181">
    <w:abstractNumId w:val="11"/>
  </w:num>
  <w:num w:numId="24" w16cid:durableId="1194146338">
    <w:abstractNumId w:val="33"/>
  </w:num>
  <w:num w:numId="25" w16cid:durableId="1219392470">
    <w:abstractNumId w:val="9"/>
  </w:num>
  <w:num w:numId="26" w16cid:durableId="679351280">
    <w:abstractNumId w:val="10"/>
  </w:num>
  <w:num w:numId="27" w16cid:durableId="1007413">
    <w:abstractNumId w:val="25"/>
  </w:num>
  <w:num w:numId="28" w16cid:durableId="1581252662">
    <w:abstractNumId w:val="21"/>
  </w:num>
  <w:num w:numId="29" w16cid:durableId="144591521">
    <w:abstractNumId w:val="29"/>
  </w:num>
  <w:num w:numId="30" w16cid:durableId="1599412944">
    <w:abstractNumId w:val="24"/>
  </w:num>
  <w:num w:numId="31" w16cid:durableId="1600486466">
    <w:abstractNumId w:val="28"/>
  </w:num>
  <w:num w:numId="32" w16cid:durableId="1068041151">
    <w:abstractNumId w:val="40"/>
  </w:num>
  <w:num w:numId="33" w16cid:durableId="1352493273">
    <w:abstractNumId w:val="3"/>
  </w:num>
  <w:num w:numId="34" w16cid:durableId="2002193022">
    <w:abstractNumId w:val="12"/>
  </w:num>
  <w:num w:numId="35" w16cid:durableId="1950700416">
    <w:abstractNumId w:val="2"/>
  </w:num>
  <w:num w:numId="36" w16cid:durableId="923804203">
    <w:abstractNumId w:val="34"/>
  </w:num>
  <w:num w:numId="37" w16cid:durableId="1231692865">
    <w:abstractNumId w:val="15"/>
  </w:num>
  <w:num w:numId="38" w16cid:durableId="1680961465">
    <w:abstractNumId w:val="22"/>
  </w:num>
  <w:num w:numId="39" w16cid:durableId="2011759695">
    <w:abstractNumId w:val="1"/>
  </w:num>
  <w:num w:numId="40" w16cid:durableId="967904496">
    <w:abstractNumId w:val="19"/>
  </w:num>
  <w:num w:numId="41" w16cid:durableId="1225292641">
    <w:abstractNumId w:val="30"/>
  </w:num>
  <w:num w:numId="42" w16cid:durableId="1384870054">
    <w:abstractNumId w:val="37"/>
  </w:num>
  <w:num w:numId="43" w16cid:durableId="180097477">
    <w:abstractNumId w:val="26"/>
  </w:num>
  <w:num w:numId="44" w16cid:durableId="1866943289">
    <w:abstractNumId w:val="16"/>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har Toto">
    <w15:presenceInfo w15:providerId="AD" w15:userId="S::btoto@onetrust.com::ef27d840-7794-4e9e-bacb-6ed4974910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SpellingErrors/>
  <w:hideGrammaticalErrors/>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ExsTQxNTE3MDMwNzJV0lEKTi0uzszPAykwrAUASu72ZywAAAA="/>
  </w:docVars>
  <w:rsids>
    <w:rsidRoot w:val="005A0AFD"/>
    <w:rsid w:val="00005DE7"/>
    <w:rsid w:val="00027EBF"/>
    <w:rsid w:val="0003061A"/>
    <w:rsid w:val="00030C2D"/>
    <w:rsid w:val="00031804"/>
    <w:rsid w:val="00034333"/>
    <w:rsid w:val="00056103"/>
    <w:rsid w:val="000575A2"/>
    <w:rsid w:val="00073286"/>
    <w:rsid w:val="00084E25"/>
    <w:rsid w:val="00090C41"/>
    <w:rsid w:val="00092254"/>
    <w:rsid w:val="00094D9B"/>
    <w:rsid w:val="00096D2A"/>
    <w:rsid w:val="00097E5C"/>
    <w:rsid w:val="000A2AFE"/>
    <w:rsid w:val="000A71EF"/>
    <w:rsid w:val="000B47E0"/>
    <w:rsid w:val="000C2307"/>
    <w:rsid w:val="000C7F33"/>
    <w:rsid w:val="000D3137"/>
    <w:rsid w:val="000D7CF0"/>
    <w:rsid w:val="000F1029"/>
    <w:rsid w:val="000F4753"/>
    <w:rsid w:val="000F66D4"/>
    <w:rsid w:val="0011194F"/>
    <w:rsid w:val="00130DD6"/>
    <w:rsid w:val="00134386"/>
    <w:rsid w:val="00141946"/>
    <w:rsid w:val="00142E9E"/>
    <w:rsid w:val="001554B6"/>
    <w:rsid w:val="001635FC"/>
    <w:rsid w:val="001726A9"/>
    <w:rsid w:val="00177E07"/>
    <w:rsid w:val="00186BB1"/>
    <w:rsid w:val="001941BA"/>
    <w:rsid w:val="001A0617"/>
    <w:rsid w:val="001C4773"/>
    <w:rsid w:val="001E1A42"/>
    <w:rsid w:val="001E6DF9"/>
    <w:rsid w:val="001F05D9"/>
    <w:rsid w:val="001F0BC2"/>
    <w:rsid w:val="001F61B2"/>
    <w:rsid w:val="002104FC"/>
    <w:rsid w:val="002222CC"/>
    <w:rsid w:val="00223601"/>
    <w:rsid w:val="0023052C"/>
    <w:rsid w:val="00236041"/>
    <w:rsid w:val="00237F65"/>
    <w:rsid w:val="00251622"/>
    <w:rsid w:val="00267973"/>
    <w:rsid w:val="00292396"/>
    <w:rsid w:val="00295B0B"/>
    <w:rsid w:val="002A48B0"/>
    <w:rsid w:val="002B46EB"/>
    <w:rsid w:val="002D2091"/>
    <w:rsid w:val="002E2981"/>
    <w:rsid w:val="003001AD"/>
    <w:rsid w:val="00304E47"/>
    <w:rsid w:val="00317565"/>
    <w:rsid w:val="00317706"/>
    <w:rsid w:val="00330164"/>
    <w:rsid w:val="00332A48"/>
    <w:rsid w:val="003544C3"/>
    <w:rsid w:val="00364BE8"/>
    <w:rsid w:val="003662EC"/>
    <w:rsid w:val="00366992"/>
    <w:rsid w:val="0037700B"/>
    <w:rsid w:val="00377E2D"/>
    <w:rsid w:val="003817BA"/>
    <w:rsid w:val="00381BC4"/>
    <w:rsid w:val="00391B93"/>
    <w:rsid w:val="003A0FDD"/>
    <w:rsid w:val="003B1680"/>
    <w:rsid w:val="003B5DD2"/>
    <w:rsid w:val="003D0986"/>
    <w:rsid w:val="003D7E33"/>
    <w:rsid w:val="003E0FDD"/>
    <w:rsid w:val="00400B2D"/>
    <w:rsid w:val="00401D50"/>
    <w:rsid w:val="00405CDC"/>
    <w:rsid w:val="00411F21"/>
    <w:rsid w:val="00414AE4"/>
    <w:rsid w:val="004169C2"/>
    <w:rsid w:val="004305F4"/>
    <w:rsid w:val="00452370"/>
    <w:rsid w:val="00454B12"/>
    <w:rsid w:val="004655F4"/>
    <w:rsid w:val="00472CBD"/>
    <w:rsid w:val="00473A52"/>
    <w:rsid w:val="00486BE0"/>
    <w:rsid w:val="00496262"/>
    <w:rsid w:val="004978A7"/>
    <w:rsid w:val="004D0D07"/>
    <w:rsid w:val="004D1C33"/>
    <w:rsid w:val="004E75DD"/>
    <w:rsid w:val="004F5817"/>
    <w:rsid w:val="005173CA"/>
    <w:rsid w:val="00520071"/>
    <w:rsid w:val="00523CE6"/>
    <w:rsid w:val="00533164"/>
    <w:rsid w:val="0056206D"/>
    <w:rsid w:val="00562297"/>
    <w:rsid w:val="005676B6"/>
    <w:rsid w:val="00572231"/>
    <w:rsid w:val="005744B9"/>
    <w:rsid w:val="0057702B"/>
    <w:rsid w:val="005A0AFD"/>
    <w:rsid w:val="005A53B4"/>
    <w:rsid w:val="005C6F1E"/>
    <w:rsid w:val="005C7A00"/>
    <w:rsid w:val="006055E2"/>
    <w:rsid w:val="0061181D"/>
    <w:rsid w:val="006145C2"/>
    <w:rsid w:val="006165B9"/>
    <w:rsid w:val="00622B70"/>
    <w:rsid w:val="00631957"/>
    <w:rsid w:val="00644014"/>
    <w:rsid w:val="006511DD"/>
    <w:rsid w:val="006606D7"/>
    <w:rsid w:val="00667743"/>
    <w:rsid w:val="0067239F"/>
    <w:rsid w:val="00673C34"/>
    <w:rsid w:val="0067577A"/>
    <w:rsid w:val="00690AD9"/>
    <w:rsid w:val="006D1388"/>
    <w:rsid w:val="006D302A"/>
    <w:rsid w:val="006D7BB3"/>
    <w:rsid w:val="006E3916"/>
    <w:rsid w:val="00701F84"/>
    <w:rsid w:val="00711955"/>
    <w:rsid w:val="00716249"/>
    <w:rsid w:val="00731C32"/>
    <w:rsid w:val="0074039F"/>
    <w:rsid w:val="00742894"/>
    <w:rsid w:val="00745756"/>
    <w:rsid w:val="00756F07"/>
    <w:rsid w:val="00757959"/>
    <w:rsid w:val="0078624A"/>
    <w:rsid w:val="007A0456"/>
    <w:rsid w:val="007C00D7"/>
    <w:rsid w:val="007C5538"/>
    <w:rsid w:val="007E0494"/>
    <w:rsid w:val="007E5C97"/>
    <w:rsid w:val="007E5CC6"/>
    <w:rsid w:val="007F2EF1"/>
    <w:rsid w:val="007F7CE4"/>
    <w:rsid w:val="008015B3"/>
    <w:rsid w:val="00801A39"/>
    <w:rsid w:val="00803B8C"/>
    <w:rsid w:val="008061C3"/>
    <w:rsid w:val="00811BDE"/>
    <w:rsid w:val="00814B06"/>
    <w:rsid w:val="00815FB1"/>
    <w:rsid w:val="00825322"/>
    <w:rsid w:val="00842D95"/>
    <w:rsid w:val="00867A66"/>
    <w:rsid w:val="008704C8"/>
    <w:rsid w:val="00871475"/>
    <w:rsid w:val="0087425B"/>
    <w:rsid w:val="008A0A2F"/>
    <w:rsid w:val="008B2E52"/>
    <w:rsid w:val="008B6EFE"/>
    <w:rsid w:val="008E02D3"/>
    <w:rsid w:val="008E5710"/>
    <w:rsid w:val="008F0349"/>
    <w:rsid w:val="00911D92"/>
    <w:rsid w:val="009162D6"/>
    <w:rsid w:val="00943A5C"/>
    <w:rsid w:val="00960F48"/>
    <w:rsid w:val="00973151"/>
    <w:rsid w:val="00974A46"/>
    <w:rsid w:val="009B1F39"/>
    <w:rsid w:val="009B5985"/>
    <w:rsid w:val="009B64F3"/>
    <w:rsid w:val="009B664D"/>
    <w:rsid w:val="009C6850"/>
    <w:rsid w:val="009E16FE"/>
    <w:rsid w:val="009E5F62"/>
    <w:rsid w:val="009F2A7A"/>
    <w:rsid w:val="009F679F"/>
    <w:rsid w:val="009F7F55"/>
    <w:rsid w:val="00A01651"/>
    <w:rsid w:val="00A10859"/>
    <w:rsid w:val="00A15445"/>
    <w:rsid w:val="00A316CA"/>
    <w:rsid w:val="00A34767"/>
    <w:rsid w:val="00A37241"/>
    <w:rsid w:val="00A40DDE"/>
    <w:rsid w:val="00A4263A"/>
    <w:rsid w:val="00A531B9"/>
    <w:rsid w:val="00A602AD"/>
    <w:rsid w:val="00A63316"/>
    <w:rsid w:val="00A878CD"/>
    <w:rsid w:val="00A9642F"/>
    <w:rsid w:val="00A96E35"/>
    <w:rsid w:val="00AA13AE"/>
    <w:rsid w:val="00AA6446"/>
    <w:rsid w:val="00AD2DD3"/>
    <w:rsid w:val="00AE4474"/>
    <w:rsid w:val="00AE4E87"/>
    <w:rsid w:val="00AF2F06"/>
    <w:rsid w:val="00AF4C11"/>
    <w:rsid w:val="00AF5741"/>
    <w:rsid w:val="00B013BE"/>
    <w:rsid w:val="00B026DA"/>
    <w:rsid w:val="00B04C92"/>
    <w:rsid w:val="00B06DB8"/>
    <w:rsid w:val="00B10AB8"/>
    <w:rsid w:val="00B23565"/>
    <w:rsid w:val="00B4056F"/>
    <w:rsid w:val="00B40BBC"/>
    <w:rsid w:val="00B50979"/>
    <w:rsid w:val="00B655C3"/>
    <w:rsid w:val="00B73BAF"/>
    <w:rsid w:val="00B76A36"/>
    <w:rsid w:val="00B837B4"/>
    <w:rsid w:val="00BA0EC5"/>
    <w:rsid w:val="00BA1375"/>
    <w:rsid w:val="00BA620D"/>
    <w:rsid w:val="00BB2C0D"/>
    <w:rsid w:val="00BD7B09"/>
    <w:rsid w:val="00C02792"/>
    <w:rsid w:val="00C02FC9"/>
    <w:rsid w:val="00C05BB7"/>
    <w:rsid w:val="00C138FB"/>
    <w:rsid w:val="00C20A37"/>
    <w:rsid w:val="00C22E54"/>
    <w:rsid w:val="00C24793"/>
    <w:rsid w:val="00C33BE6"/>
    <w:rsid w:val="00C40C92"/>
    <w:rsid w:val="00C46DC0"/>
    <w:rsid w:val="00C5180B"/>
    <w:rsid w:val="00C755E0"/>
    <w:rsid w:val="00C812C3"/>
    <w:rsid w:val="00C87CFC"/>
    <w:rsid w:val="00C94F4E"/>
    <w:rsid w:val="00CB0348"/>
    <w:rsid w:val="00CC2B6D"/>
    <w:rsid w:val="00CCBD33"/>
    <w:rsid w:val="00CD7BDC"/>
    <w:rsid w:val="00CE02A9"/>
    <w:rsid w:val="00CE3953"/>
    <w:rsid w:val="00CE7AEF"/>
    <w:rsid w:val="00D11E85"/>
    <w:rsid w:val="00D20914"/>
    <w:rsid w:val="00D221AA"/>
    <w:rsid w:val="00D44887"/>
    <w:rsid w:val="00D4706C"/>
    <w:rsid w:val="00D57F42"/>
    <w:rsid w:val="00D64A5D"/>
    <w:rsid w:val="00D65017"/>
    <w:rsid w:val="00D71125"/>
    <w:rsid w:val="00D81A07"/>
    <w:rsid w:val="00D875E1"/>
    <w:rsid w:val="00D90A0E"/>
    <w:rsid w:val="00DB65DB"/>
    <w:rsid w:val="00DC010C"/>
    <w:rsid w:val="00DC3CF1"/>
    <w:rsid w:val="00DD0BE6"/>
    <w:rsid w:val="00DD63F3"/>
    <w:rsid w:val="00DD7E66"/>
    <w:rsid w:val="00DF4F08"/>
    <w:rsid w:val="00E15201"/>
    <w:rsid w:val="00E27686"/>
    <w:rsid w:val="00E442E6"/>
    <w:rsid w:val="00E53DC7"/>
    <w:rsid w:val="00E54B8C"/>
    <w:rsid w:val="00E6026D"/>
    <w:rsid w:val="00E859E9"/>
    <w:rsid w:val="00E87886"/>
    <w:rsid w:val="00E97859"/>
    <w:rsid w:val="00EA76D5"/>
    <w:rsid w:val="00EB7338"/>
    <w:rsid w:val="00EB7BB6"/>
    <w:rsid w:val="00EC09D1"/>
    <w:rsid w:val="00EC0BB6"/>
    <w:rsid w:val="00EC12E9"/>
    <w:rsid w:val="00EF17D1"/>
    <w:rsid w:val="00EF2880"/>
    <w:rsid w:val="00F03056"/>
    <w:rsid w:val="00F4575D"/>
    <w:rsid w:val="00F476FC"/>
    <w:rsid w:val="00F52C44"/>
    <w:rsid w:val="00F85422"/>
    <w:rsid w:val="00FA27E0"/>
    <w:rsid w:val="00FA5029"/>
    <w:rsid w:val="00FA7E4E"/>
    <w:rsid w:val="00FB7DD8"/>
    <w:rsid w:val="00FC5C7F"/>
    <w:rsid w:val="00FD04AF"/>
    <w:rsid w:val="00FD0E55"/>
    <w:rsid w:val="00FE1885"/>
    <w:rsid w:val="00FE2FF2"/>
    <w:rsid w:val="014594D8"/>
    <w:rsid w:val="027904CA"/>
    <w:rsid w:val="05A83DB0"/>
    <w:rsid w:val="095CD031"/>
    <w:rsid w:val="099C2AD8"/>
    <w:rsid w:val="09F32041"/>
    <w:rsid w:val="0CAEAE11"/>
    <w:rsid w:val="0CB7D3DF"/>
    <w:rsid w:val="0D1F5AA8"/>
    <w:rsid w:val="0D902248"/>
    <w:rsid w:val="0F2E875C"/>
    <w:rsid w:val="1110109C"/>
    <w:rsid w:val="13768756"/>
    <w:rsid w:val="175CCFBE"/>
    <w:rsid w:val="1776A153"/>
    <w:rsid w:val="1A5BE1F5"/>
    <w:rsid w:val="1AD20283"/>
    <w:rsid w:val="219F22B1"/>
    <w:rsid w:val="22ECA0DB"/>
    <w:rsid w:val="24D21ED7"/>
    <w:rsid w:val="28FADE16"/>
    <w:rsid w:val="2B521B25"/>
    <w:rsid w:val="2C163FB7"/>
    <w:rsid w:val="2D4576DF"/>
    <w:rsid w:val="2F243607"/>
    <w:rsid w:val="307350CC"/>
    <w:rsid w:val="308E6D95"/>
    <w:rsid w:val="3190AC47"/>
    <w:rsid w:val="32526CFE"/>
    <w:rsid w:val="374364DD"/>
    <w:rsid w:val="382522A0"/>
    <w:rsid w:val="389EEACB"/>
    <w:rsid w:val="39F0C2AF"/>
    <w:rsid w:val="3DD81AB7"/>
    <w:rsid w:val="3E2311CB"/>
    <w:rsid w:val="3E9B6D42"/>
    <w:rsid w:val="41A2770F"/>
    <w:rsid w:val="43A8F02C"/>
    <w:rsid w:val="43A9E7EA"/>
    <w:rsid w:val="44301E6F"/>
    <w:rsid w:val="44961044"/>
    <w:rsid w:val="46489B69"/>
    <w:rsid w:val="486C44E3"/>
    <w:rsid w:val="48980D2F"/>
    <w:rsid w:val="4CA00021"/>
    <w:rsid w:val="4D80EF77"/>
    <w:rsid w:val="4DEC9198"/>
    <w:rsid w:val="4F359655"/>
    <w:rsid w:val="4F9C2E3E"/>
    <w:rsid w:val="502BFC75"/>
    <w:rsid w:val="59DE505F"/>
    <w:rsid w:val="5DA9222D"/>
    <w:rsid w:val="60E86889"/>
    <w:rsid w:val="61504F89"/>
    <w:rsid w:val="6231D465"/>
    <w:rsid w:val="6251DB2A"/>
    <w:rsid w:val="6270F8BC"/>
    <w:rsid w:val="634012DC"/>
    <w:rsid w:val="65AE66DC"/>
    <w:rsid w:val="694FF6B2"/>
    <w:rsid w:val="6A8F632B"/>
    <w:rsid w:val="6C638475"/>
    <w:rsid w:val="6C9DB218"/>
    <w:rsid w:val="6EAA8985"/>
    <w:rsid w:val="6F652295"/>
    <w:rsid w:val="714A860E"/>
    <w:rsid w:val="74570A11"/>
    <w:rsid w:val="7B7BEBC5"/>
    <w:rsid w:val="7C39E8CD"/>
    <w:rsid w:val="7D1D60F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8723CC"/>
  <w15:chartTrackingRefBased/>
  <w15:docId w15:val="{55DA34E0-A51A-469E-B526-CCABF9E19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231"/>
    <w:rPr>
      <w:rFonts w:eastAsiaTheme="minorEastAsia"/>
    </w:rPr>
  </w:style>
  <w:style w:type="paragraph" w:styleId="Heading1">
    <w:name w:val="heading 1"/>
    <w:basedOn w:val="Normal"/>
    <w:next w:val="Normal"/>
    <w:link w:val="Heading1Char"/>
    <w:uiPriority w:val="9"/>
    <w:qFormat/>
    <w:rsid w:val="005A0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A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A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A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A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AFD"/>
    <w:rPr>
      <w:rFonts w:eastAsiaTheme="majorEastAsia" w:cstheme="majorBidi"/>
      <w:color w:val="272727" w:themeColor="text1" w:themeTint="D8"/>
    </w:rPr>
  </w:style>
  <w:style w:type="paragraph" w:styleId="Title">
    <w:name w:val="Title"/>
    <w:basedOn w:val="Normal"/>
    <w:next w:val="Normal"/>
    <w:link w:val="TitleChar"/>
    <w:uiPriority w:val="10"/>
    <w:qFormat/>
    <w:rsid w:val="005A0A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A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A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0AFD"/>
    <w:rPr>
      <w:i/>
      <w:iCs/>
      <w:color w:val="404040" w:themeColor="text1" w:themeTint="BF"/>
    </w:rPr>
  </w:style>
  <w:style w:type="paragraph" w:styleId="ListParagraph">
    <w:name w:val="List Paragraph"/>
    <w:basedOn w:val="Normal"/>
    <w:uiPriority w:val="34"/>
    <w:qFormat/>
    <w:rsid w:val="005A0AFD"/>
    <w:pPr>
      <w:ind w:left="720"/>
      <w:contextualSpacing/>
    </w:pPr>
  </w:style>
  <w:style w:type="character" w:styleId="IntenseEmphasis">
    <w:name w:val="Intense Emphasis"/>
    <w:basedOn w:val="DefaultParagraphFont"/>
    <w:uiPriority w:val="21"/>
    <w:qFormat/>
    <w:rsid w:val="005A0AFD"/>
    <w:rPr>
      <w:i/>
      <w:iCs/>
      <w:color w:val="0F4761" w:themeColor="accent1" w:themeShade="BF"/>
    </w:rPr>
  </w:style>
  <w:style w:type="paragraph" w:styleId="IntenseQuote">
    <w:name w:val="Intense Quote"/>
    <w:basedOn w:val="Normal"/>
    <w:next w:val="Normal"/>
    <w:link w:val="IntenseQuoteChar"/>
    <w:uiPriority w:val="30"/>
    <w:qFormat/>
    <w:rsid w:val="005A0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AFD"/>
    <w:rPr>
      <w:i/>
      <w:iCs/>
      <w:color w:val="0F4761" w:themeColor="accent1" w:themeShade="BF"/>
    </w:rPr>
  </w:style>
  <w:style w:type="character" w:styleId="IntenseReference">
    <w:name w:val="Intense Reference"/>
    <w:basedOn w:val="DefaultParagraphFont"/>
    <w:uiPriority w:val="32"/>
    <w:qFormat/>
    <w:rsid w:val="005A0AFD"/>
    <w:rPr>
      <w:b/>
      <w:bCs/>
      <w:smallCaps/>
      <w:color w:val="0F4761" w:themeColor="accent1" w:themeShade="BF"/>
      <w:spacing w:val="5"/>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7C00D7"/>
    <w:rPr>
      <w:rFonts w:eastAsiaTheme="minorEastAsia"/>
    </w:rPr>
  </w:style>
  <w:style w:type="paragraph" w:styleId="NormalWeb">
    <w:name w:val="Normal (Web)"/>
    <w:basedOn w:val="Normal"/>
    <w:uiPriority w:val="99"/>
    <w:unhideWhenUsed/>
    <w:rsid w:val="008E5710"/>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eop">
    <w:name w:val="eop"/>
    <w:basedOn w:val="DefaultParagraphFont"/>
    <w:rsid w:val="00B026DA"/>
  </w:style>
  <w:style w:type="paragraph" w:customStyle="1" w:styleId="para">
    <w:name w:val="para"/>
    <w:basedOn w:val="Normal"/>
    <w:rsid w:val="00486BE0"/>
    <w:pPr>
      <w:spacing w:before="100" w:beforeAutospacing="1" w:after="100" w:afterAutospacing="1"/>
    </w:pPr>
    <w:rPr>
      <w:rFonts w:ascii="Times New Roman" w:eastAsia="Times New Roman" w:hAnsi="Times New Roman" w:cs="Times New Roman"/>
      <w:kern w:val="0"/>
      <w:lang w:val="fr-CD" w:eastAsia="fr-FR"/>
      <w14:ligatures w14:val="none"/>
    </w:rPr>
  </w:style>
  <w:style w:type="paragraph" w:customStyle="1" w:styleId="para-artnum1">
    <w:name w:val="para-artnum1"/>
    <w:basedOn w:val="Normal"/>
    <w:rsid w:val="00EA76D5"/>
    <w:pPr>
      <w:spacing w:before="100" w:beforeAutospacing="1" w:after="100" w:afterAutospacing="1"/>
    </w:pPr>
    <w:rPr>
      <w:rFonts w:ascii="Times New Roman" w:eastAsia="Times New Roman" w:hAnsi="Times New Roman" w:cs="Times New Roman"/>
      <w:kern w:val="0"/>
      <w:lang w:val="fr-CD" w:eastAsia="fr-FR"/>
      <w14:ligatures w14:val="none"/>
    </w:rPr>
  </w:style>
  <w:style w:type="character" w:styleId="Hyperlink">
    <w:name w:val="Hyperlink"/>
    <w:basedOn w:val="DefaultParagraphFont"/>
    <w:uiPriority w:val="99"/>
    <w:unhideWhenUsed/>
    <w:rsid w:val="0087425B"/>
    <w:rPr>
      <w:color w:val="467886" w:themeColor="hyperlink"/>
      <w:u w:val="single"/>
    </w:rPr>
  </w:style>
  <w:style w:type="character" w:styleId="UnresolvedMention">
    <w:name w:val="Unresolved Mention"/>
    <w:basedOn w:val="DefaultParagraphFont"/>
    <w:uiPriority w:val="99"/>
    <w:semiHidden/>
    <w:unhideWhenUsed/>
    <w:rsid w:val="008742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68565">
      <w:bodyDiv w:val="1"/>
      <w:marLeft w:val="0"/>
      <w:marRight w:val="0"/>
      <w:marTop w:val="0"/>
      <w:marBottom w:val="0"/>
      <w:divBdr>
        <w:top w:val="none" w:sz="0" w:space="0" w:color="auto"/>
        <w:left w:val="none" w:sz="0" w:space="0" w:color="auto"/>
        <w:bottom w:val="none" w:sz="0" w:space="0" w:color="auto"/>
        <w:right w:val="none" w:sz="0" w:space="0" w:color="auto"/>
      </w:divBdr>
    </w:div>
    <w:div w:id="167212092">
      <w:bodyDiv w:val="1"/>
      <w:marLeft w:val="0"/>
      <w:marRight w:val="0"/>
      <w:marTop w:val="0"/>
      <w:marBottom w:val="0"/>
      <w:divBdr>
        <w:top w:val="none" w:sz="0" w:space="0" w:color="auto"/>
        <w:left w:val="none" w:sz="0" w:space="0" w:color="auto"/>
        <w:bottom w:val="none" w:sz="0" w:space="0" w:color="auto"/>
        <w:right w:val="none" w:sz="0" w:space="0" w:color="auto"/>
      </w:divBdr>
    </w:div>
    <w:div w:id="170796548">
      <w:bodyDiv w:val="1"/>
      <w:marLeft w:val="0"/>
      <w:marRight w:val="0"/>
      <w:marTop w:val="0"/>
      <w:marBottom w:val="0"/>
      <w:divBdr>
        <w:top w:val="none" w:sz="0" w:space="0" w:color="auto"/>
        <w:left w:val="none" w:sz="0" w:space="0" w:color="auto"/>
        <w:bottom w:val="none" w:sz="0" w:space="0" w:color="auto"/>
        <w:right w:val="none" w:sz="0" w:space="0" w:color="auto"/>
      </w:divBdr>
    </w:div>
    <w:div w:id="203489548">
      <w:bodyDiv w:val="1"/>
      <w:marLeft w:val="0"/>
      <w:marRight w:val="0"/>
      <w:marTop w:val="0"/>
      <w:marBottom w:val="0"/>
      <w:divBdr>
        <w:top w:val="none" w:sz="0" w:space="0" w:color="auto"/>
        <w:left w:val="none" w:sz="0" w:space="0" w:color="auto"/>
        <w:bottom w:val="none" w:sz="0" w:space="0" w:color="auto"/>
        <w:right w:val="none" w:sz="0" w:space="0" w:color="auto"/>
      </w:divBdr>
    </w:div>
    <w:div w:id="214853905">
      <w:bodyDiv w:val="1"/>
      <w:marLeft w:val="0"/>
      <w:marRight w:val="0"/>
      <w:marTop w:val="0"/>
      <w:marBottom w:val="0"/>
      <w:divBdr>
        <w:top w:val="none" w:sz="0" w:space="0" w:color="auto"/>
        <w:left w:val="none" w:sz="0" w:space="0" w:color="auto"/>
        <w:bottom w:val="none" w:sz="0" w:space="0" w:color="auto"/>
        <w:right w:val="none" w:sz="0" w:space="0" w:color="auto"/>
      </w:divBdr>
    </w:div>
    <w:div w:id="220556875">
      <w:bodyDiv w:val="1"/>
      <w:marLeft w:val="0"/>
      <w:marRight w:val="0"/>
      <w:marTop w:val="0"/>
      <w:marBottom w:val="0"/>
      <w:divBdr>
        <w:top w:val="none" w:sz="0" w:space="0" w:color="auto"/>
        <w:left w:val="none" w:sz="0" w:space="0" w:color="auto"/>
        <w:bottom w:val="none" w:sz="0" w:space="0" w:color="auto"/>
        <w:right w:val="none" w:sz="0" w:space="0" w:color="auto"/>
      </w:divBdr>
    </w:div>
    <w:div w:id="245962161">
      <w:bodyDiv w:val="1"/>
      <w:marLeft w:val="0"/>
      <w:marRight w:val="0"/>
      <w:marTop w:val="0"/>
      <w:marBottom w:val="0"/>
      <w:divBdr>
        <w:top w:val="none" w:sz="0" w:space="0" w:color="auto"/>
        <w:left w:val="none" w:sz="0" w:space="0" w:color="auto"/>
        <w:bottom w:val="none" w:sz="0" w:space="0" w:color="auto"/>
        <w:right w:val="none" w:sz="0" w:space="0" w:color="auto"/>
      </w:divBdr>
    </w:div>
    <w:div w:id="253250083">
      <w:bodyDiv w:val="1"/>
      <w:marLeft w:val="0"/>
      <w:marRight w:val="0"/>
      <w:marTop w:val="0"/>
      <w:marBottom w:val="0"/>
      <w:divBdr>
        <w:top w:val="none" w:sz="0" w:space="0" w:color="auto"/>
        <w:left w:val="none" w:sz="0" w:space="0" w:color="auto"/>
        <w:bottom w:val="none" w:sz="0" w:space="0" w:color="auto"/>
        <w:right w:val="none" w:sz="0" w:space="0" w:color="auto"/>
      </w:divBdr>
    </w:div>
    <w:div w:id="286395790">
      <w:bodyDiv w:val="1"/>
      <w:marLeft w:val="0"/>
      <w:marRight w:val="0"/>
      <w:marTop w:val="0"/>
      <w:marBottom w:val="0"/>
      <w:divBdr>
        <w:top w:val="none" w:sz="0" w:space="0" w:color="auto"/>
        <w:left w:val="none" w:sz="0" w:space="0" w:color="auto"/>
        <w:bottom w:val="none" w:sz="0" w:space="0" w:color="auto"/>
        <w:right w:val="none" w:sz="0" w:space="0" w:color="auto"/>
      </w:divBdr>
    </w:div>
    <w:div w:id="325547969">
      <w:bodyDiv w:val="1"/>
      <w:marLeft w:val="0"/>
      <w:marRight w:val="0"/>
      <w:marTop w:val="0"/>
      <w:marBottom w:val="0"/>
      <w:divBdr>
        <w:top w:val="none" w:sz="0" w:space="0" w:color="auto"/>
        <w:left w:val="none" w:sz="0" w:space="0" w:color="auto"/>
        <w:bottom w:val="none" w:sz="0" w:space="0" w:color="auto"/>
        <w:right w:val="none" w:sz="0" w:space="0" w:color="auto"/>
      </w:divBdr>
    </w:div>
    <w:div w:id="353849598">
      <w:bodyDiv w:val="1"/>
      <w:marLeft w:val="0"/>
      <w:marRight w:val="0"/>
      <w:marTop w:val="0"/>
      <w:marBottom w:val="0"/>
      <w:divBdr>
        <w:top w:val="none" w:sz="0" w:space="0" w:color="auto"/>
        <w:left w:val="none" w:sz="0" w:space="0" w:color="auto"/>
        <w:bottom w:val="none" w:sz="0" w:space="0" w:color="auto"/>
        <w:right w:val="none" w:sz="0" w:space="0" w:color="auto"/>
      </w:divBdr>
    </w:div>
    <w:div w:id="367805758">
      <w:bodyDiv w:val="1"/>
      <w:marLeft w:val="0"/>
      <w:marRight w:val="0"/>
      <w:marTop w:val="0"/>
      <w:marBottom w:val="0"/>
      <w:divBdr>
        <w:top w:val="none" w:sz="0" w:space="0" w:color="auto"/>
        <w:left w:val="none" w:sz="0" w:space="0" w:color="auto"/>
        <w:bottom w:val="none" w:sz="0" w:space="0" w:color="auto"/>
        <w:right w:val="none" w:sz="0" w:space="0" w:color="auto"/>
      </w:divBdr>
    </w:div>
    <w:div w:id="391542862">
      <w:bodyDiv w:val="1"/>
      <w:marLeft w:val="0"/>
      <w:marRight w:val="0"/>
      <w:marTop w:val="0"/>
      <w:marBottom w:val="0"/>
      <w:divBdr>
        <w:top w:val="none" w:sz="0" w:space="0" w:color="auto"/>
        <w:left w:val="none" w:sz="0" w:space="0" w:color="auto"/>
        <w:bottom w:val="none" w:sz="0" w:space="0" w:color="auto"/>
        <w:right w:val="none" w:sz="0" w:space="0" w:color="auto"/>
      </w:divBdr>
    </w:div>
    <w:div w:id="446237944">
      <w:bodyDiv w:val="1"/>
      <w:marLeft w:val="0"/>
      <w:marRight w:val="0"/>
      <w:marTop w:val="0"/>
      <w:marBottom w:val="0"/>
      <w:divBdr>
        <w:top w:val="none" w:sz="0" w:space="0" w:color="auto"/>
        <w:left w:val="none" w:sz="0" w:space="0" w:color="auto"/>
        <w:bottom w:val="none" w:sz="0" w:space="0" w:color="auto"/>
        <w:right w:val="none" w:sz="0" w:space="0" w:color="auto"/>
      </w:divBdr>
    </w:div>
    <w:div w:id="468591241">
      <w:bodyDiv w:val="1"/>
      <w:marLeft w:val="0"/>
      <w:marRight w:val="0"/>
      <w:marTop w:val="0"/>
      <w:marBottom w:val="0"/>
      <w:divBdr>
        <w:top w:val="none" w:sz="0" w:space="0" w:color="auto"/>
        <w:left w:val="none" w:sz="0" w:space="0" w:color="auto"/>
        <w:bottom w:val="none" w:sz="0" w:space="0" w:color="auto"/>
        <w:right w:val="none" w:sz="0" w:space="0" w:color="auto"/>
      </w:divBdr>
      <w:divsChild>
        <w:div w:id="93286991">
          <w:marLeft w:val="0"/>
          <w:marRight w:val="0"/>
          <w:marTop w:val="0"/>
          <w:marBottom w:val="0"/>
          <w:divBdr>
            <w:top w:val="none" w:sz="0" w:space="0" w:color="auto"/>
            <w:left w:val="none" w:sz="0" w:space="0" w:color="auto"/>
            <w:bottom w:val="none" w:sz="0" w:space="0" w:color="auto"/>
            <w:right w:val="none" w:sz="0" w:space="0" w:color="auto"/>
          </w:divBdr>
          <w:divsChild>
            <w:div w:id="332071587">
              <w:marLeft w:val="0"/>
              <w:marRight w:val="0"/>
              <w:marTop w:val="0"/>
              <w:marBottom w:val="0"/>
              <w:divBdr>
                <w:top w:val="none" w:sz="0" w:space="0" w:color="auto"/>
                <w:left w:val="none" w:sz="0" w:space="0" w:color="auto"/>
                <w:bottom w:val="none" w:sz="0" w:space="0" w:color="auto"/>
                <w:right w:val="none" w:sz="0" w:space="0" w:color="auto"/>
              </w:divBdr>
            </w:div>
            <w:div w:id="1074010646">
              <w:marLeft w:val="0"/>
              <w:marRight w:val="0"/>
              <w:marTop w:val="0"/>
              <w:marBottom w:val="0"/>
              <w:divBdr>
                <w:top w:val="none" w:sz="0" w:space="0" w:color="auto"/>
                <w:left w:val="none" w:sz="0" w:space="0" w:color="auto"/>
                <w:bottom w:val="none" w:sz="0" w:space="0" w:color="auto"/>
                <w:right w:val="none" w:sz="0" w:space="0" w:color="auto"/>
              </w:divBdr>
            </w:div>
            <w:div w:id="1464545851">
              <w:marLeft w:val="0"/>
              <w:marRight w:val="0"/>
              <w:marTop w:val="0"/>
              <w:marBottom w:val="0"/>
              <w:divBdr>
                <w:top w:val="none" w:sz="0" w:space="0" w:color="auto"/>
                <w:left w:val="none" w:sz="0" w:space="0" w:color="auto"/>
                <w:bottom w:val="none" w:sz="0" w:space="0" w:color="auto"/>
                <w:right w:val="none" w:sz="0" w:space="0" w:color="auto"/>
              </w:divBdr>
            </w:div>
          </w:divsChild>
        </w:div>
        <w:div w:id="107624516">
          <w:marLeft w:val="0"/>
          <w:marRight w:val="0"/>
          <w:marTop w:val="0"/>
          <w:marBottom w:val="0"/>
          <w:divBdr>
            <w:top w:val="none" w:sz="0" w:space="0" w:color="auto"/>
            <w:left w:val="none" w:sz="0" w:space="0" w:color="auto"/>
            <w:bottom w:val="none" w:sz="0" w:space="0" w:color="auto"/>
            <w:right w:val="none" w:sz="0" w:space="0" w:color="auto"/>
          </w:divBdr>
          <w:divsChild>
            <w:div w:id="1892426254">
              <w:marLeft w:val="-75"/>
              <w:marRight w:val="0"/>
              <w:marTop w:val="30"/>
              <w:marBottom w:val="30"/>
              <w:divBdr>
                <w:top w:val="none" w:sz="0" w:space="0" w:color="auto"/>
                <w:left w:val="none" w:sz="0" w:space="0" w:color="auto"/>
                <w:bottom w:val="none" w:sz="0" w:space="0" w:color="auto"/>
                <w:right w:val="none" w:sz="0" w:space="0" w:color="auto"/>
              </w:divBdr>
              <w:divsChild>
                <w:div w:id="578517239">
                  <w:marLeft w:val="0"/>
                  <w:marRight w:val="0"/>
                  <w:marTop w:val="0"/>
                  <w:marBottom w:val="0"/>
                  <w:divBdr>
                    <w:top w:val="none" w:sz="0" w:space="0" w:color="auto"/>
                    <w:left w:val="none" w:sz="0" w:space="0" w:color="auto"/>
                    <w:bottom w:val="none" w:sz="0" w:space="0" w:color="auto"/>
                    <w:right w:val="none" w:sz="0" w:space="0" w:color="auto"/>
                  </w:divBdr>
                  <w:divsChild>
                    <w:div w:id="877354702">
                      <w:marLeft w:val="0"/>
                      <w:marRight w:val="0"/>
                      <w:marTop w:val="0"/>
                      <w:marBottom w:val="0"/>
                      <w:divBdr>
                        <w:top w:val="none" w:sz="0" w:space="0" w:color="auto"/>
                        <w:left w:val="none" w:sz="0" w:space="0" w:color="auto"/>
                        <w:bottom w:val="none" w:sz="0" w:space="0" w:color="auto"/>
                        <w:right w:val="none" w:sz="0" w:space="0" w:color="auto"/>
                      </w:divBdr>
                    </w:div>
                  </w:divsChild>
                </w:div>
                <w:div w:id="782119148">
                  <w:marLeft w:val="0"/>
                  <w:marRight w:val="0"/>
                  <w:marTop w:val="0"/>
                  <w:marBottom w:val="0"/>
                  <w:divBdr>
                    <w:top w:val="none" w:sz="0" w:space="0" w:color="auto"/>
                    <w:left w:val="none" w:sz="0" w:space="0" w:color="auto"/>
                    <w:bottom w:val="none" w:sz="0" w:space="0" w:color="auto"/>
                    <w:right w:val="none" w:sz="0" w:space="0" w:color="auto"/>
                  </w:divBdr>
                  <w:divsChild>
                    <w:div w:id="1108626522">
                      <w:marLeft w:val="0"/>
                      <w:marRight w:val="0"/>
                      <w:marTop w:val="0"/>
                      <w:marBottom w:val="0"/>
                      <w:divBdr>
                        <w:top w:val="none" w:sz="0" w:space="0" w:color="auto"/>
                        <w:left w:val="none" w:sz="0" w:space="0" w:color="auto"/>
                        <w:bottom w:val="none" w:sz="0" w:space="0" w:color="auto"/>
                        <w:right w:val="none" w:sz="0" w:space="0" w:color="auto"/>
                      </w:divBdr>
                    </w:div>
                  </w:divsChild>
                </w:div>
                <w:div w:id="1164509750">
                  <w:marLeft w:val="0"/>
                  <w:marRight w:val="0"/>
                  <w:marTop w:val="0"/>
                  <w:marBottom w:val="0"/>
                  <w:divBdr>
                    <w:top w:val="none" w:sz="0" w:space="0" w:color="auto"/>
                    <w:left w:val="none" w:sz="0" w:space="0" w:color="auto"/>
                    <w:bottom w:val="none" w:sz="0" w:space="0" w:color="auto"/>
                    <w:right w:val="none" w:sz="0" w:space="0" w:color="auto"/>
                  </w:divBdr>
                  <w:divsChild>
                    <w:div w:id="1483739386">
                      <w:marLeft w:val="0"/>
                      <w:marRight w:val="0"/>
                      <w:marTop w:val="0"/>
                      <w:marBottom w:val="0"/>
                      <w:divBdr>
                        <w:top w:val="none" w:sz="0" w:space="0" w:color="auto"/>
                        <w:left w:val="none" w:sz="0" w:space="0" w:color="auto"/>
                        <w:bottom w:val="none" w:sz="0" w:space="0" w:color="auto"/>
                        <w:right w:val="none" w:sz="0" w:space="0" w:color="auto"/>
                      </w:divBdr>
                    </w:div>
                  </w:divsChild>
                </w:div>
                <w:div w:id="2065564857">
                  <w:marLeft w:val="0"/>
                  <w:marRight w:val="0"/>
                  <w:marTop w:val="0"/>
                  <w:marBottom w:val="0"/>
                  <w:divBdr>
                    <w:top w:val="none" w:sz="0" w:space="0" w:color="auto"/>
                    <w:left w:val="none" w:sz="0" w:space="0" w:color="auto"/>
                    <w:bottom w:val="none" w:sz="0" w:space="0" w:color="auto"/>
                    <w:right w:val="none" w:sz="0" w:space="0" w:color="auto"/>
                  </w:divBdr>
                  <w:divsChild>
                    <w:div w:id="138355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89753">
          <w:marLeft w:val="0"/>
          <w:marRight w:val="0"/>
          <w:marTop w:val="0"/>
          <w:marBottom w:val="0"/>
          <w:divBdr>
            <w:top w:val="none" w:sz="0" w:space="0" w:color="auto"/>
            <w:left w:val="none" w:sz="0" w:space="0" w:color="auto"/>
            <w:bottom w:val="none" w:sz="0" w:space="0" w:color="auto"/>
            <w:right w:val="none" w:sz="0" w:space="0" w:color="auto"/>
          </w:divBdr>
          <w:divsChild>
            <w:div w:id="708066135">
              <w:marLeft w:val="-75"/>
              <w:marRight w:val="0"/>
              <w:marTop w:val="30"/>
              <w:marBottom w:val="30"/>
              <w:divBdr>
                <w:top w:val="none" w:sz="0" w:space="0" w:color="auto"/>
                <w:left w:val="none" w:sz="0" w:space="0" w:color="auto"/>
                <w:bottom w:val="none" w:sz="0" w:space="0" w:color="auto"/>
                <w:right w:val="none" w:sz="0" w:space="0" w:color="auto"/>
              </w:divBdr>
              <w:divsChild>
                <w:div w:id="404496370">
                  <w:marLeft w:val="0"/>
                  <w:marRight w:val="0"/>
                  <w:marTop w:val="0"/>
                  <w:marBottom w:val="0"/>
                  <w:divBdr>
                    <w:top w:val="none" w:sz="0" w:space="0" w:color="auto"/>
                    <w:left w:val="none" w:sz="0" w:space="0" w:color="auto"/>
                    <w:bottom w:val="none" w:sz="0" w:space="0" w:color="auto"/>
                    <w:right w:val="none" w:sz="0" w:space="0" w:color="auto"/>
                  </w:divBdr>
                  <w:divsChild>
                    <w:div w:id="618297096">
                      <w:marLeft w:val="0"/>
                      <w:marRight w:val="0"/>
                      <w:marTop w:val="0"/>
                      <w:marBottom w:val="0"/>
                      <w:divBdr>
                        <w:top w:val="none" w:sz="0" w:space="0" w:color="auto"/>
                        <w:left w:val="none" w:sz="0" w:space="0" w:color="auto"/>
                        <w:bottom w:val="none" w:sz="0" w:space="0" w:color="auto"/>
                        <w:right w:val="none" w:sz="0" w:space="0" w:color="auto"/>
                      </w:divBdr>
                    </w:div>
                  </w:divsChild>
                </w:div>
                <w:div w:id="958023742">
                  <w:marLeft w:val="0"/>
                  <w:marRight w:val="0"/>
                  <w:marTop w:val="0"/>
                  <w:marBottom w:val="0"/>
                  <w:divBdr>
                    <w:top w:val="none" w:sz="0" w:space="0" w:color="auto"/>
                    <w:left w:val="none" w:sz="0" w:space="0" w:color="auto"/>
                    <w:bottom w:val="none" w:sz="0" w:space="0" w:color="auto"/>
                    <w:right w:val="none" w:sz="0" w:space="0" w:color="auto"/>
                  </w:divBdr>
                  <w:divsChild>
                    <w:div w:id="572928946">
                      <w:marLeft w:val="0"/>
                      <w:marRight w:val="0"/>
                      <w:marTop w:val="0"/>
                      <w:marBottom w:val="0"/>
                      <w:divBdr>
                        <w:top w:val="none" w:sz="0" w:space="0" w:color="auto"/>
                        <w:left w:val="none" w:sz="0" w:space="0" w:color="auto"/>
                        <w:bottom w:val="none" w:sz="0" w:space="0" w:color="auto"/>
                        <w:right w:val="none" w:sz="0" w:space="0" w:color="auto"/>
                      </w:divBdr>
                    </w:div>
                  </w:divsChild>
                </w:div>
                <w:div w:id="1603880038">
                  <w:marLeft w:val="0"/>
                  <w:marRight w:val="0"/>
                  <w:marTop w:val="0"/>
                  <w:marBottom w:val="0"/>
                  <w:divBdr>
                    <w:top w:val="none" w:sz="0" w:space="0" w:color="auto"/>
                    <w:left w:val="none" w:sz="0" w:space="0" w:color="auto"/>
                    <w:bottom w:val="none" w:sz="0" w:space="0" w:color="auto"/>
                    <w:right w:val="none" w:sz="0" w:space="0" w:color="auto"/>
                  </w:divBdr>
                  <w:divsChild>
                    <w:div w:id="2102676514">
                      <w:marLeft w:val="0"/>
                      <w:marRight w:val="0"/>
                      <w:marTop w:val="0"/>
                      <w:marBottom w:val="0"/>
                      <w:divBdr>
                        <w:top w:val="none" w:sz="0" w:space="0" w:color="auto"/>
                        <w:left w:val="none" w:sz="0" w:space="0" w:color="auto"/>
                        <w:bottom w:val="none" w:sz="0" w:space="0" w:color="auto"/>
                        <w:right w:val="none" w:sz="0" w:space="0" w:color="auto"/>
                      </w:divBdr>
                    </w:div>
                  </w:divsChild>
                </w:div>
                <w:div w:id="1774322949">
                  <w:marLeft w:val="0"/>
                  <w:marRight w:val="0"/>
                  <w:marTop w:val="0"/>
                  <w:marBottom w:val="0"/>
                  <w:divBdr>
                    <w:top w:val="none" w:sz="0" w:space="0" w:color="auto"/>
                    <w:left w:val="none" w:sz="0" w:space="0" w:color="auto"/>
                    <w:bottom w:val="none" w:sz="0" w:space="0" w:color="auto"/>
                    <w:right w:val="none" w:sz="0" w:space="0" w:color="auto"/>
                  </w:divBdr>
                  <w:divsChild>
                    <w:div w:id="3812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3740">
          <w:marLeft w:val="0"/>
          <w:marRight w:val="0"/>
          <w:marTop w:val="0"/>
          <w:marBottom w:val="0"/>
          <w:divBdr>
            <w:top w:val="none" w:sz="0" w:space="0" w:color="auto"/>
            <w:left w:val="none" w:sz="0" w:space="0" w:color="auto"/>
            <w:bottom w:val="none" w:sz="0" w:space="0" w:color="auto"/>
            <w:right w:val="none" w:sz="0" w:space="0" w:color="auto"/>
          </w:divBdr>
          <w:divsChild>
            <w:div w:id="642664592">
              <w:marLeft w:val="0"/>
              <w:marRight w:val="0"/>
              <w:marTop w:val="0"/>
              <w:marBottom w:val="0"/>
              <w:divBdr>
                <w:top w:val="none" w:sz="0" w:space="0" w:color="auto"/>
                <w:left w:val="none" w:sz="0" w:space="0" w:color="auto"/>
                <w:bottom w:val="none" w:sz="0" w:space="0" w:color="auto"/>
                <w:right w:val="none" w:sz="0" w:space="0" w:color="auto"/>
              </w:divBdr>
            </w:div>
            <w:div w:id="839658889">
              <w:marLeft w:val="0"/>
              <w:marRight w:val="0"/>
              <w:marTop w:val="0"/>
              <w:marBottom w:val="0"/>
              <w:divBdr>
                <w:top w:val="none" w:sz="0" w:space="0" w:color="auto"/>
                <w:left w:val="none" w:sz="0" w:space="0" w:color="auto"/>
                <w:bottom w:val="none" w:sz="0" w:space="0" w:color="auto"/>
                <w:right w:val="none" w:sz="0" w:space="0" w:color="auto"/>
              </w:divBdr>
            </w:div>
            <w:div w:id="1160274789">
              <w:marLeft w:val="0"/>
              <w:marRight w:val="0"/>
              <w:marTop w:val="0"/>
              <w:marBottom w:val="0"/>
              <w:divBdr>
                <w:top w:val="none" w:sz="0" w:space="0" w:color="auto"/>
                <w:left w:val="none" w:sz="0" w:space="0" w:color="auto"/>
                <w:bottom w:val="none" w:sz="0" w:space="0" w:color="auto"/>
                <w:right w:val="none" w:sz="0" w:space="0" w:color="auto"/>
              </w:divBdr>
            </w:div>
          </w:divsChild>
        </w:div>
        <w:div w:id="117797344">
          <w:marLeft w:val="0"/>
          <w:marRight w:val="0"/>
          <w:marTop w:val="0"/>
          <w:marBottom w:val="0"/>
          <w:divBdr>
            <w:top w:val="none" w:sz="0" w:space="0" w:color="auto"/>
            <w:left w:val="none" w:sz="0" w:space="0" w:color="auto"/>
            <w:bottom w:val="none" w:sz="0" w:space="0" w:color="auto"/>
            <w:right w:val="none" w:sz="0" w:space="0" w:color="auto"/>
          </w:divBdr>
          <w:divsChild>
            <w:div w:id="277107815">
              <w:marLeft w:val="0"/>
              <w:marRight w:val="0"/>
              <w:marTop w:val="0"/>
              <w:marBottom w:val="0"/>
              <w:divBdr>
                <w:top w:val="none" w:sz="0" w:space="0" w:color="auto"/>
                <w:left w:val="none" w:sz="0" w:space="0" w:color="auto"/>
                <w:bottom w:val="none" w:sz="0" w:space="0" w:color="auto"/>
                <w:right w:val="none" w:sz="0" w:space="0" w:color="auto"/>
              </w:divBdr>
            </w:div>
            <w:div w:id="1796866951">
              <w:marLeft w:val="0"/>
              <w:marRight w:val="0"/>
              <w:marTop w:val="0"/>
              <w:marBottom w:val="0"/>
              <w:divBdr>
                <w:top w:val="none" w:sz="0" w:space="0" w:color="auto"/>
                <w:left w:val="none" w:sz="0" w:space="0" w:color="auto"/>
                <w:bottom w:val="none" w:sz="0" w:space="0" w:color="auto"/>
                <w:right w:val="none" w:sz="0" w:space="0" w:color="auto"/>
              </w:divBdr>
            </w:div>
            <w:div w:id="1809669843">
              <w:marLeft w:val="0"/>
              <w:marRight w:val="0"/>
              <w:marTop w:val="0"/>
              <w:marBottom w:val="0"/>
              <w:divBdr>
                <w:top w:val="none" w:sz="0" w:space="0" w:color="auto"/>
                <w:left w:val="none" w:sz="0" w:space="0" w:color="auto"/>
                <w:bottom w:val="none" w:sz="0" w:space="0" w:color="auto"/>
                <w:right w:val="none" w:sz="0" w:space="0" w:color="auto"/>
              </w:divBdr>
            </w:div>
            <w:div w:id="1850172585">
              <w:marLeft w:val="0"/>
              <w:marRight w:val="0"/>
              <w:marTop w:val="0"/>
              <w:marBottom w:val="0"/>
              <w:divBdr>
                <w:top w:val="none" w:sz="0" w:space="0" w:color="auto"/>
                <w:left w:val="none" w:sz="0" w:space="0" w:color="auto"/>
                <w:bottom w:val="none" w:sz="0" w:space="0" w:color="auto"/>
                <w:right w:val="none" w:sz="0" w:space="0" w:color="auto"/>
              </w:divBdr>
            </w:div>
            <w:div w:id="2031057855">
              <w:marLeft w:val="0"/>
              <w:marRight w:val="0"/>
              <w:marTop w:val="0"/>
              <w:marBottom w:val="0"/>
              <w:divBdr>
                <w:top w:val="none" w:sz="0" w:space="0" w:color="auto"/>
                <w:left w:val="none" w:sz="0" w:space="0" w:color="auto"/>
                <w:bottom w:val="none" w:sz="0" w:space="0" w:color="auto"/>
                <w:right w:val="none" w:sz="0" w:space="0" w:color="auto"/>
              </w:divBdr>
            </w:div>
          </w:divsChild>
        </w:div>
        <w:div w:id="188229132">
          <w:marLeft w:val="0"/>
          <w:marRight w:val="0"/>
          <w:marTop w:val="0"/>
          <w:marBottom w:val="0"/>
          <w:divBdr>
            <w:top w:val="none" w:sz="0" w:space="0" w:color="auto"/>
            <w:left w:val="none" w:sz="0" w:space="0" w:color="auto"/>
            <w:bottom w:val="none" w:sz="0" w:space="0" w:color="auto"/>
            <w:right w:val="none" w:sz="0" w:space="0" w:color="auto"/>
          </w:divBdr>
          <w:divsChild>
            <w:div w:id="120996358">
              <w:marLeft w:val="-75"/>
              <w:marRight w:val="0"/>
              <w:marTop w:val="30"/>
              <w:marBottom w:val="30"/>
              <w:divBdr>
                <w:top w:val="none" w:sz="0" w:space="0" w:color="auto"/>
                <w:left w:val="none" w:sz="0" w:space="0" w:color="auto"/>
                <w:bottom w:val="none" w:sz="0" w:space="0" w:color="auto"/>
                <w:right w:val="none" w:sz="0" w:space="0" w:color="auto"/>
              </w:divBdr>
              <w:divsChild>
                <w:div w:id="373241233">
                  <w:marLeft w:val="0"/>
                  <w:marRight w:val="0"/>
                  <w:marTop w:val="0"/>
                  <w:marBottom w:val="0"/>
                  <w:divBdr>
                    <w:top w:val="none" w:sz="0" w:space="0" w:color="auto"/>
                    <w:left w:val="none" w:sz="0" w:space="0" w:color="auto"/>
                    <w:bottom w:val="none" w:sz="0" w:space="0" w:color="auto"/>
                    <w:right w:val="none" w:sz="0" w:space="0" w:color="auto"/>
                  </w:divBdr>
                  <w:divsChild>
                    <w:div w:id="144588234">
                      <w:marLeft w:val="0"/>
                      <w:marRight w:val="0"/>
                      <w:marTop w:val="0"/>
                      <w:marBottom w:val="0"/>
                      <w:divBdr>
                        <w:top w:val="none" w:sz="0" w:space="0" w:color="auto"/>
                        <w:left w:val="none" w:sz="0" w:space="0" w:color="auto"/>
                        <w:bottom w:val="none" w:sz="0" w:space="0" w:color="auto"/>
                        <w:right w:val="none" w:sz="0" w:space="0" w:color="auto"/>
                      </w:divBdr>
                    </w:div>
                  </w:divsChild>
                </w:div>
                <w:div w:id="663971201">
                  <w:marLeft w:val="0"/>
                  <w:marRight w:val="0"/>
                  <w:marTop w:val="0"/>
                  <w:marBottom w:val="0"/>
                  <w:divBdr>
                    <w:top w:val="none" w:sz="0" w:space="0" w:color="auto"/>
                    <w:left w:val="none" w:sz="0" w:space="0" w:color="auto"/>
                    <w:bottom w:val="none" w:sz="0" w:space="0" w:color="auto"/>
                    <w:right w:val="none" w:sz="0" w:space="0" w:color="auto"/>
                  </w:divBdr>
                  <w:divsChild>
                    <w:div w:id="1161001293">
                      <w:marLeft w:val="0"/>
                      <w:marRight w:val="0"/>
                      <w:marTop w:val="0"/>
                      <w:marBottom w:val="0"/>
                      <w:divBdr>
                        <w:top w:val="none" w:sz="0" w:space="0" w:color="auto"/>
                        <w:left w:val="none" w:sz="0" w:space="0" w:color="auto"/>
                        <w:bottom w:val="none" w:sz="0" w:space="0" w:color="auto"/>
                        <w:right w:val="none" w:sz="0" w:space="0" w:color="auto"/>
                      </w:divBdr>
                    </w:div>
                  </w:divsChild>
                </w:div>
                <w:div w:id="1019236563">
                  <w:marLeft w:val="0"/>
                  <w:marRight w:val="0"/>
                  <w:marTop w:val="0"/>
                  <w:marBottom w:val="0"/>
                  <w:divBdr>
                    <w:top w:val="none" w:sz="0" w:space="0" w:color="auto"/>
                    <w:left w:val="none" w:sz="0" w:space="0" w:color="auto"/>
                    <w:bottom w:val="none" w:sz="0" w:space="0" w:color="auto"/>
                    <w:right w:val="none" w:sz="0" w:space="0" w:color="auto"/>
                  </w:divBdr>
                  <w:divsChild>
                    <w:div w:id="156459640">
                      <w:marLeft w:val="0"/>
                      <w:marRight w:val="0"/>
                      <w:marTop w:val="0"/>
                      <w:marBottom w:val="0"/>
                      <w:divBdr>
                        <w:top w:val="none" w:sz="0" w:space="0" w:color="auto"/>
                        <w:left w:val="none" w:sz="0" w:space="0" w:color="auto"/>
                        <w:bottom w:val="none" w:sz="0" w:space="0" w:color="auto"/>
                        <w:right w:val="none" w:sz="0" w:space="0" w:color="auto"/>
                      </w:divBdr>
                    </w:div>
                  </w:divsChild>
                </w:div>
                <w:div w:id="2002729284">
                  <w:marLeft w:val="0"/>
                  <w:marRight w:val="0"/>
                  <w:marTop w:val="0"/>
                  <w:marBottom w:val="0"/>
                  <w:divBdr>
                    <w:top w:val="none" w:sz="0" w:space="0" w:color="auto"/>
                    <w:left w:val="none" w:sz="0" w:space="0" w:color="auto"/>
                    <w:bottom w:val="none" w:sz="0" w:space="0" w:color="auto"/>
                    <w:right w:val="none" w:sz="0" w:space="0" w:color="auto"/>
                  </w:divBdr>
                  <w:divsChild>
                    <w:div w:id="7473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9750">
          <w:marLeft w:val="0"/>
          <w:marRight w:val="0"/>
          <w:marTop w:val="0"/>
          <w:marBottom w:val="0"/>
          <w:divBdr>
            <w:top w:val="none" w:sz="0" w:space="0" w:color="auto"/>
            <w:left w:val="none" w:sz="0" w:space="0" w:color="auto"/>
            <w:bottom w:val="none" w:sz="0" w:space="0" w:color="auto"/>
            <w:right w:val="none" w:sz="0" w:space="0" w:color="auto"/>
          </w:divBdr>
          <w:divsChild>
            <w:div w:id="930310161">
              <w:marLeft w:val="-75"/>
              <w:marRight w:val="0"/>
              <w:marTop w:val="30"/>
              <w:marBottom w:val="30"/>
              <w:divBdr>
                <w:top w:val="none" w:sz="0" w:space="0" w:color="auto"/>
                <w:left w:val="none" w:sz="0" w:space="0" w:color="auto"/>
                <w:bottom w:val="none" w:sz="0" w:space="0" w:color="auto"/>
                <w:right w:val="none" w:sz="0" w:space="0" w:color="auto"/>
              </w:divBdr>
              <w:divsChild>
                <w:div w:id="923338688">
                  <w:marLeft w:val="0"/>
                  <w:marRight w:val="0"/>
                  <w:marTop w:val="0"/>
                  <w:marBottom w:val="0"/>
                  <w:divBdr>
                    <w:top w:val="none" w:sz="0" w:space="0" w:color="auto"/>
                    <w:left w:val="none" w:sz="0" w:space="0" w:color="auto"/>
                    <w:bottom w:val="none" w:sz="0" w:space="0" w:color="auto"/>
                    <w:right w:val="none" w:sz="0" w:space="0" w:color="auto"/>
                  </w:divBdr>
                  <w:divsChild>
                    <w:div w:id="197283150">
                      <w:marLeft w:val="0"/>
                      <w:marRight w:val="0"/>
                      <w:marTop w:val="0"/>
                      <w:marBottom w:val="0"/>
                      <w:divBdr>
                        <w:top w:val="none" w:sz="0" w:space="0" w:color="auto"/>
                        <w:left w:val="none" w:sz="0" w:space="0" w:color="auto"/>
                        <w:bottom w:val="none" w:sz="0" w:space="0" w:color="auto"/>
                        <w:right w:val="none" w:sz="0" w:space="0" w:color="auto"/>
                      </w:divBdr>
                    </w:div>
                  </w:divsChild>
                </w:div>
                <w:div w:id="1013074579">
                  <w:marLeft w:val="0"/>
                  <w:marRight w:val="0"/>
                  <w:marTop w:val="0"/>
                  <w:marBottom w:val="0"/>
                  <w:divBdr>
                    <w:top w:val="none" w:sz="0" w:space="0" w:color="auto"/>
                    <w:left w:val="none" w:sz="0" w:space="0" w:color="auto"/>
                    <w:bottom w:val="none" w:sz="0" w:space="0" w:color="auto"/>
                    <w:right w:val="none" w:sz="0" w:space="0" w:color="auto"/>
                  </w:divBdr>
                  <w:divsChild>
                    <w:div w:id="999963764">
                      <w:marLeft w:val="0"/>
                      <w:marRight w:val="0"/>
                      <w:marTop w:val="0"/>
                      <w:marBottom w:val="0"/>
                      <w:divBdr>
                        <w:top w:val="none" w:sz="0" w:space="0" w:color="auto"/>
                        <w:left w:val="none" w:sz="0" w:space="0" w:color="auto"/>
                        <w:bottom w:val="none" w:sz="0" w:space="0" w:color="auto"/>
                        <w:right w:val="none" w:sz="0" w:space="0" w:color="auto"/>
                      </w:divBdr>
                    </w:div>
                  </w:divsChild>
                </w:div>
                <w:div w:id="1363090545">
                  <w:marLeft w:val="0"/>
                  <w:marRight w:val="0"/>
                  <w:marTop w:val="0"/>
                  <w:marBottom w:val="0"/>
                  <w:divBdr>
                    <w:top w:val="none" w:sz="0" w:space="0" w:color="auto"/>
                    <w:left w:val="none" w:sz="0" w:space="0" w:color="auto"/>
                    <w:bottom w:val="none" w:sz="0" w:space="0" w:color="auto"/>
                    <w:right w:val="none" w:sz="0" w:space="0" w:color="auto"/>
                  </w:divBdr>
                  <w:divsChild>
                    <w:div w:id="1867938810">
                      <w:marLeft w:val="0"/>
                      <w:marRight w:val="0"/>
                      <w:marTop w:val="0"/>
                      <w:marBottom w:val="0"/>
                      <w:divBdr>
                        <w:top w:val="none" w:sz="0" w:space="0" w:color="auto"/>
                        <w:left w:val="none" w:sz="0" w:space="0" w:color="auto"/>
                        <w:bottom w:val="none" w:sz="0" w:space="0" w:color="auto"/>
                        <w:right w:val="none" w:sz="0" w:space="0" w:color="auto"/>
                      </w:divBdr>
                    </w:div>
                  </w:divsChild>
                </w:div>
                <w:div w:id="1419907372">
                  <w:marLeft w:val="0"/>
                  <w:marRight w:val="0"/>
                  <w:marTop w:val="0"/>
                  <w:marBottom w:val="0"/>
                  <w:divBdr>
                    <w:top w:val="none" w:sz="0" w:space="0" w:color="auto"/>
                    <w:left w:val="none" w:sz="0" w:space="0" w:color="auto"/>
                    <w:bottom w:val="none" w:sz="0" w:space="0" w:color="auto"/>
                    <w:right w:val="none" w:sz="0" w:space="0" w:color="auto"/>
                  </w:divBdr>
                  <w:divsChild>
                    <w:div w:id="17060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81866">
          <w:marLeft w:val="0"/>
          <w:marRight w:val="0"/>
          <w:marTop w:val="0"/>
          <w:marBottom w:val="0"/>
          <w:divBdr>
            <w:top w:val="none" w:sz="0" w:space="0" w:color="auto"/>
            <w:left w:val="none" w:sz="0" w:space="0" w:color="auto"/>
            <w:bottom w:val="none" w:sz="0" w:space="0" w:color="auto"/>
            <w:right w:val="none" w:sz="0" w:space="0" w:color="auto"/>
          </w:divBdr>
          <w:divsChild>
            <w:div w:id="771169489">
              <w:marLeft w:val="0"/>
              <w:marRight w:val="0"/>
              <w:marTop w:val="0"/>
              <w:marBottom w:val="0"/>
              <w:divBdr>
                <w:top w:val="none" w:sz="0" w:space="0" w:color="auto"/>
                <w:left w:val="none" w:sz="0" w:space="0" w:color="auto"/>
                <w:bottom w:val="none" w:sz="0" w:space="0" w:color="auto"/>
                <w:right w:val="none" w:sz="0" w:space="0" w:color="auto"/>
              </w:divBdr>
            </w:div>
            <w:div w:id="1258443817">
              <w:marLeft w:val="0"/>
              <w:marRight w:val="0"/>
              <w:marTop w:val="0"/>
              <w:marBottom w:val="0"/>
              <w:divBdr>
                <w:top w:val="none" w:sz="0" w:space="0" w:color="auto"/>
                <w:left w:val="none" w:sz="0" w:space="0" w:color="auto"/>
                <w:bottom w:val="none" w:sz="0" w:space="0" w:color="auto"/>
                <w:right w:val="none" w:sz="0" w:space="0" w:color="auto"/>
              </w:divBdr>
            </w:div>
            <w:div w:id="1393582441">
              <w:marLeft w:val="0"/>
              <w:marRight w:val="0"/>
              <w:marTop w:val="0"/>
              <w:marBottom w:val="0"/>
              <w:divBdr>
                <w:top w:val="none" w:sz="0" w:space="0" w:color="auto"/>
                <w:left w:val="none" w:sz="0" w:space="0" w:color="auto"/>
                <w:bottom w:val="none" w:sz="0" w:space="0" w:color="auto"/>
                <w:right w:val="none" w:sz="0" w:space="0" w:color="auto"/>
              </w:divBdr>
            </w:div>
            <w:div w:id="1974826643">
              <w:marLeft w:val="0"/>
              <w:marRight w:val="0"/>
              <w:marTop w:val="0"/>
              <w:marBottom w:val="0"/>
              <w:divBdr>
                <w:top w:val="none" w:sz="0" w:space="0" w:color="auto"/>
                <w:left w:val="none" w:sz="0" w:space="0" w:color="auto"/>
                <w:bottom w:val="none" w:sz="0" w:space="0" w:color="auto"/>
                <w:right w:val="none" w:sz="0" w:space="0" w:color="auto"/>
              </w:divBdr>
            </w:div>
          </w:divsChild>
        </w:div>
        <w:div w:id="209003053">
          <w:marLeft w:val="0"/>
          <w:marRight w:val="0"/>
          <w:marTop w:val="0"/>
          <w:marBottom w:val="0"/>
          <w:divBdr>
            <w:top w:val="none" w:sz="0" w:space="0" w:color="auto"/>
            <w:left w:val="none" w:sz="0" w:space="0" w:color="auto"/>
            <w:bottom w:val="none" w:sz="0" w:space="0" w:color="auto"/>
            <w:right w:val="none" w:sz="0" w:space="0" w:color="auto"/>
          </w:divBdr>
          <w:divsChild>
            <w:div w:id="323510673">
              <w:marLeft w:val="-75"/>
              <w:marRight w:val="0"/>
              <w:marTop w:val="30"/>
              <w:marBottom w:val="30"/>
              <w:divBdr>
                <w:top w:val="none" w:sz="0" w:space="0" w:color="auto"/>
                <w:left w:val="none" w:sz="0" w:space="0" w:color="auto"/>
                <w:bottom w:val="none" w:sz="0" w:space="0" w:color="auto"/>
                <w:right w:val="none" w:sz="0" w:space="0" w:color="auto"/>
              </w:divBdr>
              <w:divsChild>
                <w:div w:id="97530120">
                  <w:marLeft w:val="0"/>
                  <w:marRight w:val="0"/>
                  <w:marTop w:val="0"/>
                  <w:marBottom w:val="0"/>
                  <w:divBdr>
                    <w:top w:val="none" w:sz="0" w:space="0" w:color="auto"/>
                    <w:left w:val="none" w:sz="0" w:space="0" w:color="auto"/>
                    <w:bottom w:val="none" w:sz="0" w:space="0" w:color="auto"/>
                    <w:right w:val="none" w:sz="0" w:space="0" w:color="auto"/>
                  </w:divBdr>
                  <w:divsChild>
                    <w:div w:id="1427732488">
                      <w:marLeft w:val="0"/>
                      <w:marRight w:val="0"/>
                      <w:marTop w:val="0"/>
                      <w:marBottom w:val="0"/>
                      <w:divBdr>
                        <w:top w:val="none" w:sz="0" w:space="0" w:color="auto"/>
                        <w:left w:val="none" w:sz="0" w:space="0" w:color="auto"/>
                        <w:bottom w:val="none" w:sz="0" w:space="0" w:color="auto"/>
                        <w:right w:val="none" w:sz="0" w:space="0" w:color="auto"/>
                      </w:divBdr>
                    </w:div>
                  </w:divsChild>
                </w:div>
                <w:div w:id="287780753">
                  <w:marLeft w:val="0"/>
                  <w:marRight w:val="0"/>
                  <w:marTop w:val="0"/>
                  <w:marBottom w:val="0"/>
                  <w:divBdr>
                    <w:top w:val="none" w:sz="0" w:space="0" w:color="auto"/>
                    <w:left w:val="none" w:sz="0" w:space="0" w:color="auto"/>
                    <w:bottom w:val="none" w:sz="0" w:space="0" w:color="auto"/>
                    <w:right w:val="none" w:sz="0" w:space="0" w:color="auto"/>
                  </w:divBdr>
                  <w:divsChild>
                    <w:div w:id="1275791421">
                      <w:marLeft w:val="0"/>
                      <w:marRight w:val="0"/>
                      <w:marTop w:val="0"/>
                      <w:marBottom w:val="0"/>
                      <w:divBdr>
                        <w:top w:val="none" w:sz="0" w:space="0" w:color="auto"/>
                        <w:left w:val="none" w:sz="0" w:space="0" w:color="auto"/>
                        <w:bottom w:val="none" w:sz="0" w:space="0" w:color="auto"/>
                        <w:right w:val="none" w:sz="0" w:space="0" w:color="auto"/>
                      </w:divBdr>
                    </w:div>
                  </w:divsChild>
                </w:div>
                <w:div w:id="1064330002">
                  <w:marLeft w:val="0"/>
                  <w:marRight w:val="0"/>
                  <w:marTop w:val="0"/>
                  <w:marBottom w:val="0"/>
                  <w:divBdr>
                    <w:top w:val="none" w:sz="0" w:space="0" w:color="auto"/>
                    <w:left w:val="none" w:sz="0" w:space="0" w:color="auto"/>
                    <w:bottom w:val="none" w:sz="0" w:space="0" w:color="auto"/>
                    <w:right w:val="none" w:sz="0" w:space="0" w:color="auto"/>
                  </w:divBdr>
                  <w:divsChild>
                    <w:div w:id="1671983153">
                      <w:marLeft w:val="0"/>
                      <w:marRight w:val="0"/>
                      <w:marTop w:val="0"/>
                      <w:marBottom w:val="0"/>
                      <w:divBdr>
                        <w:top w:val="none" w:sz="0" w:space="0" w:color="auto"/>
                        <w:left w:val="none" w:sz="0" w:space="0" w:color="auto"/>
                        <w:bottom w:val="none" w:sz="0" w:space="0" w:color="auto"/>
                        <w:right w:val="none" w:sz="0" w:space="0" w:color="auto"/>
                      </w:divBdr>
                    </w:div>
                  </w:divsChild>
                </w:div>
                <w:div w:id="2009479244">
                  <w:marLeft w:val="0"/>
                  <w:marRight w:val="0"/>
                  <w:marTop w:val="0"/>
                  <w:marBottom w:val="0"/>
                  <w:divBdr>
                    <w:top w:val="none" w:sz="0" w:space="0" w:color="auto"/>
                    <w:left w:val="none" w:sz="0" w:space="0" w:color="auto"/>
                    <w:bottom w:val="none" w:sz="0" w:space="0" w:color="auto"/>
                    <w:right w:val="none" w:sz="0" w:space="0" w:color="auto"/>
                  </w:divBdr>
                  <w:divsChild>
                    <w:div w:id="6791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17423">
          <w:marLeft w:val="0"/>
          <w:marRight w:val="0"/>
          <w:marTop w:val="0"/>
          <w:marBottom w:val="0"/>
          <w:divBdr>
            <w:top w:val="none" w:sz="0" w:space="0" w:color="auto"/>
            <w:left w:val="none" w:sz="0" w:space="0" w:color="auto"/>
            <w:bottom w:val="none" w:sz="0" w:space="0" w:color="auto"/>
            <w:right w:val="none" w:sz="0" w:space="0" w:color="auto"/>
          </w:divBdr>
          <w:divsChild>
            <w:div w:id="1038625231">
              <w:marLeft w:val="-75"/>
              <w:marRight w:val="0"/>
              <w:marTop w:val="30"/>
              <w:marBottom w:val="30"/>
              <w:divBdr>
                <w:top w:val="none" w:sz="0" w:space="0" w:color="auto"/>
                <w:left w:val="none" w:sz="0" w:space="0" w:color="auto"/>
                <w:bottom w:val="none" w:sz="0" w:space="0" w:color="auto"/>
                <w:right w:val="none" w:sz="0" w:space="0" w:color="auto"/>
              </w:divBdr>
              <w:divsChild>
                <w:div w:id="568149182">
                  <w:marLeft w:val="0"/>
                  <w:marRight w:val="0"/>
                  <w:marTop w:val="0"/>
                  <w:marBottom w:val="0"/>
                  <w:divBdr>
                    <w:top w:val="none" w:sz="0" w:space="0" w:color="auto"/>
                    <w:left w:val="none" w:sz="0" w:space="0" w:color="auto"/>
                    <w:bottom w:val="none" w:sz="0" w:space="0" w:color="auto"/>
                    <w:right w:val="none" w:sz="0" w:space="0" w:color="auto"/>
                  </w:divBdr>
                  <w:divsChild>
                    <w:div w:id="603805649">
                      <w:marLeft w:val="0"/>
                      <w:marRight w:val="0"/>
                      <w:marTop w:val="0"/>
                      <w:marBottom w:val="0"/>
                      <w:divBdr>
                        <w:top w:val="none" w:sz="0" w:space="0" w:color="auto"/>
                        <w:left w:val="none" w:sz="0" w:space="0" w:color="auto"/>
                        <w:bottom w:val="none" w:sz="0" w:space="0" w:color="auto"/>
                        <w:right w:val="none" w:sz="0" w:space="0" w:color="auto"/>
                      </w:divBdr>
                    </w:div>
                  </w:divsChild>
                </w:div>
                <w:div w:id="787814112">
                  <w:marLeft w:val="0"/>
                  <w:marRight w:val="0"/>
                  <w:marTop w:val="0"/>
                  <w:marBottom w:val="0"/>
                  <w:divBdr>
                    <w:top w:val="none" w:sz="0" w:space="0" w:color="auto"/>
                    <w:left w:val="none" w:sz="0" w:space="0" w:color="auto"/>
                    <w:bottom w:val="none" w:sz="0" w:space="0" w:color="auto"/>
                    <w:right w:val="none" w:sz="0" w:space="0" w:color="auto"/>
                  </w:divBdr>
                  <w:divsChild>
                    <w:div w:id="751970581">
                      <w:marLeft w:val="0"/>
                      <w:marRight w:val="0"/>
                      <w:marTop w:val="0"/>
                      <w:marBottom w:val="0"/>
                      <w:divBdr>
                        <w:top w:val="none" w:sz="0" w:space="0" w:color="auto"/>
                        <w:left w:val="none" w:sz="0" w:space="0" w:color="auto"/>
                        <w:bottom w:val="none" w:sz="0" w:space="0" w:color="auto"/>
                        <w:right w:val="none" w:sz="0" w:space="0" w:color="auto"/>
                      </w:divBdr>
                    </w:div>
                  </w:divsChild>
                </w:div>
                <w:div w:id="1326974040">
                  <w:marLeft w:val="0"/>
                  <w:marRight w:val="0"/>
                  <w:marTop w:val="0"/>
                  <w:marBottom w:val="0"/>
                  <w:divBdr>
                    <w:top w:val="none" w:sz="0" w:space="0" w:color="auto"/>
                    <w:left w:val="none" w:sz="0" w:space="0" w:color="auto"/>
                    <w:bottom w:val="none" w:sz="0" w:space="0" w:color="auto"/>
                    <w:right w:val="none" w:sz="0" w:space="0" w:color="auto"/>
                  </w:divBdr>
                  <w:divsChild>
                    <w:div w:id="1153715127">
                      <w:marLeft w:val="0"/>
                      <w:marRight w:val="0"/>
                      <w:marTop w:val="0"/>
                      <w:marBottom w:val="0"/>
                      <w:divBdr>
                        <w:top w:val="none" w:sz="0" w:space="0" w:color="auto"/>
                        <w:left w:val="none" w:sz="0" w:space="0" w:color="auto"/>
                        <w:bottom w:val="none" w:sz="0" w:space="0" w:color="auto"/>
                        <w:right w:val="none" w:sz="0" w:space="0" w:color="auto"/>
                      </w:divBdr>
                    </w:div>
                  </w:divsChild>
                </w:div>
                <w:div w:id="1395815540">
                  <w:marLeft w:val="0"/>
                  <w:marRight w:val="0"/>
                  <w:marTop w:val="0"/>
                  <w:marBottom w:val="0"/>
                  <w:divBdr>
                    <w:top w:val="none" w:sz="0" w:space="0" w:color="auto"/>
                    <w:left w:val="none" w:sz="0" w:space="0" w:color="auto"/>
                    <w:bottom w:val="none" w:sz="0" w:space="0" w:color="auto"/>
                    <w:right w:val="none" w:sz="0" w:space="0" w:color="auto"/>
                  </w:divBdr>
                  <w:divsChild>
                    <w:div w:id="14786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098486">
          <w:marLeft w:val="0"/>
          <w:marRight w:val="0"/>
          <w:marTop w:val="0"/>
          <w:marBottom w:val="0"/>
          <w:divBdr>
            <w:top w:val="none" w:sz="0" w:space="0" w:color="auto"/>
            <w:left w:val="none" w:sz="0" w:space="0" w:color="auto"/>
            <w:bottom w:val="none" w:sz="0" w:space="0" w:color="auto"/>
            <w:right w:val="none" w:sz="0" w:space="0" w:color="auto"/>
          </w:divBdr>
          <w:divsChild>
            <w:div w:id="128326901">
              <w:marLeft w:val="0"/>
              <w:marRight w:val="0"/>
              <w:marTop w:val="0"/>
              <w:marBottom w:val="0"/>
              <w:divBdr>
                <w:top w:val="none" w:sz="0" w:space="0" w:color="auto"/>
                <w:left w:val="none" w:sz="0" w:space="0" w:color="auto"/>
                <w:bottom w:val="none" w:sz="0" w:space="0" w:color="auto"/>
                <w:right w:val="none" w:sz="0" w:space="0" w:color="auto"/>
              </w:divBdr>
            </w:div>
            <w:div w:id="211429718">
              <w:marLeft w:val="0"/>
              <w:marRight w:val="0"/>
              <w:marTop w:val="0"/>
              <w:marBottom w:val="0"/>
              <w:divBdr>
                <w:top w:val="none" w:sz="0" w:space="0" w:color="auto"/>
                <w:left w:val="none" w:sz="0" w:space="0" w:color="auto"/>
                <w:bottom w:val="none" w:sz="0" w:space="0" w:color="auto"/>
                <w:right w:val="none" w:sz="0" w:space="0" w:color="auto"/>
              </w:divBdr>
            </w:div>
            <w:div w:id="388111646">
              <w:marLeft w:val="0"/>
              <w:marRight w:val="0"/>
              <w:marTop w:val="0"/>
              <w:marBottom w:val="0"/>
              <w:divBdr>
                <w:top w:val="none" w:sz="0" w:space="0" w:color="auto"/>
                <w:left w:val="none" w:sz="0" w:space="0" w:color="auto"/>
                <w:bottom w:val="none" w:sz="0" w:space="0" w:color="auto"/>
                <w:right w:val="none" w:sz="0" w:space="0" w:color="auto"/>
              </w:divBdr>
            </w:div>
            <w:div w:id="490604805">
              <w:marLeft w:val="0"/>
              <w:marRight w:val="0"/>
              <w:marTop w:val="0"/>
              <w:marBottom w:val="0"/>
              <w:divBdr>
                <w:top w:val="none" w:sz="0" w:space="0" w:color="auto"/>
                <w:left w:val="none" w:sz="0" w:space="0" w:color="auto"/>
                <w:bottom w:val="none" w:sz="0" w:space="0" w:color="auto"/>
                <w:right w:val="none" w:sz="0" w:space="0" w:color="auto"/>
              </w:divBdr>
            </w:div>
            <w:div w:id="620499219">
              <w:marLeft w:val="0"/>
              <w:marRight w:val="0"/>
              <w:marTop w:val="0"/>
              <w:marBottom w:val="0"/>
              <w:divBdr>
                <w:top w:val="none" w:sz="0" w:space="0" w:color="auto"/>
                <w:left w:val="none" w:sz="0" w:space="0" w:color="auto"/>
                <w:bottom w:val="none" w:sz="0" w:space="0" w:color="auto"/>
                <w:right w:val="none" w:sz="0" w:space="0" w:color="auto"/>
              </w:divBdr>
            </w:div>
            <w:div w:id="989093867">
              <w:marLeft w:val="0"/>
              <w:marRight w:val="0"/>
              <w:marTop w:val="0"/>
              <w:marBottom w:val="0"/>
              <w:divBdr>
                <w:top w:val="none" w:sz="0" w:space="0" w:color="auto"/>
                <w:left w:val="none" w:sz="0" w:space="0" w:color="auto"/>
                <w:bottom w:val="none" w:sz="0" w:space="0" w:color="auto"/>
                <w:right w:val="none" w:sz="0" w:space="0" w:color="auto"/>
              </w:divBdr>
            </w:div>
            <w:div w:id="1527400143">
              <w:marLeft w:val="0"/>
              <w:marRight w:val="0"/>
              <w:marTop w:val="0"/>
              <w:marBottom w:val="0"/>
              <w:divBdr>
                <w:top w:val="none" w:sz="0" w:space="0" w:color="auto"/>
                <w:left w:val="none" w:sz="0" w:space="0" w:color="auto"/>
                <w:bottom w:val="none" w:sz="0" w:space="0" w:color="auto"/>
                <w:right w:val="none" w:sz="0" w:space="0" w:color="auto"/>
              </w:divBdr>
            </w:div>
            <w:div w:id="1703893569">
              <w:marLeft w:val="0"/>
              <w:marRight w:val="0"/>
              <w:marTop w:val="0"/>
              <w:marBottom w:val="0"/>
              <w:divBdr>
                <w:top w:val="none" w:sz="0" w:space="0" w:color="auto"/>
                <w:left w:val="none" w:sz="0" w:space="0" w:color="auto"/>
                <w:bottom w:val="none" w:sz="0" w:space="0" w:color="auto"/>
                <w:right w:val="none" w:sz="0" w:space="0" w:color="auto"/>
              </w:divBdr>
            </w:div>
            <w:div w:id="1964842021">
              <w:marLeft w:val="0"/>
              <w:marRight w:val="0"/>
              <w:marTop w:val="0"/>
              <w:marBottom w:val="0"/>
              <w:divBdr>
                <w:top w:val="none" w:sz="0" w:space="0" w:color="auto"/>
                <w:left w:val="none" w:sz="0" w:space="0" w:color="auto"/>
                <w:bottom w:val="none" w:sz="0" w:space="0" w:color="auto"/>
                <w:right w:val="none" w:sz="0" w:space="0" w:color="auto"/>
              </w:divBdr>
            </w:div>
          </w:divsChild>
        </w:div>
        <w:div w:id="317226268">
          <w:marLeft w:val="0"/>
          <w:marRight w:val="0"/>
          <w:marTop w:val="0"/>
          <w:marBottom w:val="0"/>
          <w:divBdr>
            <w:top w:val="none" w:sz="0" w:space="0" w:color="auto"/>
            <w:left w:val="none" w:sz="0" w:space="0" w:color="auto"/>
            <w:bottom w:val="none" w:sz="0" w:space="0" w:color="auto"/>
            <w:right w:val="none" w:sz="0" w:space="0" w:color="auto"/>
          </w:divBdr>
          <w:divsChild>
            <w:div w:id="844396363">
              <w:marLeft w:val="-75"/>
              <w:marRight w:val="0"/>
              <w:marTop w:val="30"/>
              <w:marBottom w:val="30"/>
              <w:divBdr>
                <w:top w:val="none" w:sz="0" w:space="0" w:color="auto"/>
                <w:left w:val="none" w:sz="0" w:space="0" w:color="auto"/>
                <w:bottom w:val="none" w:sz="0" w:space="0" w:color="auto"/>
                <w:right w:val="none" w:sz="0" w:space="0" w:color="auto"/>
              </w:divBdr>
              <w:divsChild>
                <w:div w:id="76442178">
                  <w:marLeft w:val="0"/>
                  <w:marRight w:val="0"/>
                  <w:marTop w:val="0"/>
                  <w:marBottom w:val="0"/>
                  <w:divBdr>
                    <w:top w:val="none" w:sz="0" w:space="0" w:color="auto"/>
                    <w:left w:val="none" w:sz="0" w:space="0" w:color="auto"/>
                    <w:bottom w:val="none" w:sz="0" w:space="0" w:color="auto"/>
                    <w:right w:val="none" w:sz="0" w:space="0" w:color="auto"/>
                  </w:divBdr>
                  <w:divsChild>
                    <w:div w:id="728456976">
                      <w:marLeft w:val="0"/>
                      <w:marRight w:val="0"/>
                      <w:marTop w:val="0"/>
                      <w:marBottom w:val="0"/>
                      <w:divBdr>
                        <w:top w:val="none" w:sz="0" w:space="0" w:color="auto"/>
                        <w:left w:val="none" w:sz="0" w:space="0" w:color="auto"/>
                        <w:bottom w:val="none" w:sz="0" w:space="0" w:color="auto"/>
                        <w:right w:val="none" w:sz="0" w:space="0" w:color="auto"/>
                      </w:divBdr>
                    </w:div>
                  </w:divsChild>
                </w:div>
                <w:div w:id="267933523">
                  <w:marLeft w:val="0"/>
                  <w:marRight w:val="0"/>
                  <w:marTop w:val="0"/>
                  <w:marBottom w:val="0"/>
                  <w:divBdr>
                    <w:top w:val="none" w:sz="0" w:space="0" w:color="auto"/>
                    <w:left w:val="none" w:sz="0" w:space="0" w:color="auto"/>
                    <w:bottom w:val="none" w:sz="0" w:space="0" w:color="auto"/>
                    <w:right w:val="none" w:sz="0" w:space="0" w:color="auto"/>
                  </w:divBdr>
                  <w:divsChild>
                    <w:div w:id="266431793">
                      <w:marLeft w:val="0"/>
                      <w:marRight w:val="0"/>
                      <w:marTop w:val="0"/>
                      <w:marBottom w:val="0"/>
                      <w:divBdr>
                        <w:top w:val="none" w:sz="0" w:space="0" w:color="auto"/>
                        <w:left w:val="none" w:sz="0" w:space="0" w:color="auto"/>
                        <w:bottom w:val="none" w:sz="0" w:space="0" w:color="auto"/>
                        <w:right w:val="none" w:sz="0" w:space="0" w:color="auto"/>
                      </w:divBdr>
                    </w:div>
                  </w:divsChild>
                </w:div>
                <w:div w:id="440878386">
                  <w:marLeft w:val="0"/>
                  <w:marRight w:val="0"/>
                  <w:marTop w:val="0"/>
                  <w:marBottom w:val="0"/>
                  <w:divBdr>
                    <w:top w:val="none" w:sz="0" w:space="0" w:color="auto"/>
                    <w:left w:val="none" w:sz="0" w:space="0" w:color="auto"/>
                    <w:bottom w:val="none" w:sz="0" w:space="0" w:color="auto"/>
                    <w:right w:val="none" w:sz="0" w:space="0" w:color="auto"/>
                  </w:divBdr>
                  <w:divsChild>
                    <w:div w:id="2070617437">
                      <w:marLeft w:val="0"/>
                      <w:marRight w:val="0"/>
                      <w:marTop w:val="0"/>
                      <w:marBottom w:val="0"/>
                      <w:divBdr>
                        <w:top w:val="none" w:sz="0" w:space="0" w:color="auto"/>
                        <w:left w:val="none" w:sz="0" w:space="0" w:color="auto"/>
                        <w:bottom w:val="none" w:sz="0" w:space="0" w:color="auto"/>
                        <w:right w:val="none" w:sz="0" w:space="0" w:color="auto"/>
                      </w:divBdr>
                    </w:div>
                  </w:divsChild>
                </w:div>
                <w:div w:id="714162441">
                  <w:marLeft w:val="0"/>
                  <w:marRight w:val="0"/>
                  <w:marTop w:val="0"/>
                  <w:marBottom w:val="0"/>
                  <w:divBdr>
                    <w:top w:val="none" w:sz="0" w:space="0" w:color="auto"/>
                    <w:left w:val="none" w:sz="0" w:space="0" w:color="auto"/>
                    <w:bottom w:val="none" w:sz="0" w:space="0" w:color="auto"/>
                    <w:right w:val="none" w:sz="0" w:space="0" w:color="auto"/>
                  </w:divBdr>
                  <w:divsChild>
                    <w:div w:id="19857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970351">
          <w:marLeft w:val="0"/>
          <w:marRight w:val="0"/>
          <w:marTop w:val="0"/>
          <w:marBottom w:val="0"/>
          <w:divBdr>
            <w:top w:val="none" w:sz="0" w:space="0" w:color="auto"/>
            <w:left w:val="none" w:sz="0" w:space="0" w:color="auto"/>
            <w:bottom w:val="none" w:sz="0" w:space="0" w:color="auto"/>
            <w:right w:val="none" w:sz="0" w:space="0" w:color="auto"/>
          </w:divBdr>
          <w:divsChild>
            <w:div w:id="1617718523">
              <w:marLeft w:val="-75"/>
              <w:marRight w:val="0"/>
              <w:marTop w:val="30"/>
              <w:marBottom w:val="30"/>
              <w:divBdr>
                <w:top w:val="none" w:sz="0" w:space="0" w:color="auto"/>
                <w:left w:val="none" w:sz="0" w:space="0" w:color="auto"/>
                <w:bottom w:val="none" w:sz="0" w:space="0" w:color="auto"/>
                <w:right w:val="none" w:sz="0" w:space="0" w:color="auto"/>
              </w:divBdr>
              <w:divsChild>
                <w:div w:id="1140223980">
                  <w:marLeft w:val="0"/>
                  <w:marRight w:val="0"/>
                  <w:marTop w:val="0"/>
                  <w:marBottom w:val="0"/>
                  <w:divBdr>
                    <w:top w:val="none" w:sz="0" w:space="0" w:color="auto"/>
                    <w:left w:val="none" w:sz="0" w:space="0" w:color="auto"/>
                    <w:bottom w:val="none" w:sz="0" w:space="0" w:color="auto"/>
                    <w:right w:val="none" w:sz="0" w:space="0" w:color="auto"/>
                  </w:divBdr>
                  <w:divsChild>
                    <w:div w:id="340595318">
                      <w:marLeft w:val="0"/>
                      <w:marRight w:val="0"/>
                      <w:marTop w:val="0"/>
                      <w:marBottom w:val="0"/>
                      <w:divBdr>
                        <w:top w:val="none" w:sz="0" w:space="0" w:color="auto"/>
                        <w:left w:val="none" w:sz="0" w:space="0" w:color="auto"/>
                        <w:bottom w:val="none" w:sz="0" w:space="0" w:color="auto"/>
                        <w:right w:val="none" w:sz="0" w:space="0" w:color="auto"/>
                      </w:divBdr>
                    </w:div>
                  </w:divsChild>
                </w:div>
                <w:div w:id="1430394203">
                  <w:marLeft w:val="0"/>
                  <w:marRight w:val="0"/>
                  <w:marTop w:val="0"/>
                  <w:marBottom w:val="0"/>
                  <w:divBdr>
                    <w:top w:val="none" w:sz="0" w:space="0" w:color="auto"/>
                    <w:left w:val="none" w:sz="0" w:space="0" w:color="auto"/>
                    <w:bottom w:val="none" w:sz="0" w:space="0" w:color="auto"/>
                    <w:right w:val="none" w:sz="0" w:space="0" w:color="auto"/>
                  </w:divBdr>
                  <w:divsChild>
                    <w:div w:id="1130898330">
                      <w:marLeft w:val="0"/>
                      <w:marRight w:val="0"/>
                      <w:marTop w:val="0"/>
                      <w:marBottom w:val="0"/>
                      <w:divBdr>
                        <w:top w:val="none" w:sz="0" w:space="0" w:color="auto"/>
                        <w:left w:val="none" w:sz="0" w:space="0" w:color="auto"/>
                        <w:bottom w:val="none" w:sz="0" w:space="0" w:color="auto"/>
                        <w:right w:val="none" w:sz="0" w:space="0" w:color="auto"/>
                      </w:divBdr>
                    </w:div>
                  </w:divsChild>
                </w:div>
                <w:div w:id="1459765731">
                  <w:marLeft w:val="0"/>
                  <w:marRight w:val="0"/>
                  <w:marTop w:val="0"/>
                  <w:marBottom w:val="0"/>
                  <w:divBdr>
                    <w:top w:val="none" w:sz="0" w:space="0" w:color="auto"/>
                    <w:left w:val="none" w:sz="0" w:space="0" w:color="auto"/>
                    <w:bottom w:val="none" w:sz="0" w:space="0" w:color="auto"/>
                    <w:right w:val="none" w:sz="0" w:space="0" w:color="auto"/>
                  </w:divBdr>
                  <w:divsChild>
                    <w:div w:id="1179587127">
                      <w:marLeft w:val="0"/>
                      <w:marRight w:val="0"/>
                      <w:marTop w:val="0"/>
                      <w:marBottom w:val="0"/>
                      <w:divBdr>
                        <w:top w:val="none" w:sz="0" w:space="0" w:color="auto"/>
                        <w:left w:val="none" w:sz="0" w:space="0" w:color="auto"/>
                        <w:bottom w:val="none" w:sz="0" w:space="0" w:color="auto"/>
                        <w:right w:val="none" w:sz="0" w:space="0" w:color="auto"/>
                      </w:divBdr>
                    </w:div>
                  </w:divsChild>
                </w:div>
                <w:div w:id="1807966342">
                  <w:marLeft w:val="0"/>
                  <w:marRight w:val="0"/>
                  <w:marTop w:val="0"/>
                  <w:marBottom w:val="0"/>
                  <w:divBdr>
                    <w:top w:val="none" w:sz="0" w:space="0" w:color="auto"/>
                    <w:left w:val="none" w:sz="0" w:space="0" w:color="auto"/>
                    <w:bottom w:val="none" w:sz="0" w:space="0" w:color="auto"/>
                    <w:right w:val="none" w:sz="0" w:space="0" w:color="auto"/>
                  </w:divBdr>
                  <w:divsChild>
                    <w:div w:id="110352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389064">
          <w:marLeft w:val="0"/>
          <w:marRight w:val="0"/>
          <w:marTop w:val="0"/>
          <w:marBottom w:val="0"/>
          <w:divBdr>
            <w:top w:val="none" w:sz="0" w:space="0" w:color="auto"/>
            <w:left w:val="none" w:sz="0" w:space="0" w:color="auto"/>
            <w:bottom w:val="none" w:sz="0" w:space="0" w:color="auto"/>
            <w:right w:val="none" w:sz="0" w:space="0" w:color="auto"/>
          </w:divBdr>
          <w:divsChild>
            <w:div w:id="1104107286">
              <w:marLeft w:val="-75"/>
              <w:marRight w:val="0"/>
              <w:marTop w:val="30"/>
              <w:marBottom w:val="30"/>
              <w:divBdr>
                <w:top w:val="none" w:sz="0" w:space="0" w:color="auto"/>
                <w:left w:val="none" w:sz="0" w:space="0" w:color="auto"/>
                <w:bottom w:val="none" w:sz="0" w:space="0" w:color="auto"/>
                <w:right w:val="none" w:sz="0" w:space="0" w:color="auto"/>
              </w:divBdr>
              <w:divsChild>
                <w:div w:id="858468419">
                  <w:marLeft w:val="0"/>
                  <w:marRight w:val="0"/>
                  <w:marTop w:val="0"/>
                  <w:marBottom w:val="0"/>
                  <w:divBdr>
                    <w:top w:val="none" w:sz="0" w:space="0" w:color="auto"/>
                    <w:left w:val="none" w:sz="0" w:space="0" w:color="auto"/>
                    <w:bottom w:val="none" w:sz="0" w:space="0" w:color="auto"/>
                    <w:right w:val="none" w:sz="0" w:space="0" w:color="auto"/>
                  </w:divBdr>
                  <w:divsChild>
                    <w:div w:id="1568688047">
                      <w:marLeft w:val="0"/>
                      <w:marRight w:val="0"/>
                      <w:marTop w:val="0"/>
                      <w:marBottom w:val="0"/>
                      <w:divBdr>
                        <w:top w:val="none" w:sz="0" w:space="0" w:color="auto"/>
                        <w:left w:val="none" w:sz="0" w:space="0" w:color="auto"/>
                        <w:bottom w:val="none" w:sz="0" w:space="0" w:color="auto"/>
                        <w:right w:val="none" w:sz="0" w:space="0" w:color="auto"/>
                      </w:divBdr>
                    </w:div>
                  </w:divsChild>
                </w:div>
                <w:div w:id="947617123">
                  <w:marLeft w:val="0"/>
                  <w:marRight w:val="0"/>
                  <w:marTop w:val="0"/>
                  <w:marBottom w:val="0"/>
                  <w:divBdr>
                    <w:top w:val="none" w:sz="0" w:space="0" w:color="auto"/>
                    <w:left w:val="none" w:sz="0" w:space="0" w:color="auto"/>
                    <w:bottom w:val="none" w:sz="0" w:space="0" w:color="auto"/>
                    <w:right w:val="none" w:sz="0" w:space="0" w:color="auto"/>
                  </w:divBdr>
                  <w:divsChild>
                    <w:div w:id="764961183">
                      <w:marLeft w:val="0"/>
                      <w:marRight w:val="0"/>
                      <w:marTop w:val="0"/>
                      <w:marBottom w:val="0"/>
                      <w:divBdr>
                        <w:top w:val="none" w:sz="0" w:space="0" w:color="auto"/>
                        <w:left w:val="none" w:sz="0" w:space="0" w:color="auto"/>
                        <w:bottom w:val="none" w:sz="0" w:space="0" w:color="auto"/>
                        <w:right w:val="none" w:sz="0" w:space="0" w:color="auto"/>
                      </w:divBdr>
                    </w:div>
                  </w:divsChild>
                </w:div>
                <w:div w:id="1578858719">
                  <w:marLeft w:val="0"/>
                  <w:marRight w:val="0"/>
                  <w:marTop w:val="0"/>
                  <w:marBottom w:val="0"/>
                  <w:divBdr>
                    <w:top w:val="none" w:sz="0" w:space="0" w:color="auto"/>
                    <w:left w:val="none" w:sz="0" w:space="0" w:color="auto"/>
                    <w:bottom w:val="none" w:sz="0" w:space="0" w:color="auto"/>
                    <w:right w:val="none" w:sz="0" w:space="0" w:color="auto"/>
                  </w:divBdr>
                  <w:divsChild>
                    <w:div w:id="276375480">
                      <w:marLeft w:val="0"/>
                      <w:marRight w:val="0"/>
                      <w:marTop w:val="0"/>
                      <w:marBottom w:val="0"/>
                      <w:divBdr>
                        <w:top w:val="none" w:sz="0" w:space="0" w:color="auto"/>
                        <w:left w:val="none" w:sz="0" w:space="0" w:color="auto"/>
                        <w:bottom w:val="none" w:sz="0" w:space="0" w:color="auto"/>
                        <w:right w:val="none" w:sz="0" w:space="0" w:color="auto"/>
                      </w:divBdr>
                    </w:div>
                  </w:divsChild>
                </w:div>
                <w:div w:id="1989555714">
                  <w:marLeft w:val="0"/>
                  <w:marRight w:val="0"/>
                  <w:marTop w:val="0"/>
                  <w:marBottom w:val="0"/>
                  <w:divBdr>
                    <w:top w:val="none" w:sz="0" w:space="0" w:color="auto"/>
                    <w:left w:val="none" w:sz="0" w:space="0" w:color="auto"/>
                    <w:bottom w:val="none" w:sz="0" w:space="0" w:color="auto"/>
                    <w:right w:val="none" w:sz="0" w:space="0" w:color="auto"/>
                  </w:divBdr>
                  <w:divsChild>
                    <w:div w:id="18909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745581">
          <w:marLeft w:val="0"/>
          <w:marRight w:val="0"/>
          <w:marTop w:val="0"/>
          <w:marBottom w:val="0"/>
          <w:divBdr>
            <w:top w:val="none" w:sz="0" w:space="0" w:color="auto"/>
            <w:left w:val="none" w:sz="0" w:space="0" w:color="auto"/>
            <w:bottom w:val="none" w:sz="0" w:space="0" w:color="auto"/>
            <w:right w:val="none" w:sz="0" w:space="0" w:color="auto"/>
          </w:divBdr>
          <w:divsChild>
            <w:div w:id="2035884842">
              <w:marLeft w:val="-75"/>
              <w:marRight w:val="0"/>
              <w:marTop w:val="30"/>
              <w:marBottom w:val="30"/>
              <w:divBdr>
                <w:top w:val="none" w:sz="0" w:space="0" w:color="auto"/>
                <w:left w:val="none" w:sz="0" w:space="0" w:color="auto"/>
                <w:bottom w:val="none" w:sz="0" w:space="0" w:color="auto"/>
                <w:right w:val="none" w:sz="0" w:space="0" w:color="auto"/>
              </w:divBdr>
              <w:divsChild>
                <w:div w:id="38601758">
                  <w:marLeft w:val="0"/>
                  <w:marRight w:val="0"/>
                  <w:marTop w:val="0"/>
                  <w:marBottom w:val="0"/>
                  <w:divBdr>
                    <w:top w:val="none" w:sz="0" w:space="0" w:color="auto"/>
                    <w:left w:val="none" w:sz="0" w:space="0" w:color="auto"/>
                    <w:bottom w:val="none" w:sz="0" w:space="0" w:color="auto"/>
                    <w:right w:val="none" w:sz="0" w:space="0" w:color="auto"/>
                  </w:divBdr>
                  <w:divsChild>
                    <w:div w:id="977035104">
                      <w:marLeft w:val="0"/>
                      <w:marRight w:val="0"/>
                      <w:marTop w:val="0"/>
                      <w:marBottom w:val="0"/>
                      <w:divBdr>
                        <w:top w:val="none" w:sz="0" w:space="0" w:color="auto"/>
                        <w:left w:val="none" w:sz="0" w:space="0" w:color="auto"/>
                        <w:bottom w:val="none" w:sz="0" w:space="0" w:color="auto"/>
                        <w:right w:val="none" w:sz="0" w:space="0" w:color="auto"/>
                      </w:divBdr>
                    </w:div>
                  </w:divsChild>
                </w:div>
                <w:div w:id="880748993">
                  <w:marLeft w:val="0"/>
                  <w:marRight w:val="0"/>
                  <w:marTop w:val="0"/>
                  <w:marBottom w:val="0"/>
                  <w:divBdr>
                    <w:top w:val="none" w:sz="0" w:space="0" w:color="auto"/>
                    <w:left w:val="none" w:sz="0" w:space="0" w:color="auto"/>
                    <w:bottom w:val="none" w:sz="0" w:space="0" w:color="auto"/>
                    <w:right w:val="none" w:sz="0" w:space="0" w:color="auto"/>
                  </w:divBdr>
                  <w:divsChild>
                    <w:div w:id="854736148">
                      <w:marLeft w:val="0"/>
                      <w:marRight w:val="0"/>
                      <w:marTop w:val="0"/>
                      <w:marBottom w:val="0"/>
                      <w:divBdr>
                        <w:top w:val="none" w:sz="0" w:space="0" w:color="auto"/>
                        <w:left w:val="none" w:sz="0" w:space="0" w:color="auto"/>
                        <w:bottom w:val="none" w:sz="0" w:space="0" w:color="auto"/>
                        <w:right w:val="none" w:sz="0" w:space="0" w:color="auto"/>
                      </w:divBdr>
                    </w:div>
                  </w:divsChild>
                </w:div>
                <w:div w:id="1055281228">
                  <w:marLeft w:val="0"/>
                  <w:marRight w:val="0"/>
                  <w:marTop w:val="0"/>
                  <w:marBottom w:val="0"/>
                  <w:divBdr>
                    <w:top w:val="none" w:sz="0" w:space="0" w:color="auto"/>
                    <w:left w:val="none" w:sz="0" w:space="0" w:color="auto"/>
                    <w:bottom w:val="none" w:sz="0" w:space="0" w:color="auto"/>
                    <w:right w:val="none" w:sz="0" w:space="0" w:color="auto"/>
                  </w:divBdr>
                  <w:divsChild>
                    <w:div w:id="1991247944">
                      <w:marLeft w:val="0"/>
                      <w:marRight w:val="0"/>
                      <w:marTop w:val="0"/>
                      <w:marBottom w:val="0"/>
                      <w:divBdr>
                        <w:top w:val="none" w:sz="0" w:space="0" w:color="auto"/>
                        <w:left w:val="none" w:sz="0" w:space="0" w:color="auto"/>
                        <w:bottom w:val="none" w:sz="0" w:space="0" w:color="auto"/>
                        <w:right w:val="none" w:sz="0" w:space="0" w:color="auto"/>
                      </w:divBdr>
                    </w:div>
                  </w:divsChild>
                </w:div>
                <w:div w:id="2072383033">
                  <w:marLeft w:val="0"/>
                  <w:marRight w:val="0"/>
                  <w:marTop w:val="0"/>
                  <w:marBottom w:val="0"/>
                  <w:divBdr>
                    <w:top w:val="none" w:sz="0" w:space="0" w:color="auto"/>
                    <w:left w:val="none" w:sz="0" w:space="0" w:color="auto"/>
                    <w:bottom w:val="none" w:sz="0" w:space="0" w:color="auto"/>
                    <w:right w:val="none" w:sz="0" w:space="0" w:color="auto"/>
                  </w:divBdr>
                  <w:divsChild>
                    <w:div w:id="3882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998316">
          <w:marLeft w:val="0"/>
          <w:marRight w:val="0"/>
          <w:marTop w:val="0"/>
          <w:marBottom w:val="0"/>
          <w:divBdr>
            <w:top w:val="none" w:sz="0" w:space="0" w:color="auto"/>
            <w:left w:val="none" w:sz="0" w:space="0" w:color="auto"/>
            <w:bottom w:val="none" w:sz="0" w:space="0" w:color="auto"/>
            <w:right w:val="none" w:sz="0" w:space="0" w:color="auto"/>
          </w:divBdr>
          <w:divsChild>
            <w:div w:id="9142011">
              <w:marLeft w:val="0"/>
              <w:marRight w:val="0"/>
              <w:marTop w:val="0"/>
              <w:marBottom w:val="0"/>
              <w:divBdr>
                <w:top w:val="none" w:sz="0" w:space="0" w:color="auto"/>
                <w:left w:val="none" w:sz="0" w:space="0" w:color="auto"/>
                <w:bottom w:val="none" w:sz="0" w:space="0" w:color="auto"/>
                <w:right w:val="none" w:sz="0" w:space="0" w:color="auto"/>
              </w:divBdr>
            </w:div>
            <w:div w:id="201526800">
              <w:marLeft w:val="0"/>
              <w:marRight w:val="0"/>
              <w:marTop w:val="0"/>
              <w:marBottom w:val="0"/>
              <w:divBdr>
                <w:top w:val="none" w:sz="0" w:space="0" w:color="auto"/>
                <w:left w:val="none" w:sz="0" w:space="0" w:color="auto"/>
                <w:bottom w:val="none" w:sz="0" w:space="0" w:color="auto"/>
                <w:right w:val="none" w:sz="0" w:space="0" w:color="auto"/>
              </w:divBdr>
            </w:div>
            <w:div w:id="217472801">
              <w:marLeft w:val="0"/>
              <w:marRight w:val="0"/>
              <w:marTop w:val="0"/>
              <w:marBottom w:val="0"/>
              <w:divBdr>
                <w:top w:val="none" w:sz="0" w:space="0" w:color="auto"/>
                <w:left w:val="none" w:sz="0" w:space="0" w:color="auto"/>
                <w:bottom w:val="none" w:sz="0" w:space="0" w:color="auto"/>
                <w:right w:val="none" w:sz="0" w:space="0" w:color="auto"/>
              </w:divBdr>
            </w:div>
            <w:div w:id="326904826">
              <w:marLeft w:val="0"/>
              <w:marRight w:val="0"/>
              <w:marTop w:val="0"/>
              <w:marBottom w:val="0"/>
              <w:divBdr>
                <w:top w:val="none" w:sz="0" w:space="0" w:color="auto"/>
                <w:left w:val="none" w:sz="0" w:space="0" w:color="auto"/>
                <w:bottom w:val="none" w:sz="0" w:space="0" w:color="auto"/>
                <w:right w:val="none" w:sz="0" w:space="0" w:color="auto"/>
              </w:divBdr>
            </w:div>
            <w:div w:id="398132454">
              <w:marLeft w:val="0"/>
              <w:marRight w:val="0"/>
              <w:marTop w:val="0"/>
              <w:marBottom w:val="0"/>
              <w:divBdr>
                <w:top w:val="none" w:sz="0" w:space="0" w:color="auto"/>
                <w:left w:val="none" w:sz="0" w:space="0" w:color="auto"/>
                <w:bottom w:val="none" w:sz="0" w:space="0" w:color="auto"/>
                <w:right w:val="none" w:sz="0" w:space="0" w:color="auto"/>
              </w:divBdr>
            </w:div>
            <w:div w:id="405802796">
              <w:marLeft w:val="0"/>
              <w:marRight w:val="0"/>
              <w:marTop w:val="0"/>
              <w:marBottom w:val="0"/>
              <w:divBdr>
                <w:top w:val="none" w:sz="0" w:space="0" w:color="auto"/>
                <w:left w:val="none" w:sz="0" w:space="0" w:color="auto"/>
                <w:bottom w:val="none" w:sz="0" w:space="0" w:color="auto"/>
                <w:right w:val="none" w:sz="0" w:space="0" w:color="auto"/>
              </w:divBdr>
            </w:div>
            <w:div w:id="410783877">
              <w:marLeft w:val="0"/>
              <w:marRight w:val="0"/>
              <w:marTop w:val="0"/>
              <w:marBottom w:val="0"/>
              <w:divBdr>
                <w:top w:val="none" w:sz="0" w:space="0" w:color="auto"/>
                <w:left w:val="none" w:sz="0" w:space="0" w:color="auto"/>
                <w:bottom w:val="none" w:sz="0" w:space="0" w:color="auto"/>
                <w:right w:val="none" w:sz="0" w:space="0" w:color="auto"/>
              </w:divBdr>
            </w:div>
            <w:div w:id="1851607059">
              <w:marLeft w:val="0"/>
              <w:marRight w:val="0"/>
              <w:marTop w:val="0"/>
              <w:marBottom w:val="0"/>
              <w:divBdr>
                <w:top w:val="none" w:sz="0" w:space="0" w:color="auto"/>
                <w:left w:val="none" w:sz="0" w:space="0" w:color="auto"/>
                <w:bottom w:val="none" w:sz="0" w:space="0" w:color="auto"/>
                <w:right w:val="none" w:sz="0" w:space="0" w:color="auto"/>
              </w:divBdr>
            </w:div>
          </w:divsChild>
        </w:div>
        <w:div w:id="444008590">
          <w:marLeft w:val="0"/>
          <w:marRight w:val="0"/>
          <w:marTop w:val="0"/>
          <w:marBottom w:val="0"/>
          <w:divBdr>
            <w:top w:val="none" w:sz="0" w:space="0" w:color="auto"/>
            <w:left w:val="none" w:sz="0" w:space="0" w:color="auto"/>
            <w:bottom w:val="none" w:sz="0" w:space="0" w:color="auto"/>
            <w:right w:val="none" w:sz="0" w:space="0" w:color="auto"/>
          </w:divBdr>
          <w:divsChild>
            <w:div w:id="1088502285">
              <w:marLeft w:val="-75"/>
              <w:marRight w:val="0"/>
              <w:marTop w:val="30"/>
              <w:marBottom w:val="30"/>
              <w:divBdr>
                <w:top w:val="none" w:sz="0" w:space="0" w:color="auto"/>
                <w:left w:val="none" w:sz="0" w:space="0" w:color="auto"/>
                <w:bottom w:val="none" w:sz="0" w:space="0" w:color="auto"/>
                <w:right w:val="none" w:sz="0" w:space="0" w:color="auto"/>
              </w:divBdr>
              <w:divsChild>
                <w:div w:id="26684659">
                  <w:marLeft w:val="0"/>
                  <w:marRight w:val="0"/>
                  <w:marTop w:val="0"/>
                  <w:marBottom w:val="0"/>
                  <w:divBdr>
                    <w:top w:val="none" w:sz="0" w:space="0" w:color="auto"/>
                    <w:left w:val="none" w:sz="0" w:space="0" w:color="auto"/>
                    <w:bottom w:val="none" w:sz="0" w:space="0" w:color="auto"/>
                    <w:right w:val="none" w:sz="0" w:space="0" w:color="auto"/>
                  </w:divBdr>
                  <w:divsChild>
                    <w:div w:id="34890142">
                      <w:marLeft w:val="0"/>
                      <w:marRight w:val="0"/>
                      <w:marTop w:val="0"/>
                      <w:marBottom w:val="0"/>
                      <w:divBdr>
                        <w:top w:val="none" w:sz="0" w:space="0" w:color="auto"/>
                        <w:left w:val="none" w:sz="0" w:space="0" w:color="auto"/>
                        <w:bottom w:val="none" w:sz="0" w:space="0" w:color="auto"/>
                        <w:right w:val="none" w:sz="0" w:space="0" w:color="auto"/>
                      </w:divBdr>
                    </w:div>
                  </w:divsChild>
                </w:div>
                <w:div w:id="636641931">
                  <w:marLeft w:val="0"/>
                  <w:marRight w:val="0"/>
                  <w:marTop w:val="0"/>
                  <w:marBottom w:val="0"/>
                  <w:divBdr>
                    <w:top w:val="none" w:sz="0" w:space="0" w:color="auto"/>
                    <w:left w:val="none" w:sz="0" w:space="0" w:color="auto"/>
                    <w:bottom w:val="none" w:sz="0" w:space="0" w:color="auto"/>
                    <w:right w:val="none" w:sz="0" w:space="0" w:color="auto"/>
                  </w:divBdr>
                  <w:divsChild>
                    <w:div w:id="458184337">
                      <w:marLeft w:val="0"/>
                      <w:marRight w:val="0"/>
                      <w:marTop w:val="0"/>
                      <w:marBottom w:val="0"/>
                      <w:divBdr>
                        <w:top w:val="none" w:sz="0" w:space="0" w:color="auto"/>
                        <w:left w:val="none" w:sz="0" w:space="0" w:color="auto"/>
                        <w:bottom w:val="none" w:sz="0" w:space="0" w:color="auto"/>
                        <w:right w:val="none" w:sz="0" w:space="0" w:color="auto"/>
                      </w:divBdr>
                    </w:div>
                  </w:divsChild>
                </w:div>
                <w:div w:id="1534221158">
                  <w:marLeft w:val="0"/>
                  <w:marRight w:val="0"/>
                  <w:marTop w:val="0"/>
                  <w:marBottom w:val="0"/>
                  <w:divBdr>
                    <w:top w:val="none" w:sz="0" w:space="0" w:color="auto"/>
                    <w:left w:val="none" w:sz="0" w:space="0" w:color="auto"/>
                    <w:bottom w:val="none" w:sz="0" w:space="0" w:color="auto"/>
                    <w:right w:val="none" w:sz="0" w:space="0" w:color="auto"/>
                  </w:divBdr>
                  <w:divsChild>
                    <w:div w:id="336078493">
                      <w:marLeft w:val="0"/>
                      <w:marRight w:val="0"/>
                      <w:marTop w:val="0"/>
                      <w:marBottom w:val="0"/>
                      <w:divBdr>
                        <w:top w:val="none" w:sz="0" w:space="0" w:color="auto"/>
                        <w:left w:val="none" w:sz="0" w:space="0" w:color="auto"/>
                        <w:bottom w:val="none" w:sz="0" w:space="0" w:color="auto"/>
                        <w:right w:val="none" w:sz="0" w:space="0" w:color="auto"/>
                      </w:divBdr>
                    </w:div>
                  </w:divsChild>
                </w:div>
                <w:div w:id="1685784403">
                  <w:marLeft w:val="0"/>
                  <w:marRight w:val="0"/>
                  <w:marTop w:val="0"/>
                  <w:marBottom w:val="0"/>
                  <w:divBdr>
                    <w:top w:val="none" w:sz="0" w:space="0" w:color="auto"/>
                    <w:left w:val="none" w:sz="0" w:space="0" w:color="auto"/>
                    <w:bottom w:val="none" w:sz="0" w:space="0" w:color="auto"/>
                    <w:right w:val="none" w:sz="0" w:space="0" w:color="auto"/>
                  </w:divBdr>
                  <w:divsChild>
                    <w:div w:id="31132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858748">
          <w:marLeft w:val="0"/>
          <w:marRight w:val="0"/>
          <w:marTop w:val="0"/>
          <w:marBottom w:val="0"/>
          <w:divBdr>
            <w:top w:val="none" w:sz="0" w:space="0" w:color="auto"/>
            <w:left w:val="none" w:sz="0" w:space="0" w:color="auto"/>
            <w:bottom w:val="none" w:sz="0" w:space="0" w:color="auto"/>
            <w:right w:val="none" w:sz="0" w:space="0" w:color="auto"/>
          </w:divBdr>
          <w:divsChild>
            <w:div w:id="650864980">
              <w:marLeft w:val="0"/>
              <w:marRight w:val="0"/>
              <w:marTop w:val="0"/>
              <w:marBottom w:val="0"/>
              <w:divBdr>
                <w:top w:val="none" w:sz="0" w:space="0" w:color="auto"/>
                <w:left w:val="none" w:sz="0" w:space="0" w:color="auto"/>
                <w:bottom w:val="none" w:sz="0" w:space="0" w:color="auto"/>
                <w:right w:val="none" w:sz="0" w:space="0" w:color="auto"/>
              </w:divBdr>
            </w:div>
            <w:div w:id="1319069571">
              <w:marLeft w:val="0"/>
              <w:marRight w:val="0"/>
              <w:marTop w:val="0"/>
              <w:marBottom w:val="0"/>
              <w:divBdr>
                <w:top w:val="none" w:sz="0" w:space="0" w:color="auto"/>
                <w:left w:val="none" w:sz="0" w:space="0" w:color="auto"/>
                <w:bottom w:val="none" w:sz="0" w:space="0" w:color="auto"/>
                <w:right w:val="none" w:sz="0" w:space="0" w:color="auto"/>
              </w:divBdr>
            </w:div>
            <w:div w:id="1915579203">
              <w:marLeft w:val="0"/>
              <w:marRight w:val="0"/>
              <w:marTop w:val="0"/>
              <w:marBottom w:val="0"/>
              <w:divBdr>
                <w:top w:val="none" w:sz="0" w:space="0" w:color="auto"/>
                <w:left w:val="none" w:sz="0" w:space="0" w:color="auto"/>
                <w:bottom w:val="none" w:sz="0" w:space="0" w:color="auto"/>
                <w:right w:val="none" w:sz="0" w:space="0" w:color="auto"/>
              </w:divBdr>
            </w:div>
          </w:divsChild>
        </w:div>
        <w:div w:id="515769678">
          <w:marLeft w:val="0"/>
          <w:marRight w:val="0"/>
          <w:marTop w:val="0"/>
          <w:marBottom w:val="0"/>
          <w:divBdr>
            <w:top w:val="none" w:sz="0" w:space="0" w:color="auto"/>
            <w:left w:val="none" w:sz="0" w:space="0" w:color="auto"/>
            <w:bottom w:val="none" w:sz="0" w:space="0" w:color="auto"/>
            <w:right w:val="none" w:sz="0" w:space="0" w:color="auto"/>
          </w:divBdr>
          <w:divsChild>
            <w:div w:id="429814349">
              <w:marLeft w:val="0"/>
              <w:marRight w:val="0"/>
              <w:marTop w:val="0"/>
              <w:marBottom w:val="0"/>
              <w:divBdr>
                <w:top w:val="none" w:sz="0" w:space="0" w:color="auto"/>
                <w:left w:val="none" w:sz="0" w:space="0" w:color="auto"/>
                <w:bottom w:val="none" w:sz="0" w:space="0" w:color="auto"/>
                <w:right w:val="none" w:sz="0" w:space="0" w:color="auto"/>
              </w:divBdr>
            </w:div>
            <w:div w:id="460922853">
              <w:marLeft w:val="0"/>
              <w:marRight w:val="0"/>
              <w:marTop w:val="0"/>
              <w:marBottom w:val="0"/>
              <w:divBdr>
                <w:top w:val="none" w:sz="0" w:space="0" w:color="auto"/>
                <w:left w:val="none" w:sz="0" w:space="0" w:color="auto"/>
                <w:bottom w:val="none" w:sz="0" w:space="0" w:color="auto"/>
                <w:right w:val="none" w:sz="0" w:space="0" w:color="auto"/>
              </w:divBdr>
            </w:div>
            <w:div w:id="978877431">
              <w:marLeft w:val="0"/>
              <w:marRight w:val="0"/>
              <w:marTop w:val="0"/>
              <w:marBottom w:val="0"/>
              <w:divBdr>
                <w:top w:val="none" w:sz="0" w:space="0" w:color="auto"/>
                <w:left w:val="none" w:sz="0" w:space="0" w:color="auto"/>
                <w:bottom w:val="none" w:sz="0" w:space="0" w:color="auto"/>
                <w:right w:val="none" w:sz="0" w:space="0" w:color="auto"/>
              </w:divBdr>
            </w:div>
            <w:div w:id="1554346259">
              <w:marLeft w:val="0"/>
              <w:marRight w:val="0"/>
              <w:marTop w:val="0"/>
              <w:marBottom w:val="0"/>
              <w:divBdr>
                <w:top w:val="none" w:sz="0" w:space="0" w:color="auto"/>
                <w:left w:val="none" w:sz="0" w:space="0" w:color="auto"/>
                <w:bottom w:val="none" w:sz="0" w:space="0" w:color="auto"/>
                <w:right w:val="none" w:sz="0" w:space="0" w:color="auto"/>
              </w:divBdr>
            </w:div>
            <w:div w:id="1833253924">
              <w:marLeft w:val="0"/>
              <w:marRight w:val="0"/>
              <w:marTop w:val="0"/>
              <w:marBottom w:val="0"/>
              <w:divBdr>
                <w:top w:val="none" w:sz="0" w:space="0" w:color="auto"/>
                <w:left w:val="none" w:sz="0" w:space="0" w:color="auto"/>
                <w:bottom w:val="none" w:sz="0" w:space="0" w:color="auto"/>
                <w:right w:val="none" w:sz="0" w:space="0" w:color="auto"/>
              </w:divBdr>
            </w:div>
          </w:divsChild>
        </w:div>
        <w:div w:id="547111319">
          <w:marLeft w:val="0"/>
          <w:marRight w:val="0"/>
          <w:marTop w:val="0"/>
          <w:marBottom w:val="0"/>
          <w:divBdr>
            <w:top w:val="none" w:sz="0" w:space="0" w:color="auto"/>
            <w:left w:val="none" w:sz="0" w:space="0" w:color="auto"/>
            <w:bottom w:val="none" w:sz="0" w:space="0" w:color="auto"/>
            <w:right w:val="none" w:sz="0" w:space="0" w:color="auto"/>
          </w:divBdr>
          <w:divsChild>
            <w:div w:id="1772160568">
              <w:marLeft w:val="-75"/>
              <w:marRight w:val="0"/>
              <w:marTop w:val="30"/>
              <w:marBottom w:val="30"/>
              <w:divBdr>
                <w:top w:val="none" w:sz="0" w:space="0" w:color="auto"/>
                <w:left w:val="none" w:sz="0" w:space="0" w:color="auto"/>
                <w:bottom w:val="none" w:sz="0" w:space="0" w:color="auto"/>
                <w:right w:val="none" w:sz="0" w:space="0" w:color="auto"/>
              </w:divBdr>
              <w:divsChild>
                <w:div w:id="553931649">
                  <w:marLeft w:val="0"/>
                  <w:marRight w:val="0"/>
                  <w:marTop w:val="0"/>
                  <w:marBottom w:val="0"/>
                  <w:divBdr>
                    <w:top w:val="none" w:sz="0" w:space="0" w:color="auto"/>
                    <w:left w:val="none" w:sz="0" w:space="0" w:color="auto"/>
                    <w:bottom w:val="none" w:sz="0" w:space="0" w:color="auto"/>
                    <w:right w:val="none" w:sz="0" w:space="0" w:color="auto"/>
                  </w:divBdr>
                  <w:divsChild>
                    <w:div w:id="314651799">
                      <w:marLeft w:val="0"/>
                      <w:marRight w:val="0"/>
                      <w:marTop w:val="0"/>
                      <w:marBottom w:val="0"/>
                      <w:divBdr>
                        <w:top w:val="none" w:sz="0" w:space="0" w:color="auto"/>
                        <w:left w:val="none" w:sz="0" w:space="0" w:color="auto"/>
                        <w:bottom w:val="none" w:sz="0" w:space="0" w:color="auto"/>
                        <w:right w:val="none" w:sz="0" w:space="0" w:color="auto"/>
                      </w:divBdr>
                    </w:div>
                  </w:divsChild>
                </w:div>
                <w:div w:id="999505853">
                  <w:marLeft w:val="0"/>
                  <w:marRight w:val="0"/>
                  <w:marTop w:val="0"/>
                  <w:marBottom w:val="0"/>
                  <w:divBdr>
                    <w:top w:val="none" w:sz="0" w:space="0" w:color="auto"/>
                    <w:left w:val="none" w:sz="0" w:space="0" w:color="auto"/>
                    <w:bottom w:val="none" w:sz="0" w:space="0" w:color="auto"/>
                    <w:right w:val="none" w:sz="0" w:space="0" w:color="auto"/>
                  </w:divBdr>
                  <w:divsChild>
                    <w:div w:id="1465613319">
                      <w:marLeft w:val="0"/>
                      <w:marRight w:val="0"/>
                      <w:marTop w:val="0"/>
                      <w:marBottom w:val="0"/>
                      <w:divBdr>
                        <w:top w:val="none" w:sz="0" w:space="0" w:color="auto"/>
                        <w:left w:val="none" w:sz="0" w:space="0" w:color="auto"/>
                        <w:bottom w:val="none" w:sz="0" w:space="0" w:color="auto"/>
                        <w:right w:val="none" w:sz="0" w:space="0" w:color="auto"/>
                      </w:divBdr>
                    </w:div>
                  </w:divsChild>
                </w:div>
                <w:div w:id="1949697684">
                  <w:marLeft w:val="0"/>
                  <w:marRight w:val="0"/>
                  <w:marTop w:val="0"/>
                  <w:marBottom w:val="0"/>
                  <w:divBdr>
                    <w:top w:val="none" w:sz="0" w:space="0" w:color="auto"/>
                    <w:left w:val="none" w:sz="0" w:space="0" w:color="auto"/>
                    <w:bottom w:val="none" w:sz="0" w:space="0" w:color="auto"/>
                    <w:right w:val="none" w:sz="0" w:space="0" w:color="auto"/>
                  </w:divBdr>
                  <w:divsChild>
                    <w:div w:id="2025325037">
                      <w:marLeft w:val="0"/>
                      <w:marRight w:val="0"/>
                      <w:marTop w:val="0"/>
                      <w:marBottom w:val="0"/>
                      <w:divBdr>
                        <w:top w:val="none" w:sz="0" w:space="0" w:color="auto"/>
                        <w:left w:val="none" w:sz="0" w:space="0" w:color="auto"/>
                        <w:bottom w:val="none" w:sz="0" w:space="0" w:color="auto"/>
                        <w:right w:val="none" w:sz="0" w:space="0" w:color="auto"/>
                      </w:divBdr>
                    </w:div>
                  </w:divsChild>
                </w:div>
                <w:div w:id="2105034620">
                  <w:marLeft w:val="0"/>
                  <w:marRight w:val="0"/>
                  <w:marTop w:val="0"/>
                  <w:marBottom w:val="0"/>
                  <w:divBdr>
                    <w:top w:val="none" w:sz="0" w:space="0" w:color="auto"/>
                    <w:left w:val="none" w:sz="0" w:space="0" w:color="auto"/>
                    <w:bottom w:val="none" w:sz="0" w:space="0" w:color="auto"/>
                    <w:right w:val="none" w:sz="0" w:space="0" w:color="auto"/>
                  </w:divBdr>
                  <w:divsChild>
                    <w:div w:id="6421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81988">
          <w:marLeft w:val="0"/>
          <w:marRight w:val="0"/>
          <w:marTop w:val="0"/>
          <w:marBottom w:val="0"/>
          <w:divBdr>
            <w:top w:val="none" w:sz="0" w:space="0" w:color="auto"/>
            <w:left w:val="none" w:sz="0" w:space="0" w:color="auto"/>
            <w:bottom w:val="none" w:sz="0" w:space="0" w:color="auto"/>
            <w:right w:val="none" w:sz="0" w:space="0" w:color="auto"/>
          </w:divBdr>
          <w:divsChild>
            <w:div w:id="177547288">
              <w:marLeft w:val="0"/>
              <w:marRight w:val="0"/>
              <w:marTop w:val="0"/>
              <w:marBottom w:val="0"/>
              <w:divBdr>
                <w:top w:val="none" w:sz="0" w:space="0" w:color="auto"/>
                <w:left w:val="none" w:sz="0" w:space="0" w:color="auto"/>
                <w:bottom w:val="none" w:sz="0" w:space="0" w:color="auto"/>
                <w:right w:val="none" w:sz="0" w:space="0" w:color="auto"/>
              </w:divBdr>
            </w:div>
            <w:div w:id="332075202">
              <w:marLeft w:val="0"/>
              <w:marRight w:val="0"/>
              <w:marTop w:val="0"/>
              <w:marBottom w:val="0"/>
              <w:divBdr>
                <w:top w:val="none" w:sz="0" w:space="0" w:color="auto"/>
                <w:left w:val="none" w:sz="0" w:space="0" w:color="auto"/>
                <w:bottom w:val="none" w:sz="0" w:space="0" w:color="auto"/>
                <w:right w:val="none" w:sz="0" w:space="0" w:color="auto"/>
              </w:divBdr>
            </w:div>
          </w:divsChild>
        </w:div>
        <w:div w:id="619075292">
          <w:marLeft w:val="0"/>
          <w:marRight w:val="0"/>
          <w:marTop w:val="0"/>
          <w:marBottom w:val="0"/>
          <w:divBdr>
            <w:top w:val="none" w:sz="0" w:space="0" w:color="auto"/>
            <w:left w:val="none" w:sz="0" w:space="0" w:color="auto"/>
            <w:bottom w:val="none" w:sz="0" w:space="0" w:color="auto"/>
            <w:right w:val="none" w:sz="0" w:space="0" w:color="auto"/>
          </w:divBdr>
          <w:divsChild>
            <w:div w:id="1630240161">
              <w:marLeft w:val="-75"/>
              <w:marRight w:val="0"/>
              <w:marTop w:val="30"/>
              <w:marBottom w:val="30"/>
              <w:divBdr>
                <w:top w:val="none" w:sz="0" w:space="0" w:color="auto"/>
                <w:left w:val="none" w:sz="0" w:space="0" w:color="auto"/>
                <w:bottom w:val="none" w:sz="0" w:space="0" w:color="auto"/>
                <w:right w:val="none" w:sz="0" w:space="0" w:color="auto"/>
              </w:divBdr>
              <w:divsChild>
                <w:div w:id="132018450">
                  <w:marLeft w:val="0"/>
                  <w:marRight w:val="0"/>
                  <w:marTop w:val="0"/>
                  <w:marBottom w:val="0"/>
                  <w:divBdr>
                    <w:top w:val="none" w:sz="0" w:space="0" w:color="auto"/>
                    <w:left w:val="none" w:sz="0" w:space="0" w:color="auto"/>
                    <w:bottom w:val="none" w:sz="0" w:space="0" w:color="auto"/>
                    <w:right w:val="none" w:sz="0" w:space="0" w:color="auto"/>
                  </w:divBdr>
                  <w:divsChild>
                    <w:div w:id="1275014227">
                      <w:marLeft w:val="0"/>
                      <w:marRight w:val="0"/>
                      <w:marTop w:val="0"/>
                      <w:marBottom w:val="0"/>
                      <w:divBdr>
                        <w:top w:val="none" w:sz="0" w:space="0" w:color="auto"/>
                        <w:left w:val="none" w:sz="0" w:space="0" w:color="auto"/>
                        <w:bottom w:val="none" w:sz="0" w:space="0" w:color="auto"/>
                        <w:right w:val="none" w:sz="0" w:space="0" w:color="auto"/>
                      </w:divBdr>
                    </w:div>
                  </w:divsChild>
                </w:div>
                <w:div w:id="232085486">
                  <w:marLeft w:val="0"/>
                  <w:marRight w:val="0"/>
                  <w:marTop w:val="0"/>
                  <w:marBottom w:val="0"/>
                  <w:divBdr>
                    <w:top w:val="none" w:sz="0" w:space="0" w:color="auto"/>
                    <w:left w:val="none" w:sz="0" w:space="0" w:color="auto"/>
                    <w:bottom w:val="none" w:sz="0" w:space="0" w:color="auto"/>
                    <w:right w:val="none" w:sz="0" w:space="0" w:color="auto"/>
                  </w:divBdr>
                  <w:divsChild>
                    <w:div w:id="1862161658">
                      <w:marLeft w:val="0"/>
                      <w:marRight w:val="0"/>
                      <w:marTop w:val="0"/>
                      <w:marBottom w:val="0"/>
                      <w:divBdr>
                        <w:top w:val="none" w:sz="0" w:space="0" w:color="auto"/>
                        <w:left w:val="none" w:sz="0" w:space="0" w:color="auto"/>
                        <w:bottom w:val="none" w:sz="0" w:space="0" w:color="auto"/>
                        <w:right w:val="none" w:sz="0" w:space="0" w:color="auto"/>
                      </w:divBdr>
                    </w:div>
                  </w:divsChild>
                </w:div>
                <w:div w:id="580337850">
                  <w:marLeft w:val="0"/>
                  <w:marRight w:val="0"/>
                  <w:marTop w:val="0"/>
                  <w:marBottom w:val="0"/>
                  <w:divBdr>
                    <w:top w:val="none" w:sz="0" w:space="0" w:color="auto"/>
                    <w:left w:val="none" w:sz="0" w:space="0" w:color="auto"/>
                    <w:bottom w:val="none" w:sz="0" w:space="0" w:color="auto"/>
                    <w:right w:val="none" w:sz="0" w:space="0" w:color="auto"/>
                  </w:divBdr>
                  <w:divsChild>
                    <w:div w:id="70931549">
                      <w:marLeft w:val="0"/>
                      <w:marRight w:val="0"/>
                      <w:marTop w:val="0"/>
                      <w:marBottom w:val="0"/>
                      <w:divBdr>
                        <w:top w:val="none" w:sz="0" w:space="0" w:color="auto"/>
                        <w:left w:val="none" w:sz="0" w:space="0" w:color="auto"/>
                        <w:bottom w:val="none" w:sz="0" w:space="0" w:color="auto"/>
                        <w:right w:val="none" w:sz="0" w:space="0" w:color="auto"/>
                      </w:divBdr>
                    </w:div>
                  </w:divsChild>
                </w:div>
                <w:div w:id="662663943">
                  <w:marLeft w:val="0"/>
                  <w:marRight w:val="0"/>
                  <w:marTop w:val="0"/>
                  <w:marBottom w:val="0"/>
                  <w:divBdr>
                    <w:top w:val="none" w:sz="0" w:space="0" w:color="auto"/>
                    <w:left w:val="none" w:sz="0" w:space="0" w:color="auto"/>
                    <w:bottom w:val="none" w:sz="0" w:space="0" w:color="auto"/>
                    <w:right w:val="none" w:sz="0" w:space="0" w:color="auto"/>
                  </w:divBdr>
                  <w:divsChild>
                    <w:div w:id="13626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72921">
          <w:marLeft w:val="0"/>
          <w:marRight w:val="0"/>
          <w:marTop w:val="0"/>
          <w:marBottom w:val="0"/>
          <w:divBdr>
            <w:top w:val="none" w:sz="0" w:space="0" w:color="auto"/>
            <w:left w:val="none" w:sz="0" w:space="0" w:color="auto"/>
            <w:bottom w:val="none" w:sz="0" w:space="0" w:color="auto"/>
            <w:right w:val="none" w:sz="0" w:space="0" w:color="auto"/>
          </w:divBdr>
          <w:divsChild>
            <w:div w:id="49037986">
              <w:marLeft w:val="0"/>
              <w:marRight w:val="0"/>
              <w:marTop w:val="0"/>
              <w:marBottom w:val="0"/>
              <w:divBdr>
                <w:top w:val="none" w:sz="0" w:space="0" w:color="auto"/>
                <w:left w:val="none" w:sz="0" w:space="0" w:color="auto"/>
                <w:bottom w:val="none" w:sz="0" w:space="0" w:color="auto"/>
                <w:right w:val="none" w:sz="0" w:space="0" w:color="auto"/>
              </w:divBdr>
            </w:div>
            <w:div w:id="963196922">
              <w:marLeft w:val="0"/>
              <w:marRight w:val="0"/>
              <w:marTop w:val="0"/>
              <w:marBottom w:val="0"/>
              <w:divBdr>
                <w:top w:val="none" w:sz="0" w:space="0" w:color="auto"/>
                <w:left w:val="none" w:sz="0" w:space="0" w:color="auto"/>
                <w:bottom w:val="none" w:sz="0" w:space="0" w:color="auto"/>
                <w:right w:val="none" w:sz="0" w:space="0" w:color="auto"/>
              </w:divBdr>
            </w:div>
            <w:div w:id="1033505864">
              <w:marLeft w:val="0"/>
              <w:marRight w:val="0"/>
              <w:marTop w:val="0"/>
              <w:marBottom w:val="0"/>
              <w:divBdr>
                <w:top w:val="none" w:sz="0" w:space="0" w:color="auto"/>
                <w:left w:val="none" w:sz="0" w:space="0" w:color="auto"/>
                <w:bottom w:val="none" w:sz="0" w:space="0" w:color="auto"/>
                <w:right w:val="none" w:sz="0" w:space="0" w:color="auto"/>
              </w:divBdr>
            </w:div>
            <w:div w:id="1109197292">
              <w:marLeft w:val="0"/>
              <w:marRight w:val="0"/>
              <w:marTop w:val="0"/>
              <w:marBottom w:val="0"/>
              <w:divBdr>
                <w:top w:val="none" w:sz="0" w:space="0" w:color="auto"/>
                <w:left w:val="none" w:sz="0" w:space="0" w:color="auto"/>
                <w:bottom w:val="none" w:sz="0" w:space="0" w:color="auto"/>
                <w:right w:val="none" w:sz="0" w:space="0" w:color="auto"/>
              </w:divBdr>
            </w:div>
            <w:div w:id="1209029132">
              <w:marLeft w:val="0"/>
              <w:marRight w:val="0"/>
              <w:marTop w:val="0"/>
              <w:marBottom w:val="0"/>
              <w:divBdr>
                <w:top w:val="none" w:sz="0" w:space="0" w:color="auto"/>
                <w:left w:val="none" w:sz="0" w:space="0" w:color="auto"/>
                <w:bottom w:val="none" w:sz="0" w:space="0" w:color="auto"/>
                <w:right w:val="none" w:sz="0" w:space="0" w:color="auto"/>
              </w:divBdr>
            </w:div>
            <w:div w:id="1515069876">
              <w:marLeft w:val="0"/>
              <w:marRight w:val="0"/>
              <w:marTop w:val="0"/>
              <w:marBottom w:val="0"/>
              <w:divBdr>
                <w:top w:val="none" w:sz="0" w:space="0" w:color="auto"/>
                <w:left w:val="none" w:sz="0" w:space="0" w:color="auto"/>
                <w:bottom w:val="none" w:sz="0" w:space="0" w:color="auto"/>
                <w:right w:val="none" w:sz="0" w:space="0" w:color="auto"/>
              </w:divBdr>
            </w:div>
            <w:div w:id="2004117636">
              <w:marLeft w:val="0"/>
              <w:marRight w:val="0"/>
              <w:marTop w:val="0"/>
              <w:marBottom w:val="0"/>
              <w:divBdr>
                <w:top w:val="none" w:sz="0" w:space="0" w:color="auto"/>
                <w:left w:val="none" w:sz="0" w:space="0" w:color="auto"/>
                <w:bottom w:val="none" w:sz="0" w:space="0" w:color="auto"/>
                <w:right w:val="none" w:sz="0" w:space="0" w:color="auto"/>
              </w:divBdr>
            </w:div>
            <w:div w:id="2051952702">
              <w:marLeft w:val="0"/>
              <w:marRight w:val="0"/>
              <w:marTop w:val="0"/>
              <w:marBottom w:val="0"/>
              <w:divBdr>
                <w:top w:val="none" w:sz="0" w:space="0" w:color="auto"/>
                <w:left w:val="none" w:sz="0" w:space="0" w:color="auto"/>
                <w:bottom w:val="none" w:sz="0" w:space="0" w:color="auto"/>
                <w:right w:val="none" w:sz="0" w:space="0" w:color="auto"/>
              </w:divBdr>
            </w:div>
          </w:divsChild>
        </w:div>
        <w:div w:id="638808215">
          <w:marLeft w:val="0"/>
          <w:marRight w:val="0"/>
          <w:marTop w:val="0"/>
          <w:marBottom w:val="0"/>
          <w:divBdr>
            <w:top w:val="none" w:sz="0" w:space="0" w:color="auto"/>
            <w:left w:val="none" w:sz="0" w:space="0" w:color="auto"/>
            <w:bottom w:val="none" w:sz="0" w:space="0" w:color="auto"/>
            <w:right w:val="none" w:sz="0" w:space="0" w:color="auto"/>
          </w:divBdr>
        </w:div>
        <w:div w:id="642782586">
          <w:marLeft w:val="0"/>
          <w:marRight w:val="0"/>
          <w:marTop w:val="0"/>
          <w:marBottom w:val="0"/>
          <w:divBdr>
            <w:top w:val="none" w:sz="0" w:space="0" w:color="auto"/>
            <w:left w:val="none" w:sz="0" w:space="0" w:color="auto"/>
            <w:bottom w:val="none" w:sz="0" w:space="0" w:color="auto"/>
            <w:right w:val="none" w:sz="0" w:space="0" w:color="auto"/>
          </w:divBdr>
          <w:divsChild>
            <w:div w:id="823086392">
              <w:marLeft w:val="0"/>
              <w:marRight w:val="0"/>
              <w:marTop w:val="0"/>
              <w:marBottom w:val="0"/>
              <w:divBdr>
                <w:top w:val="none" w:sz="0" w:space="0" w:color="auto"/>
                <w:left w:val="none" w:sz="0" w:space="0" w:color="auto"/>
                <w:bottom w:val="none" w:sz="0" w:space="0" w:color="auto"/>
                <w:right w:val="none" w:sz="0" w:space="0" w:color="auto"/>
              </w:divBdr>
            </w:div>
            <w:div w:id="1898129831">
              <w:marLeft w:val="0"/>
              <w:marRight w:val="0"/>
              <w:marTop w:val="0"/>
              <w:marBottom w:val="0"/>
              <w:divBdr>
                <w:top w:val="none" w:sz="0" w:space="0" w:color="auto"/>
                <w:left w:val="none" w:sz="0" w:space="0" w:color="auto"/>
                <w:bottom w:val="none" w:sz="0" w:space="0" w:color="auto"/>
                <w:right w:val="none" w:sz="0" w:space="0" w:color="auto"/>
              </w:divBdr>
            </w:div>
            <w:div w:id="2126925754">
              <w:marLeft w:val="0"/>
              <w:marRight w:val="0"/>
              <w:marTop w:val="0"/>
              <w:marBottom w:val="0"/>
              <w:divBdr>
                <w:top w:val="none" w:sz="0" w:space="0" w:color="auto"/>
                <w:left w:val="none" w:sz="0" w:space="0" w:color="auto"/>
                <w:bottom w:val="none" w:sz="0" w:space="0" w:color="auto"/>
                <w:right w:val="none" w:sz="0" w:space="0" w:color="auto"/>
              </w:divBdr>
            </w:div>
          </w:divsChild>
        </w:div>
        <w:div w:id="655500009">
          <w:marLeft w:val="0"/>
          <w:marRight w:val="0"/>
          <w:marTop w:val="0"/>
          <w:marBottom w:val="0"/>
          <w:divBdr>
            <w:top w:val="none" w:sz="0" w:space="0" w:color="auto"/>
            <w:left w:val="none" w:sz="0" w:space="0" w:color="auto"/>
            <w:bottom w:val="none" w:sz="0" w:space="0" w:color="auto"/>
            <w:right w:val="none" w:sz="0" w:space="0" w:color="auto"/>
          </w:divBdr>
          <w:divsChild>
            <w:div w:id="2140147744">
              <w:marLeft w:val="-75"/>
              <w:marRight w:val="0"/>
              <w:marTop w:val="30"/>
              <w:marBottom w:val="30"/>
              <w:divBdr>
                <w:top w:val="none" w:sz="0" w:space="0" w:color="auto"/>
                <w:left w:val="none" w:sz="0" w:space="0" w:color="auto"/>
                <w:bottom w:val="none" w:sz="0" w:space="0" w:color="auto"/>
                <w:right w:val="none" w:sz="0" w:space="0" w:color="auto"/>
              </w:divBdr>
              <w:divsChild>
                <w:div w:id="424497460">
                  <w:marLeft w:val="0"/>
                  <w:marRight w:val="0"/>
                  <w:marTop w:val="0"/>
                  <w:marBottom w:val="0"/>
                  <w:divBdr>
                    <w:top w:val="none" w:sz="0" w:space="0" w:color="auto"/>
                    <w:left w:val="none" w:sz="0" w:space="0" w:color="auto"/>
                    <w:bottom w:val="none" w:sz="0" w:space="0" w:color="auto"/>
                    <w:right w:val="none" w:sz="0" w:space="0" w:color="auto"/>
                  </w:divBdr>
                  <w:divsChild>
                    <w:div w:id="552541827">
                      <w:marLeft w:val="0"/>
                      <w:marRight w:val="0"/>
                      <w:marTop w:val="0"/>
                      <w:marBottom w:val="0"/>
                      <w:divBdr>
                        <w:top w:val="none" w:sz="0" w:space="0" w:color="auto"/>
                        <w:left w:val="none" w:sz="0" w:space="0" w:color="auto"/>
                        <w:bottom w:val="none" w:sz="0" w:space="0" w:color="auto"/>
                        <w:right w:val="none" w:sz="0" w:space="0" w:color="auto"/>
                      </w:divBdr>
                    </w:div>
                  </w:divsChild>
                </w:div>
                <w:div w:id="1057554753">
                  <w:marLeft w:val="0"/>
                  <w:marRight w:val="0"/>
                  <w:marTop w:val="0"/>
                  <w:marBottom w:val="0"/>
                  <w:divBdr>
                    <w:top w:val="none" w:sz="0" w:space="0" w:color="auto"/>
                    <w:left w:val="none" w:sz="0" w:space="0" w:color="auto"/>
                    <w:bottom w:val="none" w:sz="0" w:space="0" w:color="auto"/>
                    <w:right w:val="none" w:sz="0" w:space="0" w:color="auto"/>
                  </w:divBdr>
                  <w:divsChild>
                    <w:div w:id="360398360">
                      <w:marLeft w:val="0"/>
                      <w:marRight w:val="0"/>
                      <w:marTop w:val="0"/>
                      <w:marBottom w:val="0"/>
                      <w:divBdr>
                        <w:top w:val="none" w:sz="0" w:space="0" w:color="auto"/>
                        <w:left w:val="none" w:sz="0" w:space="0" w:color="auto"/>
                        <w:bottom w:val="none" w:sz="0" w:space="0" w:color="auto"/>
                        <w:right w:val="none" w:sz="0" w:space="0" w:color="auto"/>
                      </w:divBdr>
                    </w:div>
                  </w:divsChild>
                </w:div>
                <w:div w:id="1129131313">
                  <w:marLeft w:val="0"/>
                  <w:marRight w:val="0"/>
                  <w:marTop w:val="0"/>
                  <w:marBottom w:val="0"/>
                  <w:divBdr>
                    <w:top w:val="none" w:sz="0" w:space="0" w:color="auto"/>
                    <w:left w:val="none" w:sz="0" w:space="0" w:color="auto"/>
                    <w:bottom w:val="none" w:sz="0" w:space="0" w:color="auto"/>
                    <w:right w:val="none" w:sz="0" w:space="0" w:color="auto"/>
                  </w:divBdr>
                  <w:divsChild>
                    <w:div w:id="1785464891">
                      <w:marLeft w:val="0"/>
                      <w:marRight w:val="0"/>
                      <w:marTop w:val="0"/>
                      <w:marBottom w:val="0"/>
                      <w:divBdr>
                        <w:top w:val="none" w:sz="0" w:space="0" w:color="auto"/>
                        <w:left w:val="none" w:sz="0" w:space="0" w:color="auto"/>
                        <w:bottom w:val="none" w:sz="0" w:space="0" w:color="auto"/>
                        <w:right w:val="none" w:sz="0" w:space="0" w:color="auto"/>
                      </w:divBdr>
                    </w:div>
                  </w:divsChild>
                </w:div>
                <w:div w:id="1178274447">
                  <w:marLeft w:val="0"/>
                  <w:marRight w:val="0"/>
                  <w:marTop w:val="0"/>
                  <w:marBottom w:val="0"/>
                  <w:divBdr>
                    <w:top w:val="none" w:sz="0" w:space="0" w:color="auto"/>
                    <w:left w:val="none" w:sz="0" w:space="0" w:color="auto"/>
                    <w:bottom w:val="none" w:sz="0" w:space="0" w:color="auto"/>
                    <w:right w:val="none" w:sz="0" w:space="0" w:color="auto"/>
                  </w:divBdr>
                  <w:divsChild>
                    <w:div w:id="98809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20733">
          <w:marLeft w:val="0"/>
          <w:marRight w:val="0"/>
          <w:marTop w:val="0"/>
          <w:marBottom w:val="0"/>
          <w:divBdr>
            <w:top w:val="none" w:sz="0" w:space="0" w:color="auto"/>
            <w:left w:val="none" w:sz="0" w:space="0" w:color="auto"/>
            <w:bottom w:val="none" w:sz="0" w:space="0" w:color="auto"/>
            <w:right w:val="none" w:sz="0" w:space="0" w:color="auto"/>
          </w:divBdr>
          <w:divsChild>
            <w:div w:id="830098305">
              <w:marLeft w:val="-75"/>
              <w:marRight w:val="0"/>
              <w:marTop w:val="30"/>
              <w:marBottom w:val="30"/>
              <w:divBdr>
                <w:top w:val="none" w:sz="0" w:space="0" w:color="auto"/>
                <w:left w:val="none" w:sz="0" w:space="0" w:color="auto"/>
                <w:bottom w:val="none" w:sz="0" w:space="0" w:color="auto"/>
                <w:right w:val="none" w:sz="0" w:space="0" w:color="auto"/>
              </w:divBdr>
              <w:divsChild>
                <w:div w:id="148863251">
                  <w:marLeft w:val="0"/>
                  <w:marRight w:val="0"/>
                  <w:marTop w:val="0"/>
                  <w:marBottom w:val="0"/>
                  <w:divBdr>
                    <w:top w:val="none" w:sz="0" w:space="0" w:color="auto"/>
                    <w:left w:val="none" w:sz="0" w:space="0" w:color="auto"/>
                    <w:bottom w:val="none" w:sz="0" w:space="0" w:color="auto"/>
                    <w:right w:val="none" w:sz="0" w:space="0" w:color="auto"/>
                  </w:divBdr>
                  <w:divsChild>
                    <w:div w:id="122889576">
                      <w:marLeft w:val="0"/>
                      <w:marRight w:val="0"/>
                      <w:marTop w:val="0"/>
                      <w:marBottom w:val="0"/>
                      <w:divBdr>
                        <w:top w:val="none" w:sz="0" w:space="0" w:color="auto"/>
                        <w:left w:val="none" w:sz="0" w:space="0" w:color="auto"/>
                        <w:bottom w:val="none" w:sz="0" w:space="0" w:color="auto"/>
                        <w:right w:val="none" w:sz="0" w:space="0" w:color="auto"/>
                      </w:divBdr>
                    </w:div>
                  </w:divsChild>
                </w:div>
                <w:div w:id="1135487388">
                  <w:marLeft w:val="0"/>
                  <w:marRight w:val="0"/>
                  <w:marTop w:val="0"/>
                  <w:marBottom w:val="0"/>
                  <w:divBdr>
                    <w:top w:val="none" w:sz="0" w:space="0" w:color="auto"/>
                    <w:left w:val="none" w:sz="0" w:space="0" w:color="auto"/>
                    <w:bottom w:val="none" w:sz="0" w:space="0" w:color="auto"/>
                    <w:right w:val="none" w:sz="0" w:space="0" w:color="auto"/>
                  </w:divBdr>
                  <w:divsChild>
                    <w:div w:id="2068063309">
                      <w:marLeft w:val="0"/>
                      <w:marRight w:val="0"/>
                      <w:marTop w:val="0"/>
                      <w:marBottom w:val="0"/>
                      <w:divBdr>
                        <w:top w:val="none" w:sz="0" w:space="0" w:color="auto"/>
                        <w:left w:val="none" w:sz="0" w:space="0" w:color="auto"/>
                        <w:bottom w:val="none" w:sz="0" w:space="0" w:color="auto"/>
                        <w:right w:val="none" w:sz="0" w:space="0" w:color="auto"/>
                      </w:divBdr>
                    </w:div>
                  </w:divsChild>
                </w:div>
                <w:div w:id="1710761202">
                  <w:marLeft w:val="0"/>
                  <w:marRight w:val="0"/>
                  <w:marTop w:val="0"/>
                  <w:marBottom w:val="0"/>
                  <w:divBdr>
                    <w:top w:val="none" w:sz="0" w:space="0" w:color="auto"/>
                    <w:left w:val="none" w:sz="0" w:space="0" w:color="auto"/>
                    <w:bottom w:val="none" w:sz="0" w:space="0" w:color="auto"/>
                    <w:right w:val="none" w:sz="0" w:space="0" w:color="auto"/>
                  </w:divBdr>
                  <w:divsChild>
                    <w:div w:id="1774520513">
                      <w:marLeft w:val="0"/>
                      <w:marRight w:val="0"/>
                      <w:marTop w:val="0"/>
                      <w:marBottom w:val="0"/>
                      <w:divBdr>
                        <w:top w:val="none" w:sz="0" w:space="0" w:color="auto"/>
                        <w:left w:val="none" w:sz="0" w:space="0" w:color="auto"/>
                        <w:bottom w:val="none" w:sz="0" w:space="0" w:color="auto"/>
                        <w:right w:val="none" w:sz="0" w:space="0" w:color="auto"/>
                      </w:divBdr>
                    </w:div>
                  </w:divsChild>
                </w:div>
                <w:div w:id="1980841417">
                  <w:marLeft w:val="0"/>
                  <w:marRight w:val="0"/>
                  <w:marTop w:val="0"/>
                  <w:marBottom w:val="0"/>
                  <w:divBdr>
                    <w:top w:val="none" w:sz="0" w:space="0" w:color="auto"/>
                    <w:left w:val="none" w:sz="0" w:space="0" w:color="auto"/>
                    <w:bottom w:val="none" w:sz="0" w:space="0" w:color="auto"/>
                    <w:right w:val="none" w:sz="0" w:space="0" w:color="auto"/>
                  </w:divBdr>
                  <w:divsChild>
                    <w:div w:id="127671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89058">
          <w:marLeft w:val="0"/>
          <w:marRight w:val="0"/>
          <w:marTop w:val="0"/>
          <w:marBottom w:val="0"/>
          <w:divBdr>
            <w:top w:val="none" w:sz="0" w:space="0" w:color="auto"/>
            <w:left w:val="none" w:sz="0" w:space="0" w:color="auto"/>
            <w:bottom w:val="none" w:sz="0" w:space="0" w:color="auto"/>
            <w:right w:val="none" w:sz="0" w:space="0" w:color="auto"/>
          </w:divBdr>
          <w:divsChild>
            <w:div w:id="796607434">
              <w:marLeft w:val="-75"/>
              <w:marRight w:val="0"/>
              <w:marTop w:val="30"/>
              <w:marBottom w:val="30"/>
              <w:divBdr>
                <w:top w:val="none" w:sz="0" w:space="0" w:color="auto"/>
                <w:left w:val="none" w:sz="0" w:space="0" w:color="auto"/>
                <w:bottom w:val="none" w:sz="0" w:space="0" w:color="auto"/>
                <w:right w:val="none" w:sz="0" w:space="0" w:color="auto"/>
              </w:divBdr>
              <w:divsChild>
                <w:div w:id="43674771">
                  <w:marLeft w:val="0"/>
                  <w:marRight w:val="0"/>
                  <w:marTop w:val="0"/>
                  <w:marBottom w:val="0"/>
                  <w:divBdr>
                    <w:top w:val="none" w:sz="0" w:space="0" w:color="auto"/>
                    <w:left w:val="none" w:sz="0" w:space="0" w:color="auto"/>
                    <w:bottom w:val="none" w:sz="0" w:space="0" w:color="auto"/>
                    <w:right w:val="none" w:sz="0" w:space="0" w:color="auto"/>
                  </w:divBdr>
                  <w:divsChild>
                    <w:div w:id="1162771144">
                      <w:marLeft w:val="0"/>
                      <w:marRight w:val="0"/>
                      <w:marTop w:val="0"/>
                      <w:marBottom w:val="0"/>
                      <w:divBdr>
                        <w:top w:val="none" w:sz="0" w:space="0" w:color="auto"/>
                        <w:left w:val="none" w:sz="0" w:space="0" w:color="auto"/>
                        <w:bottom w:val="none" w:sz="0" w:space="0" w:color="auto"/>
                        <w:right w:val="none" w:sz="0" w:space="0" w:color="auto"/>
                      </w:divBdr>
                    </w:div>
                  </w:divsChild>
                </w:div>
                <w:div w:id="735589805">
                  <w:marLeft w:val="0"/>
                  <w:marRight w:val="0"/>
                  <w:marTop w:val="0"/>
                  <w:marBottom w:val="0"/>
                  <w:divBdr>
                    <w:top w:val="none" w:sz="0" w:space="0" w:color="auto"/>
                    <w:left w:val="none" w:sz="0" w:space="0" w:color="auto"/>
                    <w:bottom w:val="none" w:sz="0" w:space="0" w:color="auto"/>
                    <w:right w:val="none" w:sz="0" w:space="0" w:color="auto"/>
                  </w:divBdr>
                  <w:divsChild>
                    <w:div w:id="1996176513">
                      <w:marLeft w:val="0"/>
                      <w:marRight w:val="0"/>
                      <w:marTop w:val="0"/>
                      <w:marBottom w:val="0"/>
                      <w:divBdr>
                        <w:top w:val="none" w:sz="0" w:space="0" w:color="auto"/>
                        <w:left w:val="none" w:sz="0" w:space="0" w:color="auto"/>
                        <w:bottom w:val="none" w:sz="0" w:space="0" w:color="auto"/>
                        <w:right w:val="none" w:sz="0" w:space="0" w:color="auto"/>
                      </w:divBdr>
                    </w:div>
                  </w:divsChild>
                </w:div>
                <w:div w:id="1099061144">
                  <w:marLeft w:val="0"/>
                  <w:marRight w:val="0"/>
                  <w:marTop w:val="0"/>
                  <w:marBottom w:val="0"/>
                  <w:divBdr>
                    <w:top w:val="none" w:sz="0" w:space="0" w:color="auto"/>
                    <w:left w:val="none" w:sz="0" w:space="0" w:color="auto"/>
                    <w:bottom w:val="none" w:sz="0" w:space="0" w:color="auto"/>
                    <w:right w:val="none" w:sz="0" w:space="0" w:color="auto"/>
                  </w:divBdr>
                  <w:divsChild>
                    <w:div w:id="930773232">
                      <w:marLeft w:val="0"/>
                      <w:marRight w:val="0"/>
                      <w:marTop w:val="0"/>
                      <w:marBottom w:val="0"/>
                      <w:divBdr>
                        <w:top w:val="none" w:sz="0" w:space="0" w:color="auto"/>
                        <w:left w:val="none" w:sz="0" w:space="0" w:color="auto"/>
                        <w:bottom w:val="none" w:sz="0" w:space="0" w:color="auto"/>
                        <w:right w:val="none" w:sz="0" w:space="0" w:color="auto"/>
                      </w:divBdr>
                    </w:div>
                  </w:divsChild>
                </w:div>
                <w:div w:id="1812869483">
                  <w:marLeft w:val="0"/>
                  <w:marRight w:val="0"/>
                  <w:marTop w:val="0"/>
                  <w:marBottom w:val="0"/>
                  <w:divBdr>
                    <w:top w:val="none" w:sz="0" w:space="0" w:color="auto"/>
                    <w:left w:val="none" w:sz="0" w:space="0" w:color="auto"/>
                    <w:bottom w:val="none" w:sz="0" w:space="0" w:color="auto"/>
                    <w:right w:val="none" w:sz="0" w:space="0" w:color="auto"/>
                  </w:divBdr>
                  <w:divsChild>
                    <w:div w:id="9910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704274">
          <w:marLeft w:val="0"/>
          <w:marRight w:val="0"/>
          <w:marTop w:val="0"/>
          <w:marBottom w:val="0"/>
          <w:divBdr>
            <w:top w:val="none" w:sz="0" w:space="0" w:color="auto"/>
            <w:left w:val="none" w:sz="0" w:space="0" w:color="auto"/>
            <w:bottom w:val="none" w:sz="0" w:space="0" w:color="auto"/>
            <w:right w:val="none" w:sz="0" w:space="0" w:color="auto"/>
          </w:divBdr>
          <w:divsChild>
            <w:div w:id="474689185">
              <w:marLeft w:val="0"/>
              <w:marRight w:val="0"/>
              <w:marTop w:val="0"/>
              <w:marBottom w:val="0"/>
              <w:divBdr>
                <w:top w:val="none" w:sz="0" w:space="0" w:color="auto"/>
                <w:left w:val="none" w:sz="0" w:space="0" w:color="auto"/>
                <w:bottom w:val="none" w:sz="0" w:space="0" w:color="auto"/>
                <w:right w:val="none" w:sz="0" w:space="0" w:color="auto"/>
              </w:divBdr>
            </w:div>
            <w:div w:id="1894464619">
              <w:marLeft w:val="0"/>
              <w:marRight w:val="0"/>
              <w:marTop w:val="0"/>
              <w:marBottom w:val="0"/>
              <w:divBdr>
                <w:top w:val="none" w:sz="0" w:space="0" w:color="auto"/>
                <w:left w:val="none" w:sz="0" w:space="0" w:color="auto"/>
                <w:bottom w:val="none" w:sz="0" w:space="0" w:color="auto"/>
                <w:right w:val="none" w:sz="0" w:space="0" w:color="auto"/>
              </w:divBdr>
            </w:div>
            <w:div w:id="2126188803">
              <w:marLeft w:val="0"/>
              <w:marRight w:val="0"/>
              <w:marTop w:val="0"/>
              <w:marBottom w:val="0"/>
              <w:divBdr>
                <w:top w:val="none" w:sz="0" w:space="0" w:color="auto"/>
                <w:left w:val="none" w:sz="0" w:space="0" w:color="auto"/>
                <w:bottom w:val="none" w:sz="0" w:space="0" w:color="auto"/>
                <w:right w:val="none" w:sz="0" w:space="0" w:color="auto"/>
              </w:divBdr>
            </w:div>
          </w:divsChild>
        </w:div>
        <w:div w:id="765344556">
          <w:marLeft w:val="0"/>
          <w:marRight w:val="0"/>
          <w:marTop w:val="0"/>
          <w:marBottom w:val="0"/>
          <w:divBdr>
            <w:top w:val="none" w:sz="0" w:space="0" w:color="auto"/>
            <w:left w:val="none" w:sz="0" w:space="0" w:color="auto"/>
            <w:bottom w:val="none" w:sz="0" w:space="0" w:color="auto"/>
            <w:right w:val="none" w:sz="0" w:space="0" w:color="auto"/>
          </w:divBdr>
          <w:divsChild>
            <w:div w:id="120463523">
              <w:marLeft w:val="0"/>
              <w:marRight w:val="0"/>
              <w:marTop w:val="0"/>
              <w:marBottom w:val="0"/>
              <w:divBdr>
                <w:top w:val="none" w:sz="0" w:space="0" w:color="auto"/>
                <w:left w:val="none" w:sz="0" w:space="0" w:color="auto"/>
                <w:bottom w:val="none" w:sz="0" w:space="0" w:color="auto"/>
                <w:right w:val="none" w:sz="0" w:space="0" w:color="auto"/>
              </w:divBdr>
            </w:div>
            <w:div w:id="433016755">
              <w:marLeft w:val="0"/>
              <w:marRight w:val="0"/>
              <w:marTop w:val="0"/>
              <w:marBottom w:val="0"/>
              <w:divBdr>
                <w:top w:val="none" w:sz="0" w:space="0" w:color="auto"/>
                <w:left w:val="none" w:sz="0" w:space="0" w:color="auto"/>
                <w:bottom w:val="none" w:sz="0" w:space="0" w:color="auto"/>
                <w:right w:val="none" w:sz="0" w:space="0" w:color="auto"/>
              </w:divBdr>
            </w:div>
            <w:div w:id="526988788">
              <w:marLeft w:val="0"/>
              <w:marRight w:val="0"/>
              <w:marTop w:val="0"/>
              <w:marBottom w:val="0"/>
              <w:divBdr>
                <w:top w:val="none" w:sz="0" w:space="0" w:color="auto"/>
                <w:left w:val="none" w:sz="0" w:space="0" w:color="auto"/>
                <w:bottom w:val="none" w:sz="0" w:space="0" w:color="auto"/>
                <w:right w:val="none" w:sz="0" w:space="0" w:color="auto"/>
              </w:divBdr>
            </w:div>
            <w:div w:id="1250894669">
              <w:marLeft w:val="0"/>
              <w:marRight w:val="0"/>
              <w:marTop w:val="0"/>
              <w:marBottom w:val="0"/>
              <w:divBdr>
                <w:top w:val="none" w:sz="0" w:space="0" w:color="auto"/>
                <w:left w:val="none" w:sz="0" w:space="0" w:color="auto"/>
                <w:bottom w:val="none" w:sz="0" w:space="0" w:color="auto"/>
                <w:right w:val="none" w:sz="0" w:space="0" w:color="auto"/>
              </w:divBdr>
            </w:div>
            <w:div w:id="1491218139">
              <w:marLeft w:val="0"/>
              <w:marRight w:val="0"/>
              <w:marTop w:val="0"/>
              <w:marBottom w:val="0"/>
              <w:divBdr>
                <w:top w:val="none" w:sz="0" w:space="0" w:color="auto"/>
                <w:left w:val="none" w:sz="0" w:space="0" w:color="auto"/>
                <w:bottom w:val="none" w:sz="0" w:space="0" w:color="auto"/>
                <w:right w:val="none" w:sz="0" w:space="0" w:color="auto"/>
              </w:divBdr>
            </w:div>
            <w:div w:id="1655529685">
              <w:marLeft w:val="0"/>
              <w:marRight w:val="0"/>
              <w:marTop w:val="0"/>
              <w:marBottom w:val="0"/>
              <w:divBdr>
                <w:top w:val="none" w:sz="0" w:space="0" w:color="auto"/>
                <w:left w:val="none" w:sz="0" w:space="0" w:color="auto"/>
                <w:bottom w:val="none" w:sz="0" w:space="0" w:color="auto"/>
                <w:right w:val="none" w:sz="0" w:space="0" w:color="auto"/>
              </w:divBdr>
            </w:div>
          </w:divsChild>
        </w:div>
        <w:div w:id="795410487">
          <w:marLeft w:val="0"/>
          <w:marRight w:val="0"/>
          <w:marTop w:val="0"/>
          <w:marBottom w:val="0"/>
          <w:divBdr>
            <w:top w:val="none" w:sz="0" w:space="0" w:color="auto"/>
            <w:left w:val="none" w:sz="0" w:space="0" w:color="auto"/>
            <w:bottom w:val="none" w:sz="0" w:space="0" w:color="auto"/>
            <w:right w:val="none" w:sz="0" w:space="0" w:color="auto"/>
          </w:divBdr>
          <w:divsChild>
            <w:div w:id="2049447595">
              <w:marLeft w:val="-75"/>
              <w:marRight w:val="0"/>
              <w:marTop w:val="30"/>
              <w:marBottom w:val="30"/>
              <w:divBdr>
                <w:top w:val="none" w:sz="0" w:space="0" w:color="auto"/>
                <w:left w:val="none" w:sz="0" w:space="0" w:color="auto"/>
                <w:bottom w:val="none" w:sz="0" w:space="0" w:color="auto"/>
                <w:right w:val="none" w:sz="0" w:space="0" w:color="auto"/>
              </w:divBdr>
              <w:divsChild>
                <w:div w:id="54085293">
                  <w:marLeft w:val="0"/>
                  <w:marRight w:val="0"/>
                  <w:marTop w:val="0"/>
                  <w:marBottom w:val="0"/>
                  <w:divBdr>
                    <w:top w:val="none" w:sz="0" w:space="0" w:color="auto"/>
                    <w:left w:val="none" w:sz="0" w:space="0" w:color="auto"/>
                    <w:bottom w:val="none" w:sz="0" w:space="0" w:color="auto"/>
                    <w:right w:val="none" w:sz="0" w:space="0" w:color="auto"/>
                  </w:divBdr>
                  <w:divsChild>
                    <w:div w:id="1481845316">
                      <w:marLeft w:val="0"/>
                      <w:marRight w:val="0"/>
                      <w:marTop w:val="0"/>
                      <w:marBottom w:val="0"/>
                      <w:divBdr>
                        <w:top w:val="none" w:sz="0" w:space="0" w:color="auto"/>
                        <w:left w:val="none" w:sz="0" w:space="0" w:color="auto"/>
                        <w:bottom w:val="none" w:sz="0" w:space="0" w:color="auto"/>
                        <w:right w:val="none" w:sz="0" w:space="0" w:color="auto"/>
                      </w:divBdr>
                    </w:div>
                  </w:divsChild>
                </w:div>
                <w:div w:id="1042166738">
                  <w:marLeft w:val="0"/>
                  <w:marRight w:val="0"/>
                  <w:marTop w:val="0"/>
                  <w:marBottom w:val="0"/>
                  <w:divBdr>
                    <w:top w:val="none" w:sz="0" w:space="0" w:color="auto"/>
                    <w:left w:val="none" w:sz="0" w:space="0" w:color="auto"/>
                    <w:bottom w:val="none" w:sz="0" w:space="0" w:color="auto"/>
                    <w:right w:val="none" w:sz="0" w:space="0" w:color="auto"/>
                  </w:divBdr>
                  <w:divsChild>
                    <w:div w:id="1070036488">
                      <w:marLeft w:val="0"/>
                      <w:marRight w:val="0"/>
                      <w:marTop w:val="0"/>
                      <w:marBottom w:val="0"/>
                      <w:divBdr>
                        <w:top w:val="none" w:sz="0" w:space="0" w:color="auto"/>
                        <w:left w:val="none" w:sz="0" w:space="0" w:color="auto"/>
                        <w:bottom w:val="none" w:sz="0" w:space="0" w:color="auto"/>
                        <w:right w:val="none" w:sz="0" w:space="0" w:color="auto"/>
                      </w:divBdr>
                    </w:div>
                  </w:divsChild>
                </w:div>
                <w:div w:id="1545482516">
                  <w:marLeft w:val="0"/>
                  <w:marRight w:val="0"/>
                  <w:marTop w:val="0"/>
                  <w:marBottom w:val="0"/>
                  <w:divBdr>
                    <w:top w:val="none" w:sz="0" w:space="0" w:color="auto"/>
                    <w:left w:val="none" w:sz="0" w:space="0" w:color="auto"/>
                    <w:bottom w:val="none" w:sz="0" w:space="0" w:color="auto"/>
                    <w:right w:val="none" w:sz="0" w:space="0" w:color="auto"/>
                  </w:divBdr>
                  <w:divsChild>
                    <w:div w:id="53085523">
                      <w:marLeft w:val="0"/>
                      <w:marRight w:val="0"/>
                      <w:marTop w:val="0"/>
                      <w:marBottom w:val="0"/>
                      <w:divBdr>
                        <w:top w:val="none" w:sz="0" w:space="0" w:color="auto"/>
                        <w:left w:val="none" w:sz="0" w:space="0" w:color="auto"/>
                        <w:bottom w:val="none" w:sz="0" w:space="0" w:color="auto"/>
                        <w:right w:val="none" w:sz="0" w:space="0" w:color="auto"/>
                      </w:divBdr>
                    </w:div>
                  </w:divsChild>
                </w:div>
                <w:div w:id="2033797517">
                  <w:marLeft w:val="0"/>
                  <w:marRight w:val="0"/>
                  <w:marTop w:val="0"/>
                  <w:marBottom w:val="0"/>
                  <w:divBdr>
                    <w:top w:val="none" w:sz="0" w:space="0" w:color="auto"/>
                    <w:left w:val="none" w:sz="0" w:space="0" w:color="auto"/>
                    <w:bottom w:val="none" w:sz="0" w:space="0" w:color="auto"/>
                    <w:right w:val="none" w:sz="0" w:space="0" w:color="auto"/>
                  </w:divBdr>
                  <w:divsChild>
                    <w:div w:id="178488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791531">
          <w:marLeft w:val="0"/>
          <w:marRight w:val="0"/>
          <w:marTop w:val="0"/>
          <w:marBottom w:val="0"/>
          <w:divBdr>
            <w:top w:val="none" w:sz="0" w:space="0" w:color="auto"/>
            <w:left w:val="none" w:sz="0" w:space="0" w:color="auto"/>
            <w:bottom w:val="none" w:sz="0" w:space="0" w:color="auto"/>
            <w:right w:val="none" w:sz="0" w:space="0" w:color="auto"/>
          </w:divBdr>
          <w:divsChild>
            <w:div w:id="32773030">
              <w:marLeft w:val="0"/>
              <w:marRight w:val="0"/>
              <w:marTop w:val="0"/>
              <w:marBottom w:val="0"/>
              <w:divBdr>
                <w:top w:val="none" w:sz="0" w:space="0" w:color="auto"/>
                <w:left w:val="none" w:sz="0" w:space="0" w:color="auto"/>
                <w:bottom w:val="none" w:sz="0" w:space="0" w:color="auto"/>
                <w:right w:val="none" w:sz="0" w:space="0" w:color="auto"/>
              </w:divBdr>
            </w:div>
            <w:div w:id="647368236">
              <w:marLeft w:val="0"/>
              <w:marRight w:val="0"/>
              <w:marTop w:val="0"/>
              <w:marBottom w:val="0"/>
              <w:divBdr>
                <w:top w:val="none" w:sz="0" w:space="0" w:color="auto"/>
                <w:left w:val="none" w:sz="0" w:space="0" w:color="auto"/>
                <w:bottom w:val="none" w:sz="0" w:space="0" w:color="auto"/>
                <w:right w:val="none" w:sz="0" w:space="0" w:color="auto"/>
              </w:divBdr>
            </w:div>
            <w:div w:id="908079719">
              <w:marLeft w:val="0"/>
              <w:marRight w:val="0"/>
              <w:marTop w:val="0"/>
              <w:marBottom w:val="0"/>
              <w:divBdr>
                <w:top w:val="none" w:sz="0" w:space="0" w:color="auto"/>
                <w:left w:val="none" w:sz="0" w:space="0" w:color="auto"/>
                <w:bottom w:val="none" w:sz="0" w:space="0" w:color="auto"/>
                <w:right w:val="none" w:sz="0" w:space="0" w:color="auto"/>
              </w:divBdr>
            </w:div>
          </w:divsChild>
        </w:div>
        <w:div w:id="850141569">
          <w:marLeft w:val="0"/>
          <w:marRight w:val="0"/>
          <w:marTop w:val="0"/>
          <w:marBottom w:val="0"/>
          <w:divBdr>
            <w:top w:val="none" w:sz="0" w:space="0" w:color="auto"/>
            <w:left w:val="none" w:sz="0" w:space="0" w:color="auto"/>
            <w:bottom w:val="none" w:sz="0" w:space="0" w:color="auto"/>
            <w:right w:val="none" w:sz="0" w:space="0" w:color="auto"/>
          </w:divBdr>
          <w:divsChild>
            <w:div w:id="1178272462">
              <w:marLeft w:val="-75"/>
              <w:marRight w:val="0"/>
              <w:marTop w:val="30"/>
              <w:marBottom w:val="30"/>
              <w:divBdr>
                <w:top w:val="none" w:sz="0" w:space="0" w:color="auto"/>
                <w:left w:val="none" w:sz="0" w:space="0" w:color="auto"/>
                <w:bottom w:val="none" w:sz="0" w:space="0" w:color="auto"/>
                <w:right w:val="none" w:sz="0" w:space="0" w:color="auto"/>
              </w:divBdr>
              <w:divsChild>
                <w:div w:id="169563482">
                  <w:marLeft w:val="0"/>
                  <w:marRight w:val="0"/>
                  <w:marTop w:val="0"/>
                  <w:marBottom w:val="0"/>
                  <w:divBdr>
                    <w:top w:val="none" w:sz="0" w:space="0" w:color="auto"/>
                    <w:left w:val="none" w:sz="0" w:space="0" w:color="auto"/>
                    <w:bottom w:val="none" w:sz="0" w:space="0" w:color="auto"/>
                    <w:right w:val="none" w:sz="0" w:space="0" w:color="auto"/>
                  </w:divBdr>
                  <w:divsChild>
                    <w:div w:id="674840444">
                      <w:marLeft w:val="0"/>
                      <w:marRight w:val="0"/>
                      <w:marTop w:val="0"/>
                      <w:marBottom w:val="0"/>
                      <w:divBdr>
                        <w:top w:val="none" w:sz="0" w:space="0" w:color="auto"/>
                        <w:left w:val="none" w:sz="0" w:space="0" w:color="auto"/>
                        <w:bottom w:val="none" w:sz="0" w:space="0" w:color="auto"/>
                        <w:right w:val="none" w:sz="0" w:space="0" w:color="auto"/>
                      </w:divBdr>
                    </w:div>
                  </w:divsChild>
                </w:div>
                <w:div w:id="409471079">
                  <w:marLeft w:val="0"/>
                  <w:marRight w:val="0"/>
                  <w:marTop w:val="0"/>
                  <w:marBottom w:val="0"/>
                  <w:divBdr>
                    <w:top w:val="none" w:sz="0" w:space="0" w:color="auto"/>
                    <w:left w:val="none" w:sz="0" w:space="0" w:color="auto"/>
                    <w:bottom w:val="none" w:sz="0" w:space="0" w:color="auto"/>
                    <w:right w:val="none" w:sz="0" w:space="0" w:color="auto"/>
                  </w:divBdr>
                  <w:divsChild>
                    <w:div w:id="66198620">
                      <w:marLeft w:val="0"/>
                      <w:marRight w:val="0"/>
                      <w:marTop w:val="0"/>
                      <w:marBottom w:val="0"/>
                      <w:divBdr>
                        <w:top w:val="none" w:sz="0" w:space="0" w:color="auto"/>
                        <w:left w:val="none" w:sz="0" w:space="0" w:color="auto"/>
                        <w:bottom w:val="none" w:sz="0" w:space="0" w:color="auto"/>
                        <w:right w:val="none" w:sz="0" w:space="0" w:color="auto"/>
                      </w:divBdr>
                    </w:div>
                  </w:divsChild>
                </w:div>
                <w:div w:id="944651586">
                  <w:marLeft w:val="0"/>
                  <w:marRight w:val="0"/>
                  <w:marTop w:val="0"/>
                  <w:marBottom w:val="0"/>
                  <w:divBdr>
                    <w:top w:val="none" w:sz="0" w:space="0" w:color="auto"/>
                    <w:left w:val="none" w:sz="0" w:space="0" w:color="auto"/>
                    <w:bottom w:val="none" w:sz="0" w:space="0" w:color="auto"/>
                    <w:right w:val="none" w:sz="0" w:space="0" w:color="auto"/>
                  </w:divBdr>
                  <w:divsChild>
                    <w:div w:id="1597790789">
                      <w:marLeft w:val="0"/>
                      <w:marRight w:val="0"/>
                      <w:marTop w:val="0"/>
                      <w:marBottom w:val="0"/>
                      <w:divBdr>
                        <w:top w:val="none" w:sz="0" w:space="0" w:color="auto"/>
                        <w:left w:val="none" w:sz="0" w:space="0" w:color="auto"/>
                        <w:bottom w:val="none" w:sz="0" w:space="0" w:color="auto"/>
                        <w:right w:val="none" w:sz="0" w:space="0" w:color="auto"/>
                      </w:divBdr>
                    </w:div>
                  </w:divsChild>
                </w:div>
                <w:div w:id="1987469688">
                  <w:marLeft w:val="0"/>
                  <w:marRight w:val="0"/>
                  <w:marTop w:val="0"/>
                  <w:marBottom w:val="0"/>
                  <w:divBdr>
                    <w:top w:val="none" w:sz="0" w:space="0" w:color="auto"/>
                    <w:left w:val="none" w:sz="0" w:space="0" w:color="auto"/>
                    <w:bottom w:val="none" w:sz="0" w:space="0" w:color="auto"/>
                    <w:right w:val="none" w:sz="0" w:space="0" w:color="auto"/>
                  </w:divBdr>
                  <w:divsChild>
                    <w:div w:id="5925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97586">
          <w:marLeft w:val="0"/>
          <w:marRight w:val="0"/>
          <w:marTop w:val="0"/>
          <w:marBottom w:val="0"/>
          <w:divBdr>
            <w:top w:val="none" w:sz="0" w:space="0" w:color="auto"/>
            <w:left w:val="none" w:sz="0" w:space="0" w:color="auto"/>
            <w:bottom w:val="none" w:sz="0" w:space="0" w:color="auto"/>
            <w:right w:val="none" w:sz="0" w:space="0" w:color="auto"/>
          </w:divBdr>
          <w:divsChild>
            <w:div w:id="159583888">
              <w:marLeft w:val="0"/>
              <w:marRight w:val="0"/>
              <w:marTop w:val="0"/>
              <w:marBottom w:val="0"/>
              <w:divBdr>
                <w:top w:val="none" w:sz="0" w:space="0" w:color="auto"/>
                <w:left w:val="none" w:sz="0" w:space="0" w:color="auto"/>
                <w:bottom w:val="none" w:sz="0" w:space="0" w:color="auto"/>
                <w:right w:val="none" w:sz="0" w:space="0" w:color="auto"/>
              </w:divBdr>
            </w:div>
            <w:div w:id="652759435">
              <w:marLeft w:val="0"/>
              <w:marRight w:val="0"/>
              <w:marTop w:val="0"/>
              <w:marBottom w:val="0"/>
              <w:divBdr>
                <w:top w:val="none" w:sz="0" w:space="0" w:color="auto"/>
                <w:left w:val="none" w:sz="0" w:space="0" w:color="auto"/>
                <w:bottom w:val="none" w:sz="0" w:space="0" w:color="auto"/>
                <w:right w:val="none" w:sz="0" w:space="0" w:color="auto"/>
              </w:divBdr>
            </w:div>
            <w:div w:id="1021971512">
              <w:marLeft w:val="0"/>
              <w:marRight w:val="0"/>
              <w:marTop w:val="0"/>
              <w:marBottom w:val="0"/>
              <w:divBdr>
                <w:top w:val="none" w:sz="0" w:space="0" w:color="auto"/>
                <w:left w:val="none" w:sz="0" w:space="0" w:color="auto"/>
                <w:bottom w:val="none" w:sz="0" w:space="0" w:color="auto"/>
                <w:right w:val="none" w:sz="0" w:space="0" w:color="auto"/>
              </w:divBdr>
            </w:div>
            <w:div w:id="1347749641">
              <w:marLeft w:val="0"/>
              <w:marRight w:val="0"/>
              <w:marTop w:val="0"/>
              <w:marBottom w:val="0"/>
              <w:divBdr>
                <w:top w:val="none" w:sz="0" w:space="0" w:color="auto"/>
                <w:left w:val="none" w:sz="0" w:space="0" w:color="auto"/>
                <w:bottom w:val="none" w:sz="0" w:space="0" w:color="auto"/>
                <w:right w:val="none" w:sz="0" w:space="0" w:color="auto"/>
              </w:divBdr>
            </w:div>
            <w:div w:id="1589538295">
              <w:marLeft w:val="0"/>
              <w:marRight w:val="0"/>
              <w:marTop w:val="0"/>
              <w:marBottom w:val="0"/>
              <w:divBdr>
                <w:top w:val="none" w:sz="0" w:space="0" w:color="auto"/>
                <w:left w:val="none" w:sz="0" w:space="0" w:color="auto"/>
                <w:bottom w:val="none" w:sz="0" w:space="0" w:color="auto"/>
                <w:right w:val="none" w:sz="0" w:space="0" w:color="auto"/>
              </w:divBdr>
            </w:div>
            <w:div w:id="1689480748">
              <w:marLeft w:val="0"/>
              <w:marRight w:val="0"/>
              <w:marTop w:val="0"/>
              <w:marBottom w:val="0"/>
              <w:divBdr>
                <w:top w:val="none" w:sz="0" w:space="0" w:color="auto"/>
                <w:left w:val="none" w:sz="0" w:space="0" w:color="auto"/>
                <w:bottom w:val="none" w:sz="0" w:space="0" w:color="auto"/>
                <w:right w:val="none" w:sz="0" w:space="0" w:color="auto"/>
              </w:divBdr>
            </w:div>
            <w:div w:id="2039160433">
              <w:marLeft w:val="0"/>
              <w:marRight w:val="0"/>
              <w:marTop w:val="0"/>
              <w:marBottom w:val="0"/>
              <w:divBdr>
                <w:top w:val="none" w:sz="0" w:space="0" w:color="auto"/>
                <w:left w:val="none" w:sz="0" w:space="0" w:color="auto"/>
                <w:bottom w:val="none" w:sz="0" w:space="0" w:color="auto"/>
                <w:right w:val="none" w:sz="0" w:space="0" w:color="auto"/>
              </w:divBdr>
            </w:div>
            <w:div w:id="2043088961">
              <w:marLeft w:val="0"/>
              <w:marRight w:val="0"/>
              <w:marTop w:val="0"/>
              <w:marBottom w:val="0"/>
              <w:divBdr>
                <w:top w:val="none" w:sz="0" w:space="0" w:color="auto"/>
                <w:left w:val="none" w:sz="0" w:space="0" w:color="auto"/>
                <w:bottom w:val="none" w:sz="0" w:space="0" w:color="auto"/>
                <w:right w:val="none" w:sz="0" w:space="0" w:color="auto"/>
              </w:divBdr>
            </w:div>
          </w:divsChild>
        </w:div>
        <w:div w:id="963315969">
          <w:marLeft w:val="0"/>
          <w:marRight w:val="0"/>
          <w:marTop w:val="0"/>
          <w:marBottom w:val="0"/>
          <w:divBdr>
            <w:top w:val="none" w:sz="0" w:space="0" w:color="auto"/>
            <w:left w:val="none" w:sz="0" w:space="0" w:color="auto"/>
            <w:bottom w:val="none" w:sz="0" w:space="0" w:color="auto"/>
            <w:right w:val="none" w:sz="0" w:space="0" w:color="auto"/>
          </w:divBdr>
          <w:divsChild>
            <w:div w:id="154105244">
              <w:marLeft w:val="0"/>
              <w:marRight w:val="0"/>
              <w:marTop w:val="0"/>
              <w:marBottom w:val="0"/>
              <w:divBdr>
                <w:top w:val="none" w:sz="0" w:space="0" w:color="auto"/>
                <w:left w:val="none" w:sz="0" w:space="0" w:color="auto"/>
                <w:bottom w:val="none" w:sz="0" w:space="0" w:color="auto"/>
                <w:right w:val="none" w:sz="0" w:space="0" w:color="auto"/>
              </w:divBdr>
            </w:div>
            <w:div w:id="650600795">
              <w:marLeft w:val="0"/>
              <w:marRight w:val="0"/>
              <w:marTop w:val="0"/>
              <w:marBottom w:val="0"/>
              <w:divBdr>
                <w:top w:val="none" w:sz="0" w:space="0" w:color="auto"/>
                <w:left w:val="none" w:sz="0" w:space="0" w:color="auto"/>
                <w:bottom w:val="none" w:sz="0" w:space="0" w:color="auto"/>
                <w:right w:val="none" w:sz="0" w:space="0" w:color="auto"/>
              </w:divBdr>
            </w:div>
            <w:div w:id="1948468814">
              <w:marLeft w:val="0"/>
              <w:marRight w:val="0"/>
              <w:marTop w:val="0"/>
              <w:marBottom w:val="0"/>
              <w:divBdr>
                <w:top w:val="none" w:sz="0" w:space="0" w:color="auto"/>
                <w:left w:val="none" w:sz="0" w:space="0" w:color="auto"/>
                <w:bottom w:val="none" w:sz="0" w:space="0" w:color="auto"/>
                <w:right w:val="none" w:sz="0" w:space="0" w:color="auto"/>
              </w:divBdr>
            </w:div>
          </w:divsChild>
        </w:div>
        <w:div w:id="973561876">
          <w:marLeft w:val="0"/>
          <w:marRight w:val="0"/>
          <w:marTop w:val="0"/>
          <w:marBottom w:val="0"/>
          <w:divBdr>
            <w:top w:val="none" w:sz="0" w:space="0" w:color="auto"/>
            <w:left w:val="none" w:sz="0" w:space="0" w:color="auto"/>
            <w:bottom w:val="none" w:sz="0" w:space="0" w:color="auto"/>
            <w:right w:val="none" w:sz="0" w:space="0" w:color="auto"/>
          </w:divBdr>
          <w:divsChild>
            <w:div w:id="397631192">
              <w:marLeft w:val="0"/>
              <w:marRight w:val="0"/>
              <w:marTop w:val="0"/>
              <w:marBottom w:val="0"/>
              <w:divBdr>
                <w:top w:val="none" w:sz="0" w:space="0" w:color="auto"/>
                <w:left w:val="none" w:sz="0" w:space="0" w:color="auto"/>
                <w:bottom w:val="none" w:sz="0" w:space="0" w:color="auto"/>
                <w:right w:val="none" w:sz="0" w:space="0" w:color="auto"/>
              </w:divBdr>
            </w:div>
            <w:div w:id="474563844">
              <w:marLeft w:val="0"/>
              <w:marRight w:val="0"/>
              <w:marTop w:val="0"/>
              <w:marBottom w:val="0"/>
              <w:divBdr>
                <w:top w:val="none" w:sz="0" w:space="0" w:color="auto"/>
                <w:left w:val="none" w:sz="0" w:space="0" w:color="auto"/>
                <w:bottom w:val="none" w:sz="0" w:space="0" w:color="auto"/>
                <w:right w:val="none" w:sz="0" w:space="0" w:color="auto"/>
              </w:divBdr>
            </w:div>
            <w:div w:id="504563036">
              <w:marLeft w:val="0"/>
              <w:marRight w:val="0"/>
              <w:marTop w:val="0"/>
              <w:marBottom w:val="0"/>
              <w:divBdr>
                <w:top w:val="none" w:sz="0" w:space="0" w:color="auto"/>
                <w:left w:val="none" w:sz="0" w:space="0" w:color="auto"/>
                <w:bottom w:val="none" w:sz="0" w:space="0" w:color="auto"/>
                <w:right w:val="none" w:sz="0" w:space="0" w:color="auto"/>
              </w:divBdr>
            </w:div>
            <w:div w:id="638147872">
              <w:marLeft w:val="0"/>
              <w:marRight w:val="0"/>
              <w:marTop w:val="0"/>
              <w:marBottom w:val="0"/>
              <w:divBdr>
                <w:top w:val="none" w:sz="0" w:space="0" w:color="auto"/>
                <w:left w:val="none" w:sz="0" w:space="0" w:color="auto"/>
                <w:bottom w:val="none" w:sz="0" w:space="0" w:color="auto"/>
                <w:right w:val="none" w:sz="0" w:space="0" w:color="auto"/>
              </w:divBdr>
            </w:div>
            <w:div w:id="926423991">
              <w:marLeft w:val="0"/>
              <w:marRight w:val="0"/>
              <w:marTop w:val="0"/>
              <w:marBottom w:val="0"/>
              <w:divBdr>
                <w:top w:val="none" w:sz="0" w:space="0" w:color="auto"/>
                <w:left w:val="none" w:sz="0" w:space="0" w:color="auto"/>
                <w:bottom w:val="none" w:sz="0" w:space="0" w:color="auto"/>
                <w:right w:val="none" w:sz="0" w:space="0" w:color="auto"/>
              </w:divBdr>
            </w:div>
            <w:div w:id="1107000733">
              <w:marLeft w:val="0"/>
              <w:marRight w:val="0"/>
              <w:marTop w:val="0"/>
              <w:marBottom w:val="0"/>
              <w:divBdr>
                <w:top w:val="none" w:sz="0" w:space="0" w:color="auto"/>
                <w:left w:val="none" w:sz="0" w:space="0" w:color="auto"/>
                <w:bottom w:val="none" w:sz="0" w:space="0" w:color="auto"/>
                <w:right w:val="none" w:sz="0" w:space="0" w:color="auto"/>
              </w:divBdr>
            </w:div>
          </w:divsChild>
        </w:div>
        <w:div w:id="1020817429">
          <w:marLeft w:val="0"/>
          <w:marRight w:val="0"/>
          <w:marTop w:val="0"/>
          <w:marBottom w:val="0"/>
          <w:divBdr>
            <w:top w:val="none" w:sz="0" w:space="0" w:color="auto"/>
            <w:left w:val="none" w:sz="0" w:space="0" w:color="auto"/>
            <w:bottom w:val="none" w:sz="0" w:space="0" w:color="auto"/>
            <w:right w:val="none" w:sz="0" w:space="0" w:color="auto"/>
          </w:divBdr>
          <w:divsChild>
            <w:div w:id="455561549">
              <w:marLeft w:val="0"/>
              <w:marRight w:val="0"/>
              <w:marTop w:val="0"/>
              <w:marBottom w:val="0"/>
              <w:divBdr>
                <w:top w:val="none" w:sz="0" w:space="0" w:color="auto"/>
                <w:left w:val="none" w:sz="0" w:space="0" w:color="auto"/>
                <w:bottom w:val="none" w:sz="0" w:space="0" w:color="auto"/>
                <w:right w:val="none" w:sz="0" w:space="0" w:color="auto"/>
              </w:divBdr>
            </w:div>
            <w:div w:id="508760782">
              <w:marLeft w:val="0"/>
              <w:marRight w:val="0"/>
              <w:marTop w:val="0"/>
              <w:marBottom w:val="0"/>
              <w:divBdr>
                <w:top w:val="none" w:sz="0" w:space="0" w:color="auto"/>
                <w:left w:val="none" w:sz="0" w:space="0" w:color="auto"/>
                <w:bottom w:val="none" w:sz="0" w:space="0" w:color="auto"/>
                <w:right w:val="none" w:sz="0" w:space="0" w:color="auto"/>
              </w:divBdr>
            </w:div>
            <w:div w:id="1715352628">
              <w:marLeft w:val="0"/>
              <w:marRight w:val="0"/>
              <w:marTop w:val="0"/>
              <w:marBottom w:val="0"/>
              <w:divBdr>
                <w:top w:val="none" w:sz="0" w:space="0" w:color="auto"/>
                <w:left w:val="none" w:sz="0" w:space="0" w:color="auto"/>
                <w:bottom w:val="none" w:sz="0" w:space="0" w:color="auto"/>
                <w:right w:val="none" w:sz="0" w:space="0" w:color="auto"/>
              </w:divBdr>
            </w:div>
          </w:divsChild>
        </w:div>
        <w:div w:id="1040859133">
          <w:marLeft w:val="0"/>
          <w:marRight w:val="0"/>
          <w:marTop w:val="0"/>
          <w:marBottom w:val="0"/>
          <w:divBdr>
            <w:top w:val="none" w:sz="0" w:space="0" w:color="auto"/>
            <w:left w:val="none" w:sz="0" w:space="0" w:color="auto"/>
            <w:bottom w:val="none" w:sz="0" w:space="0" w:color="auto"/>
            <w:right w:val="none" w:sz="0" w:space="0" w:color="auto"/>
          </w:divBdr>
          <w:divsChild>
            <w:div w:id="1294484736">
              <w:marLeft w:val="0"/>
              <w:marRight w:val="0"/>
              <w:marTop w:val="0"/>
              <w:marBottom w:val="0"/>
              <w:divBdr>
                <w:top w:val="none" w:sz="0" w:space="0" w:color="auto"/>
                <w:left w:val="none" w:sz="0" w:space="0" w:color="auto"/>
                <w:bottom w:val="none" w:sz="0" w:space="0" w:color="auto"/>
                <w:right w:val="none" w:sz="0" w:space="0" w:color="auto"/>
              </w:divBdr>
            </w:div>
            <w:div w:id="1295672322">
              <w:marLeft w:val="0"/>
              <w:marRight w:val="0"/>
              <w:marTop w:val="0"/>
              <w:marBottom w:val="0"/>
              <w:divBdr>
                <w:top w:val="none" w:sz="0" w:space="0" w:color="auto"/>
                <w:left w:val="none" w:sz="0" w:space="0" w:color="auto"/>
                <w:bottom w:val="none" w:sz="0" w:space="0" w:color="auto"/>
                <w:right w:val="none" w:sz="0" w:space="0" w:color="auto"/>
              </w:divBdr>
            </w:div>
            <w:div w:id="1789160187">
              <w:marLeft w:val="0"/>
              <w:marRight w:val="0"/>
              <w:marTop w:val="0"/>
              <w:marBottom w:val="0"/>
              <w:divBdr>
                <w:top w:val="none" w:sz="0" w:space="0" w:color="auto"/>
                <w:left w:val="none" w:sz="0" w:space="0" w:color="auto"/>
                <w:bottom w:val="none" w:sz="0" w:space="0" w:color="auto"/>
                <w:right w:val="none" w:sz="0" w:space="0" w:color="auto"/>
              </w:divBdr>
            </w:div>
          </w:divsChild>
        </w:div>
        <w:div w:id="1049915334">
          <w:marLeft w:val="0"/>
          <w:marRight w:val="0"/>
          <w:marTop w:val="0"/>
          <w:marBottom w:val="0"/>
          <w:divBdr>
            <w:top w:val="none" w:sz="0" w:space="0" w:color="auto"/>
            <w:left w:val="none" w:sz="0" w:space="0" w:color="auto"/>
            <w:bottom w:val="none" w:sz="0" w:space="0" w:color="auto"/>
            <w:right w:val="none" w:sz="0" w:space="0" w:color="auto"/>
          </w:divBdr>
          <w:divsChild>
            <w:div w:id="187258103">
              <w:marLeft w:val="0"/>
              <w:marRight w:val="0"/>
              <w:marTop w:val="0"/>
              <w:marBottom w:val="0"/>
              <w:divBdr>
                <w:top w:val="none" w:sz="0" w:space="0" w:color="auto"/>
                <w:left w:val="none" w:sz="0" w:space="0" w:color="auto"/>
                <w:bottom w:val="none" w:sz="0" w:space="0" w:color="auto"/>
                <w:right w:val="none" w:sz="0" w:space="0" w:color="auto"/>
              </w:divBdr>
            </w:div>
            <w:div w:id="189537297">
              <w:marLeft w:val="0"/>
              <w:marRight w:val="0"/>
              <w:marTop w:val="0"/>
              <w:marBottom w:val="0"/>
              <w:divBdr>
                <w:top w:val="none" w:sz="0" w:space="0" w:color="auto"/>
                <w:left w:val="none" w:sz="0" w:space="0" w:color="auto"/>
                <w:bottom w:val="none" w:sz="0" w:space="0" w:color="auto"/>
                <w:right w:val="none" w:sz="0" w:space="0" w:color="auto"/>
              </w:divBdr>
            </w:div>
            <w:div w:id="1433472079">
              <w:marLeft w:val="0"/>
              <w:marRight w:val="0"/>
              <w:marTop w:val="0"/>
              <w:marBottom w:val="0"/>
              <w:divBdr>
                <w:top w:val="none" w:sz="0" w:space="0" w:color="auto"/>
                <w:left w:val="none" w:sz="0" w:space="0" w:color="auto"/>
                <w:bottom w:val="none" w:sz="0" w:space="0" w:color="auto"/>
                <w:right w:val="none" w:sz="0" w:space="0" w:color="auto"/>
              </w:divBdr>
            </w:div>
          </w:divsChild>
        </w:div>
        <w:div w:id="1069692642">
          <w:marLeft w:val="0"/>
          <w:marRight w:val="0"/>
          <w:marTop w:val="0"/>
          <w:marBottom w:val="0"/>
          <w:divBdr>
            <w:top w:val="none" w:sz="0" w:space="0" w:color="auto"/>
            <w:left w:val="none" w:sz="0" w:space="0" w:color="auto"/>
            <w:bottom w:val="none" w:sz="0" w:space="0" w:color="auto"/>
            <w:right w:val="none" w:sz="0" w:space="0" w:color="auto"/>
          </w:divBdr>
          <w:divsChild>
            <w:div w:id="1838887477">
              <w:marLeft w:val="-75"/>
              <w:marRight w:val="0"/>
              <w:marTop w:val="30"/>
              <w:marBottom w:val="30"/>
              <w:divBdr>
                <w:top w:val="none" w:sz="0" w:space="0" w:color="auto"/>
                <w:left w:val="none" w:sz="0" w:space="0" w:color="auto"/>
                <w:bottom w:val="none" w:sz="0" w:space="0" w:color="auto"/>
                <w:right w:val="none" w:sz="0" w:space="0" w:color="auto"/>
              </w:divBdr>
              <w:divsChild>
                <w:div w:id="496724701">
                  <w:marLeft w:val="0"/>
                  <w:marRight w:val="0"/>
                  <w:marTop w:val="0"/>
                  <w:marBottom w:val="0"/>
                  <w:divBdr>
                    <w:top w:val="none" w:sz="0" w:space="0" w:color="auto"/>
                    <w:left w:val="none" w:sz="0" w:space="0" w:color="auto"/>
                    <w:bottom w:val="none" w:sz="0" w:space="0" w:color="auto"/>
                    <w:right w:val="none" w:sz="0" w:space="0" w:color="auto"/>
                  </w:divBdr>
                  <w:divsChild>
                    <w:div w:id="445319696">
                      <w:marLeft w:val="0"/>
                      <w:marRight w:val="0"/>
                      <w:marTop w:val="0"/>
                      <w:marBottom w:val="0"/>
                      <w:divBdr>
                        <w:top w:val="none" w:sz="0" w:space="0" w:color="auto"/>
                        <w:left w:val="none" w:sz="0" w:space="0" w:color="auto"/>
                        <w:bottom w:val="none" w:sz="0" w:space="0" w:color="auto"/>
                        <w:right w:val="none" w:sz="0" w:space="0" w:color="auto"/>
                      </w:divBdr>
                    </w:div>
                  </w:divsChild>
                </w:div>
                <w:div w:id="1185246279">
                  <w:marLeft w:val="0"/>
                  <w:marRight w:val="0"/>
                  <w:marTop w:val="0"/>
                  <w:marBottom w:val="0"/>
                  <w:divBdr>
                    <w:top w:val="none" w:sz="0" w:space="0" w:color="auto"/>
                    <w:left w:val="none" w:sz="0" w:space="0" w:color="auto"/>
                    <w:bottom w:val="none" w:sz="0" w:space="0" w:color="auto"/>
                    <w:right w:val="none" w:sz="0" w:space="0" w:color="auto"/>
                  </w:divBdr>
                  <w:divsChild>
                    <w:div w:id="1230311333">
                      <w:marLeft w:val="0"/>
                      <w:marRight w:val="0"/>
                      <w:marTop w:val="0"/>
                      <w:marBottom w:val="0"/>
                      <w:divBdr>
                        <w:top w:val="none" w:sz="0" w:space="0" w:color="auto"/>
                        <w:left w:val="none" w:sz="0" w:space="0" w:color="auto"/>
                        <w:bottom w:val="none" w:sz="0" w:space="0" w:color="auto"/>
                        <w:right w:val="none" w:sz="0" w:space="0" w:color="auto"/>
                      </w:divBdr>
                    </w:div>
                  </w:divsChild>
                </w:div>
                <w:div w:id="1309898704">
                  <w:marLeft w:val="0"/>
                  <w:marRight w:val="0"/>
                  <w:marTop w:val="0"/>
                  <w:marBottom w:val="0"/>
                  <w:divBdr>
                    <w:top w:val="none" w:sz="0" w:space="0" w:color="auto"/>
                    <w:left w:val="none" w:sz="0" w:space="0" w:color="auto"/>
                    <w:bottom w:val="none" w:sz="0" w:space="0" w:color="auto"/>
                    <w:right w:val="none" w:sz="0" w:space="0" w:color="auto"/>
                  </w:divBdr>
                  <w:divsChild>
                    <w:div w:id="404305459">
                      <w:marLeft w:val="0"/>
                      <w:marRight w:val="0"/>
                      <w:marTop w:val="0"/>
                      <w:marBottom w:val="0"/>
                      <w:divBdr>
                        <w:top w:val="none" w:sz="0" w:space="0" w:color="auto"/>
                        <w:left w:val="none" w:sz="0" w:space="0" w:color="auto"/>
                        <w:bottom w:val="none" w:sz="0" w:space="0" w:color="auto"/>
                        <w:right w:val="none" w:sz="0" w:space="0" w:color="auto"/>
                      </w:divBdr>
                    </w:div>
                  </w:divsChild>
                </w:div>
                <w:div w:id="1685479785">
                  <w:marLeft w:val="0"/>
                  <w:marRight w:val="0"/>
                  <w:marTop w:val="0"/>
                  <w:marBottom w:val="0"/>
                  <w:divBdr>
                    <w:top w:val="none" w:sz="0" w:space="0" w:color="auto"/>
                    <w:left w:val="none" w:sz="0" w:space="0" w:color="auto"/>
                    <w:bottom w:val="none" w:sz="0" w:space="0" w:color="auto"/>
                    <w:right w:val="none" w:sz="0" w:space="0" w:color="auto"/>
                  </w:divBdr>
                  <w:divsChild>
                    <w:div w:id="17345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979395">
          <w:marLeft w:val="0"/>
          <w:marRight w:val="0"/>
          <w:marTop w:val="0"/>
          <w:marBottom w:val="0"/>
          <w:divBdr>
            <w:top w:val="none" w:sz="0" w:space="0" w:color="auto"/>
            <w:left w:val="none" w:sz="0" w:space="0" w:color="auto"/>
            <w:bottom w:val="none" w:sz="0" w:space="0" w:color="auto"/>
            <w:right w:val="none" w:sz="0" w:space="0" w:color="auto"/>
          </w:divBdr>
          <w:divsChild>
            <w:div w:id="547450949">
              <w:marLeft w:val="-75"/>
              <w:marRight w:val="0"/>
              <w:marTop w:val="30"/>
              <w:marBottom w:val="30"/>
              <w:divBdr>
                <w:top w:val="none" w:sz="0" w:space="0" w:color="auto"/>
                <w:left w:val="none" w:sz="0" w:space="0" w:color="auto"/>
                <w:bottom w:val="none" w:sz="0" w:space="0" w:color="auto"/>
                <w:right w:val="none" w:sz="0" w:space="0" w:color="auto"/>
              </w:divBdr>
              <w:divsChild>
                <w:div w:id="325982933">
                  <w:marLeft w:val="0"/>
                  <w:marRight w:val="0"/>
                  <w:marTop w:val="0"/>
                  <w:marBottom w:val="0"/>
                  <w:divBdr>
                    <w:top w:val="none" w:sz="0" w:space="0" w:color="auto"/>
                    <w:left w:val="none" w:sz="0" w:space="0" w:color="auto"/>
                    <w:bottom w:val="none" w:sz="0" w:space="0" w:color="auto"/>
                    <w:right w:val="none" w:sz="0" w:space="0" w:color="auto"/>
                  </w:divBdr>
                  <w:divsChild>
                    <w:div w:id="635839885">
                      <w:marLeft w:val="0"/>
                      <w:marRight w:val="0"/>
                      <w:marTop w:val="0"/>
                      <w:marBottom w:val="0"/>
                      <w:divBdr>
                        <w:top w:val="none" w:sz="0" w:space="0" w:color="auto"/>
                        <w:left w:val="none" w:sz="0" w:space="0" w:color="auto"/>
                        <w:bottom w:val="none" w:sz="0" w:space="0" w:color="auto"/>
                        <w:right w:val="none" w:sz="0" w:space="0" w:color="auto"/>
                      </w:divBdr>
                    </w:div>
                  </w:divsChild>
                </w:div>
                <w:div w:id="605423797">
                  <w:marLeft w:val="0"/>
                  <w:marRight w:val="0"/>
                  <w:marTop w:val="0"/>
                  <w:marBottom w:val="0"/>
                  <w:divBdr>
                    <w:top w:val="none" w:sz="0" w:space="0" w:color="auto"/>
                    <w:left w:val="none" w:sz="0" w:space="0" w:color="auto"/>
                    <w:bottom w:val="none" w:sz="0" w:space="0" w:color="auto"/>
                    <w:right w:val="none" w:sz="0" w:space="0" w:color="auto"/>
                  </w:divBdr>
                  <w:divsChild>
                    <w:div w:id="1883327451">
                      <w:marLeft w:val="0"/>
                      <w:marRight w:val="0"/>
                      <w:marTop w:val="0"/>
                      <w:marBottom w:val="0"/>
                      <w:divBdr>
                        <w:top w:val="none" w:sz="0" w:space="0" w:color="auto"/>
                        <w:left w:val="none" w:sz="0" w:space="0" w:color="auto"/>
                        <w:bottom w:val="none" w:sz="0" w:space="0" w:color="auto"/>
                        <w:right w:val="none" w:sz="0" w:space="0" w:color="auto"/>
                      </w:divBdr>
                    </w:div>
                  </w:divsChild>
                </w:div>
                <w:div w:id="1172454877">
                  <w:marLeft w:val="0"/>
                  <w:marRight w:val="0"/>
                  <w:marTop w:val="0"/>
                  <w:marBottom w:val="0"/>
                  <w:divBdr>
                    <w:top w:val="none" w:sz="0" w:space="0" w:color="auto"/>
                    <w:left w:val="none" w:sz="0" w:space="0" w:color="auto"/>
                    <w:bottom w:val="none" w:sz="0" w:space="0" w:color="auto"/>
                    <w:right w:val="none" w:sz="0" w:space="0" w:color="auto"/>
                  </w:divBdr>
                  <w:divsChild>
                    <w:div w:id="1699433142">
                      <w:marLeft w:val="0"/>
                      <w:marRight w:val="0"/>
                      <w:marTop w:val="0"/>
                      <w:marBottom w:val="0"/>
                      <w:divBdr>
                        <w:top w:val="none" w:sz="0" w:space="0" w:color="auto"/>
                        <w:left w:val="none" w:sz="0" w:space="0" w:color="auto"/>
                        <w:bottom w:val="none" w:sz="0" w:space="0" w:color="auto"/>
                        <w:right w:val="none" w:sz="0" w:space="0" w:color="auto"/>
                      </w:divBdr>
                    </w:div>
                  </w:divsChild>
                </w:div>
                <w:div w:id="1493333797">
                  <w:marLeft w:val="0"/>
                  <w:marRight w:val="0"/>
                  <w:marTop w:val="0"/>
                  <w:marBottom w:val="0"/>
                  <w:divBdr>
                    <w:top w:val="none" w:sz="0" w:space="0" w:color="auto"/>
                    <w:left w:val="none" w:sz="0" w:space="0" w:color="auto"/>
                    <w:bottom w:val="none" w:sz="0" w:space="0" w:color="auto"/>
                    <w:right w:val="none" w:sz="0" w:space="0" w:color="auto"/>
                  </w:divBdr>
                  <w:divsChild>
                    <w:div w:id="179105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323457">
          <w:marLeft w:val="0"/>
          <w:marRight w:val="0"/>
          <w:marTop w:val="0"/>
          <w:marBottom w:val="0"/>
          <w:divBdr>
            <w:top w:val="none" w:sz="0" w:space="0" w:color="auto"/>
            <w:left w:val="none" w:sz="0" w:space="0" w:color="auto"/>
            <w:bottom w:val="none" w:sz="0" w:space="0" w:color="auto"/>
            <w:right w:val="none" w:sz="0" w:space="0" w:color="auto"/>
          </w:divBdr>
          <w:divsChild>
            <w:div w:id="1447626771">
              <w:marLeft w:val="-75"/>
              <w:marRight w:val="0"/>
              <w:marTop w:val="30"/>
              <w:marBottom w:val="30"/>
              <w:divBdr>
                <w:top w:val="none" w:sz="0" w:space="0" w:color="auto"/>
                <w:left w:val="none" w:sz="0" w:space="0" w:color="auto"/>
                <w:bottom w:val="none" w:sz="0" w:space="0" w:color="auto"/>
                <w:right w:val="none" w:sz="0" w:space="0" w:color="auto"/>
              </w:divBdr>
              <w:divsChild>
                <w:div w:id="665137388">
                  <w:marLeft w:val="0"/>
                  <w:marRight w:val="0"/>
                  <w:marTop w:val="0"/>
                  <w:marBottom w:val="0"/>
                  <w:divBdr>
                    <w:top w:val="none" w:sz="0" w:space="0" w:color="auto"/>
                    <w:left w:val="none" w:sz="0" w:space="0" w:color="auto"/>
                    <w:bottom w:val="none" w:sz="0" w:space="0" w:color="auto"/>
                    <w:right w:val="none" w:sz="0" w:space="0" w:color="auto"/>
                  </w:divBdr>
                  <w:divsChild>
                    <w:div w:id="2053268051">
                      <w:marLeft w:val="0"/>
                      <w:marRight w:val="0"/>
                      <w:marTop w:val="0"/>
                      <w:marBottom w:val="0"/>
                      <w:divBdr>
                        <w:top w:val="none" w:sz="0" w:space="0" w:color="auto"/>
                        <w:left w:val="none" w:sz="0" w:space="0" w:color="auto"/>
                        <w:bottom w:val="none" w:sz="0" w:space="0" w:color="auto"/>
                        <w:right w:val="none" w:sz="0" w:space="0" w:color="auto"/>
                      </w:divBdr>
                    </w:div>
                  </w:divsChild>
                </w:div>
                <w:div w:id="1129788196">
                  <w:marLeft w:val="0"/>
                  <w:marRight w:val="0"/>
                  <w:marTop w:val="0"/>
                  <w:marBottom w:val="0"/>
                  <w:divBdr>
                    <w:top w:val="none" w:sz="0" w:space="0" w:color="auto"/>
                    <w:left w:val="none" w:sz="0" w:space="0" w:color="auto"/>
                    <w:bottom w:val="none" w:sz="0" w:space="0" w:color="auto"/>
                    <w:right w:val="none" w:sz="0" w:space="0" w:color="auto"/>
                  </w:divBdr>
                  <w:divsChild>
                    <w:div w:id="1381129254">
                      <w:marLeft w:val="0"/>
                      <w:marRight w:val="0"/>
                      <w:marTop w:val="0"/>
                      <w:marBottom w:val="0"/>
                      <w:divBdr>
                        <w:top w:val="none" w:sz="0" w:space="0" w:color="auto"/>
                        <w:left w:val="none" w:sz="0" w:space="0" w:color="auto"/>
                        <w:bottom w:val="none" w:sz="0" w:space="0" w:color="auto"/>
                        <w:right w:val="none" w:sz="0" w:space="0" w:color="auto"/>
                      </w:divBdr>
                    </w:div>
                  </w:divsChild>
                </w:div>
                <w:div w:id="1529178722">
                  <w:marLeft w:val="0"/>
                  <w:marRight w:val="0"/>
                  <w:marTop w:val="0"/>
                  <w:marBottom w:val="0"/>
                  <w:divBdr>
                    <w:top w:val="none" w:sz="0" w:space="0" w:color="auto"/>
                    <w:left w:val="none" w:sz="0" w:space="0" w:color="auto"/>
                    <w:bottom w:val="none" w:sz="0" w:space="0" w:color="auto"/>
                    <w:right w:val="none" w:sz="0" w:space="0" w:color="auto"/>
                  </w:divBdr>
                  <w:divsChild>
                    <w:div w:id="1929188502">
                      <w:marLeft w:val="0"/>
                      <w:marRight w:val="0"/>
                      <w:marTop w:val="0"/>
                      <w:marBottom w:val="0"/>
                      <w:divBdr>
                        <w:top w:val="none" w:sz="0" w:space="0" w:color="auto"/>
                        <w:left w:val="none" w:sz="0" w:space="0" w:color="auto"/>
                        <w:bottom w:val="none" w:sz="0" w:space="0" w:color="auto"/>
                        <w:right w:val="none" w:sz="0" w:space="0" w:color="auto"/>
                      </w:divBdr>
                    </w:div>
                  </w:divsChild>
                </w:div>
                <w:div w:id="1569268461">
                  <w:marLeft w:val="0"/>
                  <w:marRight w:val="0"/>
                  <w:marTop w:val="0"/>
                  <w:marBottom w:val="0"/>
                  <w:divBdr>
                    <w:top w:val="none" w:sz="0" w:space="0" w:color="auto"/>
                    <w:left w:val="none" w:sz="0" w:space="0" w:color="auto"/>
                    <w:bottom w:val="none" w:sz="0" w:space="0" w:color="auto"/>
                    <w:right w:val="none" w:sz="0" w:space="0" w:color="auto"/>
                  </w:divBdr>
                  <w:divsChild>
                    <w:div w:id="149522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953892">
          <w:marLeft w:val="0"/>
          <w:marRight w:val="0"/>
          <w:marTop w:val="0"/>
          <w:marBottom w:val="0"/>
          <w:divBdr>
            <w:top w:val="none" w:sz="0" w:space="0" w:color="auto"/>
            <w:left w:val="none" w:sz="0" w:space="0" w:color="auto"/>
            <w:bottom w:val="none" w:sz="0" w:space="0" w:color="auto"/>
            <w:right w:val="none" w:sz="0" w:space="0" w:color="auto"/>
          </w:divBdr>
          <w:divsChild>
            <w:div w:id="588271820">
              <w:marLeft w:val="-75"/>
              <w:marRight w:val="0"/>
              <w:marTop w:val="30"/>
              <w:marBottom w:val="30"/>
              <w:divBdr>
                <w:top w:val="none" w:sz="0" w:space="0" w:color="auto"/>
                <w:left w:val="none" w:sz="0" w:space="0" w:color="auto"/>
                <w:bottom w:val="none" w:sz="0" w:space="0" w:color="auto"/>
                <w:right w:val="none" w:sz="0" w:space="0" w:color="auto"/>
              </w:divBdr>
              <w:divsChild>
                <w:div w:id="637802902">
                  <w:marLeft w:val="0"/>
                  <w:marRight w:val="0"/>
                  <w:marTop w:val="0"/>
                  <w:marBottom w:val="0"/>
                  <w:divBdr>
                    <w:top w:val="none" w:sz="0" w:space="0" w:color="auto"/>
                    <w:left w:val="none" w:sz="0" w:space="0" w:color="auto"/>
                    <w:bottom w:val="none" w:sz="0" w:space="0" w:color="auto"/>
                    <w:right w:val="none" w:sz="0" w:space="0" w:color="auto"/>
                  </w:divBdr>
                  <w:divsChild>
                    <w:div w:id="2017295363">
                      <w:marLeft w:val="0"/>
                      <w:marRight w:val="0"/>
                      <w:marTop w:val="0"/>
                      <w:marBottom w:val="0"/>
                      <w:divBdr>
                        <w:top w:val="none" w:sz="0" w:space="0" w:color="auto"/>
                        <w:left w:val="none" w:sz="0" w:space="0" w:color="auto"/>
                        <w:bottom w:val="none" w:sz="0" w:space="0" w:color="auto"/>
                        <w:right w:val="none" w:sz="0" w:space="0" w:color="auto"/>
                      </w:divBdr>
                    </w:div>
                  </w:divsChild>
                </w:div>
                <w:div w:id="1079181975">
                  <w:marLeft w:val="0"/>
                  <w:marRight w:val="0"/>
                  <w:marTop w:val="0"/>
                  <w:marBottom w:val="0"/>
                  <w:divBdr>
                    <w:top w:val="none" w:sz="0" w:space="0" w:color="auto"/>
                    <w:left w:val="none" w:sz="0" w:space="0" w:color="auto"/>
                    <w:bottom w:val="none" w:sz="0" w:space="0" w:color="auto"/>
                    <w:right w:val="none" w:sz="0" w:space="0" w:color="auto"/>
                  </w:divBdr>
                  <w:divsChild>
                    <w:div w:id="1568372576">
                      <w:marLeft w:val="0"/>
                      <w:marRight w:val="0"/>
                      <w:marTop w:val="0"/>
                      <w:marBottom w:val="0"/>
                      <w:divBdr>
                        <w:top w:val="none" w:sz="0" w:space="0" w:color="auto"/>
                        <w:left w:val="none" w:sz="0" w:space="0" w:color="auto"/>
                        <w:bottom w:val="none" w:sz="0" w:space="0" w:color="auto"/>
                        <w:right w:val="none" w:sz="0" w:space="0" w:color="auto"/>
                      </w:divBdr>
                    </w:div>
                  </w:divsChild>
                </w:div>
                <w:div w:id="1322394549">
                  <w:marLeft w:val="0"/>
                  <w:marRight w:val="0"/>
                  <w:marTop w:val="0"/>
                  <w:marBottom w:val="0"/>
                  <w:divBdr>
                    <w:top w:val="none" w:sz="0" w:space="0" w:color="auto"/>
                    <w:left w:val="none" w:sz="0" w:space="0" w:color="auto"/>
                    <w:bottom w:val="none" w:sz="0" w:space="0" w:color="auto"/>
                    <w:right w:val="none" w:sz="0" w:space="0" w:color="auto"/>
                  </w:divBdr>
                  <w:divsChild>
                    <w:div w:id="584341732">
                      <w:marLeft w:val="0"/>
                      <w:marRight w:val="0"/>
                      <w:marTop w:val="0"/>
                      <w:marBottom w:val="0"/>
                      <w:divBdr>
                        <w:top w:val="none" w:sz="0" w:space="0" w:color="auto"/>
                        <w:left w:val="none" w:sz="0" w:space="0" w:color="auto"/>
                        <w:bottom w:val="none" w:sz="0" w:space="0" w:color="auto"/>
                        <w:right w:val="none" w:sz="0" w:space="0" w:color="auto"/>
                      </w:divBdr>
                    </w:div>
                  </w:divsChild>
                </w:div>
                <w:div w:id="2050571625">
                  <w:marLeft w:val="0"/>
                  <w:marRight w:val="0"/>
                  <w:marTop w:val="0"/>
                  <w:marBottom w:val="0"/>
                  <w:divBdr>
                    <w:top w:val="none" w:sz="0" w:space="0" w:color="auto"/>
                    <w:left w:val="none" w:sz="0" w:space="0" w:color="auto"/>
                    <w:bottom w:val="none" w:sz="0" w:space="0" w:color="auto"/>
                    <w:right w:val="none" w:sz="0" w:space="0" w:color="auto"/>
                  </w:divBdr>
                  <w:divsChild>
                    <w:div w:id="340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189459">
          <w:marLeft w:val="0"/>
          <w:marRight w:val="0"/>
          <w:marTop w:val="0"/>
          <w:marBottom w:val="0"/>
          <w:divBdr>
            <w:top w:val="none" w:sz="0" w:space="0" w:color="auto"/>
            <w:left w:val="none" w:sz="0" w:space="0" w:color="auto"/>
            <w:bottom w:val="none" w:sz="0" w:space="0" w:color="auto"/>
            <w:right w:val="none" w:sz="0" w:space="0" w:color="auto"/>
          </w:divBdr>
          <w:divsChild>
            <w:div w:id="410196512">
              <w:marLeft w:val="-75"/>
              <w:marRight w:val="0"/>
              <w:marTop w:val="30"/>
              <w:marBottom w:val="30"/>
              <w:divBdr>
                <w:top w:val="none" w:sz="0" w:space="0" w:color="auto"/>
                <w:left w:val="none" w:sz="0" w:space="0" w:color="auto"/>
                <w:bottom w:val="none" w:sz="0" w:space="0" w:color="auto"/>
                <w:right w:val="none" w:sz="0" w:space="0" w:color="auto"/>
              </w:divBdr>
              <w:divsChild>
                <w:div w:id="487356741">
                  <w:marLeft w:val="0"/>
                  <w:marRight w:val="0"/>
                  <w:marTop w:val="0"/>
                  <w:marBottom w:val="0"/>
                  <w:divBdr>
                    <w:top w:val="none" w:sz="0" w:space="0" w:color="auto"/>
                    <w:left w:val="none" w:sz="0" w:space="0" w:color="auto"/>
                    <w:bottom w:val="none" w:sz="0" w:space="0" w:color="auto"/>
                    <w:right w:val="none" w:sz="0" w:space="0" w:color="auto"/>
                  </w:divBdr>
                  <w:divsChild>
                    <w:div w:id="1260260170">
                      <w:marLeft w:val="0"/>
                      <w:marRight w:val="0"/>
                      <w:marTop w:val="0"/>
                      <w:marBottom w:val="0"/>
                      <w:divBdr>
                        <w:top w:val="none" w:sz="0" w:space="0" w:color="auto"/>
                        <w:left w:val="none" w:sz="0" w:space="0" w:color="auto"/>
                        <w:bottom w:val="none" w:sz="0" w:space="0" w:color="auto"/>
                        <w:right w:val="none" w:sz="0" w:space="0" w:color="auto"/>
                      </w:divBdr>
                    </w:div>
                  </w:divsChild>
                </w:div>
                <w:div w:id="1244071842">
                  <w:marLeft w:val="0"/>
                  <w:marRight w:val="0"/>
                  <w:marTop w:val="0"/>
                  <w:marBottom w:val="0"/>
                  <w:divBdr>
                    <w:top w:val="none" w:sz="0" w:space="0" w:color="auto"/>
                    <w:left w:val="none" w:sz="0" w:space="0" w:color="auto"/>
                    <w:bottom w:val="none" w:sz="0" w:space="0" w:color="auto"/>
                    <w:right w:val="none" w:sz="0" w:space="0" w:color="auto"/>
                  </w:divBdr>
                  <w:divsChild>
                    <w:div w:id="743840455">
                      <w:marLeft w:val="0"/>
                      <w:marRight w:val="0"/>
                      <w:marTop w:val="0"/>
                      <w:marBottom w:val="0"/>
                      <w:divBdr>
                        <w:top w:val="none" w:sz="0" w:space="0" w:color="auto"/>
                        <w:left w:val="none" w:sz="0" w:space="0" w:color="auto"/>
                        <w:bottom w:val="none" w:sz="0" w:space="0" w:color="auto"/>
                        <w:right w:val="none" w:sz="0" w:space="0" w:color="auto"/>
                      </w:divBdr>
                    </w:div>
                  </w:divsChild>
                </w:div>
                <w:div w:id="1527406483">
                  <w:marLeft w:val="0"/>
                  <w:marRight w:val="0"/>
                  <w:marTop w:val="0"/>
                  <w:marBottom w:val="0"/>
                  <w:divBdr>
                    <w:top w:val="none" w:sz="0" w:space="0" w:color="auto"/>
                    <w:left w:val="none" w:sz="0" w:space="0" w:color="auto"/>
                    <w:bottom w:val="none" w:sz="0" w:space="0" w:color="auto"/>
                    <w:right w:val="none" w:sz="0" w:space="0" w:color="auto"/>
                  </w:divBdr>
                  <w:divsChild>
                    <w:div w:id="605426265">
                      <w:marLeft w:val="0"/>
                      <w:marRight w:val="0"/>
                      <w:marTop w:val="0"/>
                      <w:marBottom w:val="0"/>
                      <w:divBdr>
                        <w:top w:val="none" w:sz="0" w:space="0" w:color="auto"/>
                        <w:left w:val="none" w:sz="0" w:space="0" w:color="auto"/>
                        <w:bottom w:val="none" w:sz="0" w:space="0" w:color="auto"/>
                        <w:right w:val="none" w:sz="0" w:space="0" w:color="auto"/>
                      </w:divBdr>
                    </w:div>
                  </w:divsChild>
                </w:div>
                <w:div w:id="1657294313">
                  <w:marLeft w:val="0"/>
                  <w:marRight w:val="0"/>
                  <w:marTop w:val="0"/>
                  <w:marBottom w:val="0"/>
                  <w:divBdr>
                    <w:top w:val="none" w:sz="0" w:space="0" w:color="auto"/>
                    <w:left w:val="none" w:sz="0" w:space="0" w:color="auto"/>
                    <w:bottom w:val="none" w:sz="0" w:space="0" w:color="auto"/>
                    <w:right w:val="none" w:sz="0" w:space="0" w:color="auto"/>
                  </w:divBdr>
                  <w:divsChild>
                    <w:div w:id="173408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05923">
          <w:marLeft w:val="0"/>
          <w:marRight w:val="0"/>
          <w:marTop w:val="0"/>
          <w:marBottom w:val="0"/>
          <w:divBdr>
            <w:top w:val="none" w:sz="0" w:space="0" w:color="auto"/>
            <w:left w:val="none" w:sz="0" w:space="0" w:color="auto"/>
            <w:bottom w:val="none" w:sz="0" w:space="0" w:color="auto"/>
            <w:right w:val="none" w:sz="0" w:space="0" w:color="auto"/>
          </w:divBdr>
          <w:divsChild>
            <w:div w:id="1948123611">
              <w:marLeft w:val="-75"/>
              <w:marRight w:val="0"/>
              <w:marTop w:val="30"/>
              <w:marBottom w:val="30"/>
              <w:divBdr>
                <w:top w:val="none" w:sz="0" w:space="0" w:color="auto"/>
                <w:left w:val="none" w:sz="0" w:space="0" w:color="auto"/>
                <w:bottom w:val="none" w:sz="0" w:space="0" w:color="auto"/>
                <w:right w:val="none" w:sz="0" w:space="0" w:color="auto"/>
              </w:divBdr>
              <w:divsChild>
                <w:div w:id="32309535">
                  <w:marLeft w:val="0"/>
                  <w:marRight w:val="0"/>
                  <w:marTop w:val="0"/>
                  <w:marBottom w:val="0"/>
                  <w:divBdr>
                    <w:top w:val="none" w:sz="0" w:space="0" w:color="auto"/>
                    <w:left w:val="none" w:sz="0" w:space="0" w:color="auto"/>
                    <w:bottom w:val="none" w:sz="0" w:space="0" w:color="auto"/>
                    <w:right w:val="none" w:sz="0" w:space="0" w:color="auto"/>
                  </w:divBdr>
                  <w:divsChild>
                    <w:div w:id="245502410">
                      <w:marLeft w:val="0"/>
                      <w:marRight w:val="0"/>
                      <w:marTop w:val="0"/>
                      <w:marBottom w:val="0"/>
                      <w:divBdr>
                        <w:top w:val="none" w:sz="0" w:space="0" w:color="auto"/>
                        <w:left w:val="none" w:sz="0" w:space="0" w:color="auto"/>
                        <w:bottom w:val="none" w:sz="0" w:space="0" w:color="auto"/>
                        <w:right w:val="none" w:sz="0" w:space="0" w:color="auto"/>
                      </w:divBdr>
                    </w:div>
                  </w:divsChild>
                </w:div>
                <w:div w:id="1243611363">
                  <w:marLeft w:val="0"/>
                  <w:marRight w:val="0"/>
                  <w:marTop w:val="0"/>
                  <w:marBottom w:val="0"/>
                  <w:divBdr>
                    <w:top w:val="none" w:sz="0" w:space="0" w:color="auto"/>
                    <w:left w:val="none" w:sz="0" w:space="0" w:color="auto"/>
                    <w:bottom w:val="none" w:sz="0" w:space="0" w:color="auto"/>
                    <w:right w:val="none" w:sz="0" w:space="0" w:color="auto"/>
                  </w:divBdr>
                  <w:divsChild>
                    <w:div w:id="1851408754">
                      <w:marLeft w:val="0"/>
                      <w:marRight w:val="0"/>
                      <w:marTop w:val="0"/>
                      <w:marBottom w:val="0"/>
                      <w:divBdr>
                        <w:top w:val="none" w:sz="0" w:space="0" w:color="auto"/>
                        <w:left w:val="none" w:sz="0" w:space="0" w:color="auto"/>
                        <w:bottom w:val="none" w:sz="0" w:space="0" w:color="auto"/>
                        <w:right w:val="none" w:sz="0" w:space="0" w:color="auto"/>
                      </w:divBdr>
                    </w:div>
                  </w:divsChild>
                </w:div>
                <w:div w:id="1640770473">
                  <w:marLeft w:val="0"/>
                  <w:marRight w:val="0"/>
                  <w:marTop w:val="0"/>
                  <w:marBottom w:val="0"/>
                  <w:divBdr>
                    <w:top w:val="none" w:sz="0" w:space="0" w:color="auto"/>
                    <w:left w:val="none" w:sz="0" w:space="0" w:color="auto"/>
                    <w:bottom w:val="none" w:sz="0" w:space="0" w:color="auto"/>
                    <w:right w:val="none" w:sz="0" w:space="0" w:color="auto"/>
                  </w:divBdr>
                  <w:divsChild>
                    <w:div w:id="320472797">
                      <w:marLeft w:val="0"/>
                      <w:marRight w:val="0"/>
                      <w:marTop w:val="0"/>
                      <w:marBottom w:val="0"/>
                      <w:divBdr>
                        <w:top w:val="none" w:sz="0" w:space="0" w:color="auto"/>
                        <w:left w:val="none" w:sz="0" w:space="0" w:color="auto"/>
                        <w:bottom w:val="none" w:sz="0" w:space="0" w:color="auto"/>
                        <w:right w:val="none" w:sz="0" w:space="0" w:color="auto"/>
                      </w:divBdr>
                    </w:div>
                  </w:divsChild>
                </w:div>
                <w:div w:id="1692295101">
                  <w:marLeft w:val="0"/>
                  <w:marRight w:val="0"/>
                  <w:marTop w:val="0"/>
                  <w:marBottom w:val="0"/>
                  <w:divBdr>
                    <w:top w:val="none" w:sz="0" w:space="0" w:color="auto"/>
                    <w:left w:val="none" w:sz="0" w:space="0" w:color="auto"/>
                    <w:bottom w:val="none" w:sz="0" w:space="0" w:color="auto"/>
                    <w:right w:val="none" w:sz="0" w:space="0" w:color="auto"/>
                  </w:divBdr>
                  <w:divsChild>
                    <w:div w:id="9319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277476">
          <w:marLeft w:val="0"/>
          <w:marRight w:val="0"/>
          <w:marTop w:val="0"/>
          <w:marBottom w:val="0"/>
          <w:divBdr>
            <w:top w:val="none" w:sz="0" w:space="0" w:color="auto"/>
            <w:left w:val="none" w:sz="0" w:space="0" w:color="auto"/>
            <w:bottom w:val="none" w:sz="0" w:space="0" w:color="auto"/>
            <w:right w:val="none" w:sz="0" w:space="0" w:color="auto"/>
          </w:divBdr>
          <w:divsChild>
            <w:div w:id="36898094">
              <w:marLeft w:val="-75"/>
              <w:marRight w:val="0"/>
              <w:marTop w:val="30"/>
              <w:marBottom w:val="30"/>
              <w:divBdr>
                <w:top w:val="none" w:sz="0" w:space="0" w:color="auto"/>
                <w:left w:val="none" w:sz="0" w:space="0" w:color="auto"/>
                <w:bottom w:val="none" w:sz="0" w:space="0" w:color="auto"/>
                <w:right w:val="none" w:sz="0" w:space="0" w:color="auto"/>
              </w:divBdr>
              <w:divsChild>
                <w:div w:id="236286475">
                  <w:marLeft w:val="0"/>
                  <w:marRight w:val="0"/>
                  <w:marTop w:val="0"/>
                  <w:marBottom w:val="0"/>
                  <w:divBdr>
                    <w:top w:val="none" w:sz="0" w:space="0" w:color="auto"/>
                    <w:left w:val="none" w:sz="0" w:space="0" w:color="auto"/>
                    <w:bottom w:val="none" w:sz="0" w:space="0" w:color="auto"/>
                    <w:right w:val="none" w:sz="0" w:space="0" w:color="auto"/>
                  </w:divBdr>
                  <w:divsChild>
                    <w:div w:id="11929377">
                      <w:marLeft w:val="0"/>
                      <w:marRight w:val="0"/>
                      <w:marTop w:val="0"/>
                      <w:marBottom w:val="0"/>
                      <w:divBdr>
                        <w:top w:val="none" w:sz="0" w:space="0" w:color="auto"/>
                        <w:left w:val="none" w:sz="0" w:space="0" w:color="auto"/>
                        <w:bottom w:val="none" w:sz="0" w:space="0" w:color="auto"/>
                        <w:right w:val="none" w:sz="0" w:space="0" w:color="auto"/>
                      </w:divBdr>
                    </w:div>
                  </w:divsChild>
                </w:div>
                <w:div w:id="259726271">
                  <w:marLeft w:val="0"/>
                  <w:marRight w:val="0"/>
                  <w:marTop w:val="0"/>
                  <w:marBottom w:val="0"/>
                  <w:divBdr>
                    <w:top w:val="none" w:sz="0" w:space="0" w:color="auto"/>
                    <w:left w:val="none" w:sz="0" w:space="0" w:color="auto"/>
                    <w:bottom w:val="none" w:sz="0" w:space="0" w:color="auto"/>
                    <w:right w:val="none" w:sz="0" w:space="0" w:color="auto"/>
                  </w:divBdr>
                  <w:divsChild>
                    <w:div w:id="714934630">
                      <w:marLeft w:val="0"/>
                      <w:marRight w:val="0"/>
                      <w:marTop w:val="0"/>
                      <w:marBottom w:val="0"/>
                      <w:divBdr>
                        <w:top w:val="none" w:sz="0" w:space="0" w:color="auto"/>
                        <w:left w:val="none" w:sz="0" w:space="0" w:color="auto"/>
                        <w:bottom w:val="none" w:sz="0" w:space="0" w:color="auto"/>
                        <w:right w:val="none" w:sz="0" w:space="0" w:color="auto"/>
                      </w:divBdr>
                    </w:div>
                  </w:divsChild>
                </w:div>
                <w:div w:id="1427919275">
                  <w:marLeft w:val="0"/>
                  <w:marRight w:val="0"/>
                  <w:marTop w:val="0"/>
                  <w:marBottom w:val="0"/>
                  <w:divBdr>
                    <w:top w:val="none" w:sz="0" w:space="0" w:color="auto"/>
                    <w:left w:val="none" w:sz="0" w:space="0" w:color="auto"/>
                    <w:bottom w:val="none" w:sz="0" w:space="0" w:color="auto"/>
                    <w:right w:val="none" w:sz="0" w:space="0" w:color="auto"/>
                  </w:divBdr>
                  <w:divsChild>
                    <w:div w:id="2114015697">
                      <w:marLeft w:val="0"/>
                      <w:marRight w:val="0"/>
                      <w:marTop w:val="0"/>
                      <w:marBottom w:val="0"/>
                      <w:divBdr>
                        <w:top w:val="none" w:sz="0" w:space="0" w:color="auto"/>
                        <w:left w:val="none" w:sz="0" w:space="0" w:color="auto"/>
                        <w:bottom w:val="none" w:sz="0" w:space="0" w:color="auto"/>
                        <w:right w:val="none" w:sz="0" w:space="0" w:color="auto"/>
                      </w:divBdr>
                    </w:div>
                  </w:divsChild>
                </w:div>
                <w:div w:id="2085490772">
                  <w:marLeft w:val="0"/>
                  <w:marRight w:val="0"/>
                  <w:marTop w:val="0"/>
                  <w:marBottom w:val="0"/>
                  <w:divBdr>
                    <w:top w:val="none" w:sz="0" w:space="0" w:color="auto"/>
                    <w:left w:val="none" w:sz="0" w:space="0" w:color="auto"/>
                    <w:bottom w:val="none" w:sz="0" w:space="0" w:color="auto"/>
                    <w:right w:val="none" w:sz="0" w:space="0" w:color="auto"/>
                  </w:divBdr>
                  <w:divsChild>
                    <w:div w:id="2367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867977">
          <w:marLeft w:val="0"/>
          <w:marRight w:val="0"/>
          <w:marTop w:val="0"/>
          <w:marBottom w:val="0"/>
          <w:divBdr>
            <w:top w:val="none" w:sz="0" w:space="0" w:color="auto"/>
            <w:left w:val="none" w:sz="0" w:space="0" w:color="auto"/>
            <w:bottom w:val="none" w:sz="0" w:space="0" w:color="auto"/>
            <w:right w:val="none" w:sz="0" w:space="0" w:color="auto"/>
          </w:divBdr>
          <w:divsChild>
            <w:div w:id="45223107">
              <w:marLeft w:val="0"/>
              <w:marRight w:val="0"/>
              <w:marTop w:val="0"/>
              <w:marBottom w:val="0"/>
              <w:divBdr>
                <w:top w:val="none" w:sz="0" w:space="0" w:color="auto"/>
                <w:left w:val="none" w:sz="0" w:space="0" w:color="auto"/>
                <w:bottom w:val="none" w:sz="0" w:space="0" w:color="auto"/>
                <w:right w:val="none" w:sz="0" w:space="0" w:color="auto"/>
              </w:divBdr>
            </w:div>
            <w:div w:id="775171371">
              <w:marLeft w:val="0"/>
              <w:marRight w:val="0"/>
              <w:marTop w:val="0"/>
              <w:marBottom w:val="0"/>
              <w:divBdr>
                <w:top w:val="none" w:sz="0" w:space="0" w:color="auto"/>
                <w:left w:val="none" w:sz="0" w:space="0" w:color="auto"/>
                <w:bottom w:val="none" w:sz="0" w:space="0" w:color="auto"/>
                <w:right w:val="none" w:sz="0" w:space="0" w:color="auto"/>
              </w:divBdr>
            </w:div>
            <w:div w:id="899904545">
              <w:marLeft w:val="0"/>
              <w:marRight w:val="0"/>
              <w:marTop w:val="0"/>
              <w:marBottom w:val="0"/>
              <w:divBdr>
                <w:top w:val="none" w:sz="0" w:space="0" w:color="auto"/>
                <w:left w:val="none" w:sz="0" w:space="0" w:color="auto"/>
                <w:bottom w:val="none" w:sz="0" w:space="0" w:color="auto"/>
                <w:right w:val="none" w:sz="0" w:space="0" w:color="auto"/>
              </w:divBdr>
            </w:div>
            <w:div w:id="1625695322">
              <w:marLeft w:val="0"/>
              <w:marRight w:val="0"/>
              <w:marTop w:val="0"/>
              <w:marBottom w:val="0"/>
              <w:divBdr>
                <w:top w:val="none" w:sz="0" w:space="0" w:color="auto"/>
                <w:left w:val="none" w:sz="0" w:space="0" w:color="auto"/>
                <w:bottom w:val="none" w:sz="0" w:space="0" w:color="auto"/>
                <w:right w:val="none" w:sz="0" w:space="0" w:color="auto"/>
              </w:divBdr>
            </w:div>
            <w:div w:id="1628202301">
              <w:marLeft w:val="0"/>
              <w:marRight w:val="0"/>
              <w:marTop w:val="0"/>
              <w:marBottom w:val="0"/>
              <w:divBdr>
                <w:top w:val="none" w:sz="0" w:space="0" w:color="auto"/>
                <w:left w:val="none" w:sz="0" w:space="0" w:color="auto"/>
                <w:bottom w:val="none" w:sz="0" w:space="0" w:color="auto"/>
                <w:right w:val="none" w:sz="0" w:space="0" w:color="auto"/>
              </w:divBdr>
            </w:div>
          </w:divsChild>
        </w:div>
        <w:div w:id="1283806845">
          <w:marLeft w:val="0"/>
          <w:marRight w:val="0"/>
          <w:marTop w:val="0"/>
          <w:marBottom w:val="0"/>
          <w:divBdr>
            <w:top w:val="none" w:sz="0" w:space="0" w:color="auto"/>
            <w:left w:val="none" w:sz="0" w:space="0" w:color="auto"/>
            <w:bottom w:val="none" w:sz="0" w:space="0" w:color="auto"/>
            <w:right w:val="none" w:sz="0" w:space="0" w:color="auto"/>
          </w:divBdr>
          <w:divsChild>
            <w:div w:id="626006356">
              <w:marLeft w:val="0"/>
              <w:marRight w:val="0"/>
              <w:marTop w:val="0"/>
              <w:marBottom w:val="0"/>
              <w:divBdr>
                <w:top w:val="none" w:sz="0" w:space="0" w:color="auto"/>
                <w:left w:val="none" w:sz="0" w:space="0" w:color="auto"/>
                <w:bottom w:val="none" w:sz="0" w:space="0" w:color="auto"/>
                <w:right w:val="none" w:sz="0" w:space="0" w:color="auto"/>
              </w:divBdr>
            </w:div>
            <w:div w:id="1449666902">
              <w:marLeft w:val="0"/>
              <w:marRight w:val="0"/>
              <w:marTop w:val="0"/>
              <w:marBottom w:val="0"/>
              <w:divBdr>
                <w:top w:val="none" w:sz="0" w:space="0" w:color="auto"/>
                <w:left w:val="none" w:sz="0" w:space="0" w:color="auto"/>
                <w:bottom w:val="none" w:sz="0" w:space="0" w:color="auto"/>
                <w:right w:val="none" w:sz="0" w:space="0" w:color="auto"/>
              </w:divBdr>
            </w:div>
            <w:div w:id="1998530048">
              <w:marLeft w:val="0"/>
              <w:marRight w:val="0"/>
              <w:marTop w:val="0"/>
              <w:marBottom w:val="0"/>
              <w:divBdr>
                <w:top w:val="none" w:sz="0" w:space="0" w:color="auto"/>
                <w:left w:val="none" w:sz="0" w:space="0" w:color="auto"/>
                <w:bottom w:val="none" w:sz="0" w:space="0" w:color="auto"/>
                <w:right w:val="none" w:sz="0" w:space="0" w:color="auto"/>
              </w:divBdr>
            </w:div>
          </w:divsChild>
        </w:div>
        <w:div w:id="1290748681">
          <w:marLeft w:val="0"/>
          <w:marRight w:val="0"/>
          <w:marTop w:val="0"/>
          <w:marBottom w:val="0"/>
          <w:divBdr>
            <w:top w:val="none" w:sz="0" w:space="0" w:color="auto"/>
            <w:left w:val="none" w:sz="0" w:space="0" w:color="auto"/>
            <w:bottom w:val="none" w:sz="0" w:space="0" w:color="auto"/>
            <w:right w:val="none" w:sz="0" w:space="0" w:color="auto"/>
          </w:divBdr>
          <w:divsChild>
            <w:div w:id="586035227">
              <w:marLeft w:val="0"/>
              <w:marRight w:val="0"/>
              <w:marTop w:val="0"/>
              <w:marBottom w:val="0"/>
              <w:divBdr>
                <w:top w:val="none" w:sz="0" w:space="0" w:color="auto"/>
                <w:left w:val="none" w:sz="0" w:space="0" w:color="auto"/>
                <w:bottom w:val="none" w:sz="0" w:space="0" w:color="auto"/>
                <w:right w:val="none" w:sz="0" w:space="0" w:color="auto"/>
              </w:divBdr>
            </w:div>
            <w:div w:id="604577899">
              <w:marLeft w:val="0"/>
              <w:marRight w:val="0"/>
              <w:marTop w:val="0"/>
              <w:marBottom w:val="0"/>
              <w:divBdr>
                <w:top w:val="none" w:sz="0" w:space="0" w:color="auto"/>
                <w:left w:val="none" w:sz="0" w:space="0" w:color="auto"/>
                <w:bottom w:val="none" w:sz="0" w:space="0" w:color="auto"/>
                <w:right w:val="none" w:sz="0" w:space="0" w:color="auto"/>
              </w:divBdr>
            </w:div>
            <w:div w:id="911550514">
              <w:marLeft w:val="0"/>
              <w:marRight w:val="0"/>
              <w:marTop w:val="0"/>
              <w:marBottom w:val="0"/>
              <w:divBdr>
                <w:top w:val="none" w:sz="0" w:space="0" w:color="auto"/>
                <w:left w:val="none" w:sz="0" w:space="0" w:color="auto"/>
                <w:bottom w:val="none" w:sz="0" w:space="0" w:color="auto"/>
                <w:right w:val="none" w:sz="0" w:space="0" w:color="auto"/>
              </w:divBdr>
            </w:div>
            <w:div w:id="947547172">
              <w:marLeft w:val="0"/>
              <w:marRight w:val="0"/>
              <w:marTop w:val="0"/>
              <w:marBottom w:val="0"/>
              <w:divBdr>
                <w:top w:val="none" w:sz="0" w:space="0" w:color="auto"/>
                <w:left w:val="none" w:sz="0" w:space="0" w:color="auto"/>
                <w:bottom w:val="none" w:sz="0" w:space="0" w:color="auto"/>
                <w:right w:val="none" w:sz="0" w:space="0" w:color="auto"/>
              </w:divBdr>
            </w:div>
            <w:div w:id="1016730754">
              <w:marLeft w:val="0"/>
              <w:marRight w:val="0"/>
              <w:marTop w:val="0"/>
              <w:marBottom w:val="0"/>
              <w:divBdr>
                <w:top w:val="none" w:sz="0" w:space="0" w:color="auto"/>
                <w:left w:val="none" w:sz="0" w:space="0" w:color="auto"/>
                <w:bottom w:val="none" w:sz="0" w:space="0" w:color="auto"/>
                <w:right w:val="none" w:sz="0" w:space="0" w:color="auto"/>
              </w:divBdr>
            </w:div>
            <w:div w:id="1430853434">
              <w:marLeft w:val="0"/>
              <w:marRight w:val="0"/>
              <w:marTop w:val="0"/>
              <w:marBottom w:val="0"/>
              <w:divBdr>
                <w:top w:val="none" w:sz="0" w:space="0" w:color="auto"/>
                <w:left w:val="none" w:sz="0" w:space="0" w:color="auto"/>
                <w:bottom w:val="none" w:sz="0" w:space="0" w:color="auto"/>
                <w:right w:val="none" w:sz="0" w:space="0" w:color="auto"/>
              </w:divBdr>
            </w:div>
          </w:divsChild>
        </w:div>
        <w:div w:id="1295602151">
          <w:marLeft w:val="0"/>
          <w:marRight w:val="0"/>
          <w:marTop w:val="0"/>
          <w:marBottom w:val="0"/>
          <w:divBdr>
            <w:top w:val="none" w:sz="0" w:space="0" w:color="auto"/>
            <w:left w:val="none" w:sz="0" w:space="0" w:color="auto"/>
            <w:bottom w:val="none" w:sz="0" w:space="0" w:color="auto"/>
            <w:right w:val="none" w:sz="0" w:space="0" w:color="auto"/>
          </w:divBdr>
          <w:divsChild>
            <w:div w:id="127631017">
              <w:marLeft w:val="0"/>
              <w:marRight w:val="0"/>
              <w:marTop w:val="0"/>
              <w:marBottom w:val="0"/>
              <w:divBdr>
                <w:top w:val="none" w:sz="0" w:space="0" w:color="auto"/>
                <w:left w:val="none" w:sz="0" w:space="0" w:color="auto"/>
                <w:bottom w:val="none" w:sz="0" w:space="0" w:color="auto"/>
                <w:right w:val="none" w:sz="0" w:space="0" w:color="auto"/>
              </w:divBdr>
            </w:div>
            <w:div w:id="142549089">
              <w:marLeft w:val="0"/>
              <w:marRight w:val="0"/>
              <w:marTop w:val="0"/>
              <w:marBottom w:val="0"/>
              <w:divBdr>
                <w:top w:val="none" w:sz="0" w:space="0" w:color="auto"/>
                <w:left w:val="none" w:sz="0" w:space="0" w:color="auto"/>
                <w:bottom w:val="none" w:sz="0" w:space="0" w:color="auto"/>
                <w:right w:val="none" w:sz="0" w:space="0" w:color="auto"/>
              </w:divBdr>
            </w:div>
            <w:div w:id="509487026">
              <w:marLeft w:val="0"/>
              <w:marRight w:val="0"/>
              <w:marTop w:val="0"/>
              <w:marBottom w:val="0"/>
              <w:divBdr>
                <w:top w:val="none" w:sz="0" w:space="0" w:color="auto"/>
                <w:left w:val="none" w:sz="0" w:space="0" w:color="auto"/>
                <w:bottom w:val="none" w:sz="0" w:space="0" w:color="auto"/>
                <w:right w:val="none" w:sz="0" w:space="0" w:color="auto"/>
              </w:divBdr>
            </w:div>
            <w:div w:id="1008406052">
              <w:marLeft w:val="0"/>
              <w:marRight w:val="0"/>
              <w:marTop w:val="0"/>
              <w:marBottom w:val="0"/>
              <w:divBdr>
                <w:top w:val="none" w:sz="0" w:space="0" w:color="auto"/>
                <w:left w:val="none" w:sz="0" w:space="0" w:color="auto"/>
                <w:bottom w:val="none" w:sz="0" w:space="0" w:color="auto"/>
                <w:right w:val="none" w:sz="0" w:space="0" w:color="auto"/>
              </w:divBdr>
            </w:div>
            <w:div w:id="1201743448">
              <w:marLeft w:val="0"/>
              <w:marRight w:val="0"/>
              <w:marTop w:val="0"/>
              <w:marBottom w:val="0"/>
              <w:divBdr>
                <w:top w:val="none" w:sz="0" w:space="0" w:color="auto"/>
                <w:left w:val="none" w:sz="0" w:space="0" w:color="auto"/>
                <w:bottom w:val="none" w:sz="0" w:space="0" w:color="auto"/>
                <w:right w:val="none" w:sz="0" w:space="0" w:color="auto"/>
              </w:divBdr>
            </w:div>
            <w:div w:id="1561749819">
              <w:marLeft w:val="0"/>
              <w:marRight w:val="0"/>
              <w:marTop w:val="0"/>
              <w:marBottom w:val="0"/>
              <w:divBdr>
                <w:top w:val="none" w:sz="0" w:space="0" w:color="auto"/>
                <w:left w:val="none" w:sz="0" w:space="0" w:color="auto"/>
                <w:bottom w:val="none" w:sz="0" w:space="0" w:color="auto"/>
                <w:right w:val="none" w:sz="0" w:space="0" w:color="auto"/>
              </w:divBdr>
            </w:div>
            <w:div w:id="1705709692">
              <w:marLeft w:val="0"/>
              <w:marRight w:val="0"/>
              <w:marTop w:val="0"/>
              <w:marBottom w:val="0"/>
              <w:divBdr>
                <w:top w:val="none" w:sz="0" w:space="0" w:color="auto"/>
                <w:left w:val="none" w:sz="0" w:space="0" w:color="auto"/>
                <w:bottom w:val="none" w:sz="0" w:space="0" w:color="auto"/>
                <w:right w:val="none" w:sz="0" w:space="0" w:color="auto"/>
              </w:divBdr>
            </w:div>
            <w:div w:id="1780182574">
              <w:marLeft w:val="0"/>
              <w:marRight w:val="0"/>
              <w:marTop w:val="0"/>
              <w:marBottom w:val="0"/>
              <w:divBdr>
                <w:top w:val="none" w:sz="0" w:space="0" w:color="auto"/>
                <w:left w:val="none" w:sz="0" w:space="0" w:color="auto"/>
                <w:bottom w:val="none" w:sz="0" w:space="0" w:color="auto"/>
                <w:right w:val="none" w:sz="0" w:space="0" w:color="auto"/>
              </w:divBdr>
            </w:div>
            <w:div w:id="1861770726">
              <w:marLeft w:val="0"/>
              <w:marRight w:val="0"/>
              <w:marTop w:val="0"/>
              <w:marBottom w:val="0"/>
              <w:divBdr>
                <w:top w:val="none" w:sz="0" w:space="0" w:color="auto"/>
                <w:left w:val="none" w:sz="0" w:space="0" w:color="auto"/>
                <w:bottom w:val="none" w:sz="0" w:space="0" w:color="auto"/>
                <w:right w:val="none" w:sz="0" w:space="0" w:color="auto"/>
              </w:divBdr>
            </w:div>
            <w:div w:id="2080201983">
              <w:marLeft w:val="0"/>
              <w:marRight w:val="0"/>
              <w:marTop w:val="0"/>
              <w:marBottom w:val="0"/>
              <w:divBdr>
                <w:top w:val="none" w:sz="0" w:space="0" w:color="auto"/>
                <w:left w:val="none" w:sz="0" w:space="0" w:color="auto"/>
                <w:bottom w:val="none" w:sz="0" w:space="0" w:color="auto"/>
                <w:right w:val="none" w:sz="0" w:space="0" w:color="auto"/>
              </w:divBdr>
            </w:div>
          </w:divsChild>
        </w:div>
        <w:div w:id="1340737789">
          <w:marLeft w:val="0"/>
          <w:marRight w:val="0"/>
          <w:marTop w:val="0"/>
          <w:marBottom w:val="0"/>
          <w:divBdr>
            <w:top w:val="none" w:sz="0" w:space="0" w:color="auto"/>
            <w:left w:val="none" w:sz="0" w:space="0" w:color="auto"/>
            <w:bottom w:val="none" w:sz="0" w:space="0" w:color="auto"/>
            <w:right w:val="none" w:sz="0" w:space="0" w:color="auto"/>
          </w:divBdr>
          <w:divsChild>
            <w:div w:id="1420836450">
              <w:marLeft w:val="-75"/>
              <w:marRight w:val="0"/>
              <w:marTop w:val="30"/>
              <w:marBottom w:val="30"/>
              <w:divBdr>
                <w:top w:val="none" w:sz="0" w:space="0" w:color="auto"/>
                <w:left w:val="none" w:sz="0" w:space="0" w:color="auto"/>
                <w:bottom w:val="none" w:sz="0" w:space="0" w:color="auto"/>
                <w:right w:val="none" w:sz="0" w:space="0" w:color="auto"/>
              </w:divBdr>
              <w:divsChild>
                <w:div w:id="770589540">
                  <w:marLeft w:val="0"/>
                  <w:marRight w:val="0"/>
                  <w:marTop w:val="0"/>
                  <w:marBottom w:val="0"/>
                  <w:divBdr>
                    <w:top w:val="none" w:sz="0" w:space="0" w:color="auto"/>
                    <w:left w:val="none" w:sz="0" w:space="0" w:color="auto"/>
                    <w:bottom w:val="none" w:sz="0" w:space="0" w:color="auto"/>
                    <w:right w:val="none" w:sz="0" w:space="0" w:color="auto"/>
                  </w:divBdr>
                  <w:divsChild>
                    <w:div w:id="1214583523">
                      <w:marLeft w:val="0"/>
                      <w:marRight w:val="0"/>
                      <w:marTop w:val="0"/>
                      <w:marBottom w:val="0"/>
                      <w:divBdr>
                        <w:top w:val="none" w:sz="0" w:space="0" w:color="auto"/>
                        <w:left w:val="none" w:sz="0" w:space="0" w:color="auto"/>
                        <w:bottom w:val="none" w:sz="0" w:space="0" w:color="auto"/>
                        <w:right w:val="none" w:sz="0" w:space="0" w:color="auto"/>
                      </w:divBdr>
                    </w:div>
                  </w:divsChild>
                </w:div>
                <w:div w:id="993991302">
                  <w:marLeft w:val="0"/>
                  <w:marRight w:val="0"/>
                  <w:marTop w:val="0"/>
                  <w:marBottom w:val="0"/>
                  <w:divBdr>
                    <w:top w:val="none" w:sz="0" w:space="0" w:color="auto"/>
                    <w:left w:val="none" w:sz="0" w:space="0" w:color="auto"/>
                    <w:bottom w:val="none" w:sz="0" w:space="0" w:color="auto"/>
                    <w:right w:val="none" w:sz="0" w:space="0" w:color="auto"/>
                  </w:divBdr>
                  <w:divsChild>
                    <w:div w:id="825629763">
                      <w:marLeft w:val="0"/>
                      <w:marRight w:val="0"/>
                      <w:marTop w:val="0"/>
                      <w:marBottom w:val="0"/>
                      <w:divBdr>
                        <w:top w:val="none" w:sz="0" w:space="0" w:color="auto"/>
                        <w:left w:val="none" w:sz="0" w:space="0" w:color="auto"/>
                        <w:bottom w:val="none" w:sz="0" w:space="0" w:color="auto"/>
                        <w:right w:val="none" w:sz="0" w:space="0" w:color="auto"/>
                      </w:divBdr>
                    </w:div>
                  </w:divsChild>
                </w:div>
                <w:div w:id="1559508822">
                  <w:marLeft w:val="0"/>
                  <w:marRight w:val="0"/>
                  <w:marTop w:val="0"/>
                  <w:marBottom w:val="0"/>
                  <w:divBdr>
                    <w:top w:val="none" w:sz="0" w:space="0" w:color="auto"/>
                    <w:left w:val="none" w:sz="0" w:space="0" w:color="auto"/>
                    <w:bottom w:val="none" w:sz="0" w:space="0" w:color="auto"/>
                    <w:right w:val="none" w:sz="0" w:space="0" w:color="auto"/>
                  </w:divBdr>
                  <w:divsChild>
                    <w:div w:id="1580864115">
                      <w:marLeft w:val="0"/>
                      <w:marRight w:val="0"/>
                      <w:marTop w:val="0"/>
                      <w:marBottom w:val="0"/>
                      <w:divBdr>
                        <w:top w:val="none" w:sz="0" w:space="0" w:color="auto"/>
                        <w:left w:val="none" w:sz="0" w:space="0" w:color="auto"/>
                        <w:bottom w:val="none" w:sz="0" w:space="0" w:color="auto"/>
                        <w:right w:val="none" w:sz="0" w:space="0" w:color="auto"/>
                      </w:divBdr>
                    </w:div>
                  </w:divsChild>
                </w:div>
                <w:div w:id="2052798460">
                  <w:marLeft w:val="0"/>
                  <w:marRight w:val="0"/>
                  <w:marTop w:val="0"/>
                  <w:marBottom w:val="0"/>
                  <w:divBdr>
                    <w:top w:val="none" w:sz="0" w:space="0" w:color="auto"/>
                    <w:left w:val="none" w:sz="0" w:space="0" w:color="auto"/>
                    <w:bottom w:val="none" w:sz="0" w:space="0" w:color="auto"/>
                    <w:right w:val="none" w:sz="0" w:space="0" w:color="auto"/>
                  </w:divBdr>
                  <w:divsChild>
                    <w:div w:id="55577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4148">
          <w:marLeft w:val="0"/>
          <w:marRight w:val="0"/>
          <w:marTop w:val="0"/>
          <w:marBottom w:val="0"/>
          <w:divBdr>
            <w:top w:val="none" w:sz="0" w:space="0" w:color="auto"/>
            <w:left w:val="none" w:sz="0" w:space="0" w:color="auto"/>
            <w:bottom w:val="none" w:sz="0" w:space="0" w:color="auto"/>
            <w:right w:val="none" w:sz="0" w:space="0" w:color="auto"/>
          </w:divBdr>
          <w:divsChild>
            <w:div w:id="429855539">
              <w:marLeft w:val="0"/>
              <w:marRight w:val="0"/>
              <w:marTop w:val="0"/>
              <w:marBottom w:val="0"/>
              <w:divBdr>
                <w:top w:val="none" w:sz="0" w:space="0" w:color="auto"/>
                <w:left w:val="none" w:sz="0" w:space="0" w:color="auto"/>
                <w:bottom w:val="none" w:sz="0" w:space="0" w:color="auto"/>
                <w:right w:val="none" w:sz="0" w:space="0" w:color="auto"/>
              </w:divBdr>
            </w:div>
            <w:div w:id="440883935">
              <w:marLeft w:val="0"/>
              <w:marRight w:val="0"/>
              <w:marTop w:val="0"/>
              <w:marBottom w:val="0"/>
              <w:divBdr>
                <w:top w:val="none" w:sz="0" w:space="0" w:color="auto"/>
                <w:left w:val="none" w:sz="0" w:space="0" w:color="auto"/>
                <w:bottom w:val="none" w:sz="0" w:space="0" w:color="auto"/>
                <w:right w:val="none" w:sz="0" w:space="0" w:color="auto"/>
              </w:divBdr>
            </w:div>
            <w:div w:id="1791974432">
              <w:marLeft w:val="0"/>
              <w:marRight w:val="0"/>
              <w:marTop w:val="0"/>
              <w:marBottom w:val="0"/>
              <w:divBdr>
                <w:top w:val="none" w:sz="0" w:space="0" w:color="auto"/>
                <w:left w:val="none" w:sz="0" w:space="0" w:color="auto"/>
                <w:bottom w:val="none" w:sz="0" w:space="0" w:color="auto"/>
                <w:right w:val="none" w:sz="0" w:space="0" w:color="auto"/>
              </w:divBdr>
            </w:div>
          </w:divsChild>
        </w:div>
        <w:div w:id="1398281438">
          <w:marLeft w:val="0"/>
          <w:marRight w:val="0"/>
          <w:marTop w:val="0"/>
          <w:marBottom w:val="0"/>
          <w:divBdr>
            <w:top w:val="none" w:sz="0" w:space="0" w:color="auto"/>
            <w:left w:val="none" w:sz="0" w:space="0" w:color="auto"/>
            <w:bottom w:val="none" w:sz="0" w:space="0" w:color="auto"/>
            <w:right w:val="none" w:sz="0" w:space="0" w:color="auto"/>
          </w:divBdr>
          <w:divsChild>
            <w:div w:id="586185472">
              <w:marLeft w:val="-75"/>
              <w:marRight w:val="0"/>
              <w:marTop w:val="30"/>
              <w:marBottom w:val="30"/>
              <w:divBdr>
                <w:top w:val="none" w:sz="0" w:space="0" w:color="auto"/>
                <w:left w:val="none" w:sz="0" w:space="0" w:color="auto"/>
                <w:bottom w:val="none" w:sz="0" w:space="0" w:color="auto"/>
                <w:right w:val="none" w:sz="0" w:space="0" w:color="auto"/>
              </w:divBdr>
              <w:divsChild>
                <w:div w:id="243537988">
                  <w:marLeft w:val="0"/>
                  <w:marRight w:val="0"/>
                  <w:marTop w:val="0"/>
                  <w:marBottom w:val="0"/>
                  <w:divBdr>
                    <w:top w:val="none" w:sz="0" w:space="0" w:color="auto"/>
                    <w:left w:val="none" w:sz="0" w:space="0" w:color="auto"/>
                    <w:bottom w:val="none" w:sz="0" w:space="0" w:color="auto"/>
                    <w:right w:val="none" w:sz="0" w:space="0" w:color="auto"/>
                  </w:divBdr>
                  <w:divsChild>
                    <w:div w:id="311833530">
                      <w:marLeft w:val="0"/>
                      <w:marRight w:val="0"/>
                      <w:marTop w:val="0"/>
                      <w:marBottom w:val="0"/>
                      <w:divBdr>
                        <w:top w:val="none" w:sz="0" w:space="0" w:color="auto"/>
                        <w:left w:val="none" w:sz="0" w:space="0" w:color="auto"/>
                        <w:bottom w:val="none" w:sz="0" w:space="0" w:color="auto"/>
                        <w:right w:val="none" w:sz="0" w:space="0" w:color="auto"/>
                      </w:divBdr>
                    </w:div>
                  </w:divsChild>
                </w:div>
                <w:div w:id="432943288">
                  <w:marLeft w:val="0"/>
                  <w:marRight w:val="0"/>
                  <w:marTop w:val="0"/>
                  <w:marBottom w:val="0"/>
                  <w:divBdr>
                    <w:top w:val="none" w:sz="0" w:space="0" w:color="auto"/>
                    <w:left w:val="none" w:sz="0" w:space="0" w:color="auto"/>
                    <w:bottom w:val="none" w:sz="0" w:space="0" w:color="auto"/>
                    <w:right w:val="none" w:sz="0" w:space="0" w:color="auto"/>
                  </w:divBdr>
                  <w:divsChild>
                    <w:div w:id="1126238850">
                      <w:marLeft w:val="0"/>
                      <w:marRight w:val="0"/>
                      <w:marTop w:val="0"/>
                      <w:marBottom w:val="0"/>
                      <w:divBdr>
                        <w:top w:val="none" w:sz="0" w:space="0" w:color="auto"/>
                        <w:left w:val="none" w:sz="0" w:space="0" w:color="auto"/>
                        <w:bottom w:val="none" w:sz="0" w:space="0" w:color="auto"/>
                        <w:right w:val="none" w:sz="0" w:space="0" w:color="auto"/>
                      </w:divBdr>
                    </w:div>
                  </w:divsChild>
                </w:div>
                <w:div w:id="477499349">
                  <w:marLeft w:val="0"/>
                  <w:marRight w:val="0"/>
                  <w:marTop w:val="0"/>
                  <w:marBottom w:val="0"/>
                  <w:divBdr>
                    <w:top w:val="none" w:sz="0" w:space="0" w:color="auto"/>
                    <w:left w:val="none" w:sz="0" w:space="0" w:color="auto"/>
                    <w:bottom w:val="none" w:sz="0" w:space="0" w:color="auto"/>
                    <w:right w:val="none" w:sz="0" w:space="0" w:color="auto"/>
                  </w:divBdr>
                  <w:divsChild>
                    <w:div w:id="1073814330">
                      <w:marLeft w:val="0"/>
                      <w:marRight w:val="0"/>
                      <w:marTop w:val="0"/>
                      <w:marBottom w:val="0"/>
                      <w:divBdr>
                        <w:top w:val="none" w:sz="0" w:space="0" w:color="auto"/>
                        <w:left w:val="none" w:sz="0" w:space="0" w:color="auto"/>
                        <w:bottom w:val="none" w:sz="0" w:space="0" w:color="auto"/>
                        <w:right w:val="none" w:sz="0" w:space="0" w:color="auto"/>
                      </w:divBdr>
                    </w:div>
                  </w:divsChild>
                </w:div>
                <w:div w:id="1297301560">
                  <w:marLeft w:val="0"/>
                  <w:marRight w:val="0"/>
                  <w:marTop w:val="0"/>
                  <w:marBottom w:val="0"/>
                  <w:divBdr>
                    <w:top w:val="none" w:sz="0" w:space="0" w:color="auto"/>
                    <w:left w:val="none" w:sz="0" w:space="0" w:color="auto"/>
                    <w:bottom w:val="none" w:sz="0" w:space="0" w:color="auto"/>
                    <w:right w:val="none" w:sz="0" w:space="0" w:color="auto"/>
                  </w:divBdr>
                  <w:divsChild>
                    <w:div w:id="175119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268307">
          <w:marLeft w:val="0"/>
          <w:marRight w:val="0"/>
          <w:marTop w:val="0"/>
          <w:marBottom w:val="0"/>
          <w:divBdr>
            <w:top w:val="none" w:sz="0" w:space="0" w:color="auto"/>
            <w:left w:val="none" w:sz="0" w:space="0" w:color="auto"/>
            <w:bottom w:val="none" w:sz="0" w:space="0" w:color="auto"/>
            <w:right w:val="none" w:sz="0" w:space="0" w:color="auto"/>
          </w:divBdr>
          <w:divsChild>
            <w:div w:id="578487467">
              <w:marLeft w:val="0"/>
              <w:marRight w:val="0"/>
              <w:marTop w:val="0"/>
              <w:marBottom w:val="0"/>
              <w:divBdr>
                <w:top w:val="none" w:sz="0" w:space="0" w:color="auto"/>
                <w:left w:val="none" w:sz="0" w:space="0" w:color="auto"/>
                <w:bottom w:val="none" w:sz="0" w:space="0" w:color="auto"/>
                <w:right w:val="none" w:sz="0" w:space="0" w:color="auto"/>
              </w:divBdr>
            </w:div>
            <w:div w:id="588855482">
              <w:marLeft w:val="0"/>
              <w:marRight w:val="0"/>
              <w:marTop w:val="0"/>
              <w:marBottom w:val="0"/>
              <w:divBdr>
                <w:top w:val="none" w:sz="0" w:space="0" w:color="auto"/>
                <w:left w:val="none" w:sz="0" w:space="0" w:color="auto"/>
                <w:bottom w:val="none" w:sz="0" w:space="0" w:color="auto"/>
                <w:right w:val="none" w:sz="0" w:space="0" w:color="auto"/>
              </w:divBdr>
            </w:div>
            <w:div w:id="743406628">
              <w:marLeft w:val="0"/>
              <w:marRight w:val="0"/>
              <w:marTop w:val="0"/>
              <w:marBottom w:val="0"/>
              <w:divBdr>
                <w:top w:val="none" w:sz="0" w:space="0" w:color="auto"/>
                <w:left w:val="none" w:sz="0" w:space="0" w:color="auto"/>
                <w:bottom w:val="none" w:sz="0" w:space="0" w:color="auto"/>
                <w:right w:val="none" w:sz="0" w:space="0" w:color="auto"/>
              </w:divBdr>
            </w:div>
            <w:div w:id="1519388587">
              <w:marLeft w:val="0"/>
              <w:marRight w:val="0"/>
              <w:marTop w:val="0"/>
              <w:marBottom w:val="0"/>
              <w:divBdr>
                <w:top w:val="none" w:sz="0" w:space="0" w:color="auto"/>
                <w:left w:val="none" w:sz="0" w:space="0" w:color="auto"/>
                <w:bottom w:val="none" w:sz="0" w:space="0" w:color="auto"/>
                <w:right w:val="none" w:sz="0" w:space="0" w:color="auto"/>
              </w:divBdr>
            </w:div>
            <w:div w:id="1546091519">
              <w:marLeft w:val="0"/>
              <w:marRight w:val="0"/>
              <w:marTop w:val="0"/>
              <w:marBottom w:val="0"/>
              <w:divBdr>
                <w:top w:val="none" w:sz="0" w:space="0" w:color="auto"/>
                <w:left w:val="none" w:sz="0" w:space="0" w:color="auto"/>
                <w:bottom w:val="none" w:sz="0" w:space="0" w:color="auto"/>
                <w:right w:val="none" w:sz="0" w:space="0" w:color="auto"/>
              </w:divBdr>
            </w:div>
          </w:divsChild>
        </w:div>
        <w:div w:id="1419446112">
          <w:marLeft w:val="0"/>
          <w:marRight w:val="0"/>
          <w:marTop w:val="0"/>
          <w:marBottom w:val="0"/>
          <w:divBdr>
            <w:top w:val="none" w:sz="0" w:space="0" w:color="auto"/>
            <w:left w:val="none" w:sz="0" w:space="0" w:color="auto"/>
            <w:bottom w:val="none" w:sz="0" w:space="0" w:color="auto"/>
            <w:right w:val="none" w:sz="0" w:space="0" w:color="auto"/>
          </w:divBdr>
          <w:divsChild>
            <w:div w:id="374893557">
              <w:marLeft w:val="0"/>
              <w:marRight w:val="0"/>
              <w:marTop w:val="0"/>
              <w:marBottom w:val="0"/>
              <w:divBdr>
                <w:top w:val="none" w:sz="0" w:space="0" w:color="auto"/>
                <w:left w:val="none" w:sz="0" w:space="0" w:color="auto"/>
                <w:bottom w:val="none" w:sz="0" w:space="0" w:color="auto"/>
                <w:right w:val="none" w:sz="0" w:space="0" w:color="auto"/>
              </w:divBdr>
            </w:div>
            <w:div w:id="471794951">
              <w:marLeft w:val="0"/>
              <w:marRight w:val="0"/>
              <w:marTop w:val="0"/>
              <w:marBottom w:val="0"/>
              <w:divBdr>
                <w:top w:val="none" w:sz="0" w:space="0" w:color="auto"/>
                <w:left w:val="none" w:sz="0" w:space="0" w:color="auto"/>
                <w:bottom w:val="none" w:sz="0" w:space="0" w:color="auto"/>
                <w:right w:val="none" w:sz="0" w:space="0" w:color="auto"/>
              </w:divBdr>
            </w:div>
            <w:div w:id="839586894">
              <w:marLeft w:val="0"/>
              <w:marRight w:val="0"/>
              <w:marTop w:val="0"/>
              <w:marBottom w:val="0"/>
              <w:divBdr>
                <w:top w:val="none" w:sz="0" w:space="0" w:color="auto"/>
                <w:left w:val="none" w:sz="0" w:space="0" w:color="auto"/>
                <w:bottom w:val="none" w:sz="0" w:space="0" w:color="auto"/>
                <w:right w:val="none" w:sz="0" w:space="0" w:color="auto"/>
              </w:divBdr>
            </w:div>
            <w:div w:id="880633429">
              <w:marLeft w:val="0"/>
              <w:marRight w:val="0"/>
              <w:marTop w:val="0"/>
              <w:marBottom w:val="0"/>
              <w:divBdr>
                <w:top w:val="none" w:sz="0" w:space="0" w:color="auto"/>
                <w:left w:val="none" w:sz="0" w:space="0" w:color="auto"/>
                <w:bottom w:val="none" w:sz="0" w:space="0" w:color="auto"/>
                <w:right w:val="none" w:sz="0" w:space="0" w:color="auto"/>
              </w:divBdr>
            </w:div>
            <w:div w:id="910164788">
              <w:marLeft w:val="0"/>
              <w:marRight w:val="0"/>
              <w:marTop w:val="0"/>
              <w:marBottom w:val="0"/>
              <w:divBdr>
                <w:top w:val="none" w:sz="0" w:space="0" w:color="auto"/>
                <w:left w:val="none" w:sz="0" w:space="0" w:color="auto"/>
                <w:bottom w:val="none" w:sz="0" w:space="0" w:color="auto"/>
                <w:right w:val="none" w:sz="0" w:space="0" w:color="auto"/>
              </w:divBdr>
            </w:div>
            <w:div w:id="1495148979">
              <w:marLeft w:val="0"/>
              <w:marRight w:val="0"/>
              <w:marTop w:val="0"/>
              <w:marBottom w:val="0"/>
              <w:divBdr>
                <w:top w:val="none" w:sz="0" w:space="0" w:color="auto"/>
                <w:left w:val="none" w:sz="0" w:space="0" w:color="auto"/>
                <w:bottom w:val="none" w:sz="0" w:space="0" w:color="auto"/>
                <w:right w:val="none" w:sz="0" w:space="0" w:color="auto"/>
              </w:divBdr>
            </w:div>
            <w:div w:id="1937974870">
              <w:marLeft w:val="0"/>
              <w:marRight w:val="0"/>
              <w:marTop w:val="0"/>
              <w:marBottom w:val="0"/>
              <w:divBdr>
                <w:top w:val="none" w:sz="0" w:space="0" w:color="auto"/>
                <w:left w:val="none" w:sz="0" w:space="0" w:color="auto"/>
                <w:bottom w:val="none" w:sz="0" w:space="0" w:color="auto"/>
                <w:right w:val="none" w:sz="0" w:space="0" w:color="auto"/>
              </w:divBdr>
            </w:div>
          </w:divsChild>
        </w:div>
        <w:div w:id="1423137254">
          <w:marLeft w:val="0"/>
          <w:marRight w:val="0"/>
          <w:marTop w:val="0"/>
          <w:marBottom w:val="0"/>
          <w:divBdr>
            <w:top w:val="none" w:sz="0" w:space="0" w:color="auto"/>
            <w:left w:val="none" w:sz="0" w:space="0" w:color="auto"/>
            <w:bottom w:val="none" w:sz="0" w:space="0" w:color="auto"/>
            <w:right w:val="none" w:sz="0" w:space="0" w:color="auto"/>
          </w:divBdr>
        </w:div>
        <w:div w:id="1487742676">
          <w:marLeft w:val="0"/>
          <w:marRight w:val="0"/>
          <w:marTop w:val="0"/>
          <w:marBottom w:val="0"/>
          <w:divBdr>
            <w:top w:val="none" w:sz="0" w:space="0" w:color="auto"/>
            <w:left w:val="none" w:sz="0" w:space="0" w:color="auto"/>
            <w:bottom w:val="none" w:sz="0" w:space="0" w:color="auto"/>
            <w:right w:val="none" w:sz="0" w:space="0" w:color="auto"/>
          </w:divBdr>
          <w:divsChild>
            <w:div w:id="1637298242">
              <w:marLeft w:val="-75"/>
              <w:marRight w:val="0"/>
              <w:marTop w:val="30"/>
              <w:marBottom w:val="30"/>
              <w:divBdr>
                <w:top w:val="none" w:sz="0" w:space="0" w:color="auto"/>
                <w:left w:val="none" w:sz="0" w:space="0" w:color="auto"/>
                <w:bottom w:val="none" w:sz="0" w:space="0" w:color="auto"/>
                <w:right w:val="none" w:sz="0" w:space="0" w:color="auto"/>
              </w:divBdr>
              <w:divsChild>
                <w:div w:id="1274362908">
                  <w:marLeft w:val="0"/>
                  <w:marRight w:val="0"/>
                  <w:marTop w:val="0"/>
                  <w:marBottom w:val="0"/>
                  <w:divBdr>
                    <w:top w:val="none" w:sz="0" w:space="0" w:color="auto"/>
                    <w:left w:val="none" w:sz="0" w:space="0" w:color="auto"/>
                    <w:bottom w:val="none" w:sz="0" w:space="0" w:color="auto"/>
                    <w:right w:val="none" w:sz="0" w:space="0" w:color="auto"/>
                  </w:divBdr>
                  <w:divsChild>
                    <w:div w:id="1391734365">
                      <w:marLeft w:val="0"/>
                      <w:marRight w:val="0"/>
                      <w:marTop w:val="0"/>
                      <w:marBottom w:val="0"/>
                      <w:divBdr>
                        <w:top w:val="none" w:sz="0" w:space="0" w:color="auto"/>
                        <w:left w:val="none" w:sz="0" w:space="0" w:color="auto"/>
                        <w:bottom w:val="none" w:sz="0" w:space="0" w:color="auto"/>
                        <w:right w:val="none" w:sz="0" w:space="0" w:color="auto"/>
                      </w:divBdr>
                    </w:div>
                  </w:divsChild>
                </w:div>
                <w:div w:id="1293827375">
                  <w:marLeft w:val="0"/>
                  <w:marRight w:val="0"/>
                  <w:marTop w:val="0"/>
                  <w:marBottom w:val="0"/>
                  <w:divBdr>
                    <w:top w:val="none" w:sz="0" w:space="0" w:color="auto"/>
                    <w:left w:val="none" w:sz="0" w:space="0" w:color="auto"/>
                    <w:bottom w:val="none" w:sz="0" w:space="0" w:color="auto"/>
                    <w:right w:val="none" w:sz="0" w:space="0" w:color="auto"/>
                  </w:divBdr>
                  <w:divsChild>
                    <w:div w:id="1702701985">
                      <w:marLeft w:val="0"/>
                      <w:marRight w:val="0"/>
                      <w:marTop w:val="0"/>
                      <w:marBottom w:val="0"/>
                      <w:divBdr>
                        <w:top w:val="none" w:sz="0" w:space="0" w:color="auto"/>
                        <w:left w:val="none" w:sz="0" w:space="0" w:color="auto"/>
                        <w:bottom w:val="none" w:sz="0" w:space="0" w:color="auto"/>
                        <w:right w:val="none" w:sz="0" w:space="0" w:color="auto"/>
                      </w:divBdr>
                    </w:div>
                  </w:divsChild>
                </w:div>
                <w:div w:id="1526018694">
                  <w:marLeft w:val="0"/>
                  <w:marRight w:val="0"/>
                  <w:marTop w:val="0"/>
                  <w:marBottom w:val="0"/>
                  <w:divBdr>
                    <w:top w:val="none" w:sz="0" w:space="0" w:color="auto"/>
                    <w:left w:val="none" w:sz="0" w:space="0" w:color="auto"/>
                    <w:bottom w:val="none" w:sz="0" w:space="0" w:color="auto"/>
                    <w:right w:val="none" w:sz="0" w:space="0" w:color="auto"/>
                  </w:divBdr>
                  <w:divsChild>
                    <w:div w:id="1477144012">
                      <w:marLeft w:val="0"/>
                      <w:marRight w:val="0"/>
                      <w:marTop w:val="0"/>
                      <w:marBottom w:val="0"/>
                      <w:divBdr>
                        <w:top w:val="none" w:sz="0" w:space="0" w:color="auto"/>
                        <w:left w:val="none" w:sz="0" w:space="0" w:color="auto"/>
                        <w:bottom w:val="none" w:sz="0" w:space="0" w:color="auto"/>
                        <w:right w:val="none" w:sz="0" w:space="0" w:color="auto"/>
                      </w:divBdr>
                    </w:div>
                  </w:divsChild>
                </w:div>
                <w:div w:id="1914075655">
                  <w:marLeft w:val="0"/>
                  <w:marRight w:val="0"/>
                  <w:marTop w:val="0"/>
                  <w:marBottom w:val="0"/>
                  <w:divBdr>
                    <w:top w:val="none" w:sz="0" w:space="0" w:color="auto"/>
                    <w:left w:val="none" w:sz="0" w:space="0" w:color="auto"/>
                    <w:bottom w:val="none" w:sz="0" w:space="0" w:color="auto"/>
                    <w:right w:val="none" w:sz="0" w:space="0" w:color="auto"/>
                  </w:divBdr>
                  <w:divsChild>
                    <w:div w:id="5146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464090">
          <w:marLeft w:val="0"/>
          <w:marRight w:val="0"/>
          <w:marTop w:val="0"/>
          <w:marBottom w:val="0"/>
          <w:divBdr>
            <w:top w:val="none" w:sz="0" w:space="0" w:color="auto"/>
            <w:left w:val="none" w:sz="0" w:space="0" w:color="auto"/>
            <w:bottom w:val="none" w:sz="0" w:space="0" w:color="auto"/>
            <w:right w:val="none" w:sz="0" w:space="0" w:color="auto"/>
          </w:divBdr>
        </w:div>
        <w:div w:id="1527794803">
          <w:marLeft w:val="0"/>
          <w:marRight w:val="0"/>
          <w:marTop w:val="0"/>
          <w:marBottom w:val="0"/>
          <w:divBdr>
            <w:top w:val="none" w:sz="0" w:space="0" w:color="auto"/>
            <w:left w:val="none" w:sz="0" w:space="0" w:color="auto"/>
            <w:bottom w:val="none" w:sz="0" w:space="0" w:color="auto"/>
            <w:right w:val="none" w:sz="0" w:space="0" w:color="auto"/>
          </w:divBdr>
          <w:divsChild>
            <w:div w:id="1260022673">
              <w:marLeft w:val="0"/>
              <w:marRight w:val="0"/>
              <w:marTop w:val="0"/>
              <w:marBottom w:val="0"/>
              <w:divBdr>
                <w:top w:val="none" w:sz="0" w:space="0" w:color="auto"/>
                <w:left w:val="none" w:sz="0" w:space="0" w:color="auto"/>
                <w:bottom w:val="none" w:sz="0" w:space="0" w:color="auto"/>
                <w:right w:val="none" w:sz="0" w:space="0" w:color="auto"/>
              </w:divBdr>
            </w:div>
            <w:div w:id="1677998830">
              <w:marLeft w:val="0"/>
              <w:marRight w:val="0"/>
              <w:marTop w:val="0"/>
              <w:marBottom w:val="0"/>
              <w:divBdr>
                <w:top w:val="none" w:sz="0" w:space="0" w:color="auto"/>
                <w:left w:val="none" w:sz="0" w:space="0" w:color="auto"/>
                <w:bottom w:val="none" w:sz="0" w:space="0" w:color="auto"/>
                <w:right w:val="none" w:sz="0" w:space="0" w:color="auto"/>
              </w:divBdr>
            </w:div>
            <w:div w:id="1758284110">
              <w:marLeft w:val="0"/>
              <w:marRight w:val="0"/>
              <w:marTop w:val="0"/>
              <w:marBottom w:val="0"/>
              <w:divBdr>
                <w:top w:val="none" w:sz="0" w:space="0" w:color="auto"/>
                <w:left w:val="none" w:sz="0" w:space="0" w:color="auto"/>
                <w:bottom w:val="none" w:sz="0" w:space="0" w:color="auto"/>
                <w:right w:val="none" w:sz="0" w:space="0" w:color="auto"/>
              </w:divBdr>
            </w:div>
          </w:divsChild>
        </w:div>
        <w:div w:id="1528250755">
          <w:marLeft w:val="0"/>
          <w:marRight w:val="0"/>
          <w:marTop w:val="0"/>
          <w:marBottom w:val="0"/>
          <w:divBdr>
            <w:top w:val="none" w:sz="0" w:space="0" w:color="auto"/>
            <w:left w:val="none" w:sz="0" w:space="0" w:color="auto"/>
            <w:bottom w:val="none" w:sz="0" w:space="0" w:color="auto"/>
            <w:right w:val="none" w:sz="0" w:space="0" w:color="auto"/>
          </w:divBdr>
          <w:divsChild>
            <w:div w:id="26490846">
              <w:marLeft w:val="0"/>
              <w:marRight w:val="0"/>
              <w:marTop w:val="0"/>
              <w:marBottom w:val="0"/>
              <w:divBdr>
                <w:top w:val="none" w:sz="0" w:space="0" w:color="auto"/>
                <w:left w:val="none" w:sz="0" w:space="0" w:color="auto"/>
                <w:bottom w:val="none" w:sz="0" w:space="0" w:color="auto"/>
                <w:right w:val="none" w:sz="0" w:space="0" w:color="auto"/>
              </w:divBdr>
            </w:div>
            <w:div w:id="969439747">
              <w:marLeft w:val="0"/>
              <w:marRight w:val="0"/>
              <w:marTop w:val="0"/>
              <w:marBottom w:val="0"/>
              <w:divBdr>
                <w:top w:val="none" w:sz="0" w:space="0" w:color="auto"/>
                <w:left w:val="none" w:sz="0" w:space="0" w:color="auto"/>
                <w:bottom w:val="none" w:sz="0" w:space="0" w:color="auto"/>
                <w:right w:val="none" w:sz="0" w:space="0" w:color="auto"/>
              </w:divBdr>
            </w:div>
            <w:div w:id="1006051863">
              <w:marLeft w:val="0"/>
              <w:marRight w:val="0"/>
              <w:marTop w:val="0"/>
              <w:marBottom w:val="0"/>
              <w:divBdr>
                <w:top w:val="none" w:sz="0" w:space="0" w:color="auto"/>
                <w:left w:val="none" w:sz="0" w:space="0" w:color="auto"/>
                <w:bottom w:val="none" w:sz="0" w:space="0" w:color="auto"/>
                <w:right w:val="none" w:sz="0" w:space="0" w:color="auto"/>
              </w:divBdr>
            </w:div>
            <w:div w:id="1043140734">
              <w:marLeft w:val="0"/>
              <w:marRight w:val="0"/>
              <w:marTop w:val="0"/>
              <w:marBottom w:val="0"/>
              <w:divBdr>
                <w:top w:val="none" w:sz="0" w:space="0" w:color="auto"/>
                <w:left w:val="none" w:sz="0" w:space="0" w:color="auto"/>
                <w:bottom w:val="none" w:sz="0" w:space="0" w:color="auto"/>
                <w:right w:val="none" w:sz="0" w:space="0" w:color="auto"/>
              </w:divBdr>
            </w:div>
            <w:div w:id="1644122096">
              <w:marLeft w:val="0"/>
              <w:marRight w:val="0"/>
              <w:marTop w:val="0"/>
              <w:marBottom w:val="0"/>
              <w:divBdr>
                <w:top w:val="none" w:sz="0" w:space="0" w:color="auto"/>
                <w:left w:val="none" w:sz="0" w:space="0" w:color="auto"/>
                <w:bottom w:val="none" w:sz="0" w:space="0" w:color="auto"/>
                <w:right w:val="none" w:sz="0" w:space="0" w:color="auto"/>
              </w:divBdr>
            </w:div>
          </w:divsChild>
        </w:div>
        <w:div w:id="1540583662">
          <w:marLeft w:val="0"/>
          <w:marRight w:val="0"/>
          <w:marTop w:val="0"/>
          <w:marBottom w:val="0"/>
          <w:divBdr>
            <w:top w:val="none" w:sz="0" w:space="0" w:color="auto"/>
            <w:left w:val="none" w:sz="0" w:space="0" w:color="auto"/>
            <w:bottom w:val="none" w:sz="0" w:space="0" w:color="auto"/>
            <w:right w:val="none" w:sz="0" w:space="0" w:color="auto"/>
          </w:divBdr>
          <w:divsChild>
            <w:div w:id="183249074">
              <w:marLeft w:val="-75"/>
              <w:marRight w:val="0"/>
              <w:marTop w:val="30"/>
              <w:marBottom w:val="30"/>
              <w:divBdr>
                <w:top w:val="none" w:sz="0" w:space="0" w:color="auto"/>
                <w:left w:val="none" w:sz="0" w:space="0" w:color="auto"/>
                <w:bottom w:val="none" w:sz="0" w:space="0" w:color="auto"/>
                <w:right w:val="none" w:sz="0" w:space="0" w:color="auto"/>
              </w:divBdr>
              <w:divsChild>
                <w:div w:id="346834916">
                  <w:marLeft w:val="0"/>
                  <w:marRight w:val="0"/>
                  <w:marTop w:val="0"/>
                  <w:marBottom w:val="0"/>
                  <w:divBdr>
                    <w:top w:val="none" w:sz="0" w:space="0" w:color="auto"/>
                    <w:left w:val="none" w:sz="0" w:space="0" w:color="auto"/>
                    <w:bottom w:val="none" w:sz="0" w:space="0" w:color="auto"/>
                    <w:right w:val="none" w:sz="0" w:space="0" w:color="auto"/>
                  </w:divBdr>
                  <w:divsChild>
                    <w:div w:id="1417821335">
                      <w:marLeft w:val="0"/>
                      <w:marRight w:val="0"/>
                      <w:marTop w:val="0"/>
                      <w:marBottom w:val="0"/>
                      <w:divBdr>
                        <w:top w:val="none" w:sz="0" w:space="0" w:color="auto"/>
                        <w:left w:val="none" w:sz="0" w:space="0" w:color="auto"/>
                        <w:bottom w:val="none" w:sz="0" w:space="0" w:color="auto"/>
                        <w:right w:val="none" w:sz="0" w:space="0" w:color="auto"/>
                      </w:divBdr>
                    </w:div>
                  </w:divsChild>
                </w:div>
                <w:div w:id="790712961">
                  <w:marLeft w:val="0"/>
                  <w:marRight w:val="0"/>
                  <w:marTop w:val="0"/>
                  <w:marBottom w:val="0"/>
                  <w:divBdr>
                    <w:top w:val="none" w:sz="0" w:space="0" w:color="auto"/>
                    <w:left w:val="none" w:sz="0" w:space="0" w:color="auto"/>
                    <w:bottom w:val="none" w:sz="0" w:space="0" w:color="auto"/>
                    <w:right w:val="none" w:sz="0" w:space="0" w:color="auto"/>
                  </w:divBdr>
                  <w:divsChild>
                    <w:div w:id="307251867">
                      <w:marLeft w:val="0"/>
                      <w:marRight w:val="0"/>
                      <w:marTop w:val="0"/>
                      <w:marBottom w:val="0"/>
                      <w:divBdr>
                        <w:top w:val="none" w:sz="0" w:space="0" w:color="auto"/>
                        <w:left w:val="none" w:sz="0" w:space="0" w:color="auto"/>
                        <w:bottom w:val="none" w:sz="0" w:space="0" w:color="auto"/>
                        <w:right w:val="none" w:sz="0" w:space="0" w:color="auto"/>
                      </w:divBdr>
                    </w:div>
                  </w:divsChild>
                </w:div>
                <w:div w:id="1116144479">
                  <w:marLeft w:val="0"/>
                  <w:marRight w:val="0"/>
                  <w:marTop w:val="0"/>
                  <w:marBottom w:val="0"/>
                  <w:divBdr>
                    <w:top w:val="none" w:sz="0" w:space="0" w:color="auto"/>
                    <w:left w:val="none" w:sz="0" w:space="0" w:color="auto"/>
                    <w:bottom w:val="none" w:sz="0" w:space="0" w:color="auto"/>
                    <w:right w:val="none" w:sz="0" w:space="0" w:color="auto"/>
                  </w:divBdr>
                  <w:divsChild>
                    <w:div w:id="1383169865">
                      <w:marLeft w:val="0"/>
                      <w:marRight w:val="0"/>
                      <w:marTop w:val="0"/>
                      <w:marBottom w:val="0"/>
                      <w:divBdr>
                        <w:top w:val="none" w:sz="0" w:space="0" w:color="auto"/>
                        <w:left w:val="none" w:sz="0" w:space="0" w:color="auto"/>
                        <w:bottom w:val="none" w:sz="0" w:space="0" w:color="auto"/>
                        <w:right w:val="none" w:sz="0" w:space="0" w:color="auto"/>
                      </w:divBdr>
                    </w:div>
                  </w:divsChild>
                </w:div>
                <w:div w:id="1535773320">
                  <w:marLeft w:val="0"/>
                  <w:marRight w:val="0"/>
                  <w:marTop w:val="0"/>
                  <w:marBottom w:val="0"/>
                  <w:divBdr>
                    <w:top w:val="none" w:sz="0" w:space="0" w:color="auto"/>
                    <w:left w:val="none" w:sz="0" w:space="0" w:color="auto"/>
                    <w:bottom w:val="none" w:sz="0" w:space="0" w:color="auto"/>
                    <w:right w:val="none" w:sz="0" w:space="0" w:color="auto"/>
                  </w:divBdr>
                  <w:divsChild>
                    <w:div w:id="138787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14973">
          <w:marLeft w:val="0"/>
          <w:marRight w:val="0"/>
          <w:marTop w:val="0"/>
          <w:marBottom w:val="0"/>
          <w:divBdr>
            <w:top w:val="none" w:sz="0" w:space="0" w:color="auto"/>
            <w:left w:val="none" w:sz="0" w:space="0" w:color="auto"/>
            <w:bottom w:val="none" w:sz="0" w:space="0" w:color="auto"/>
            <w:right w:val="none" w:sz="0" w:space="0" w:color="auto"/>
          </w:divBdr>
          <w:divsChild>
            <w:div w:id="1103257850">
              <w:marLeft w:val="0"/>
              <w:marRight w:val="0"/>
              <w:marTop w:val="0"/>
              <w:marBottom w:val="0"/>
              <w:divBdr>
                <w:top w:val="none" w:sz="0" w:space="0" w:color="auto"/>
                <w:left w:val="none" w:sz="0" w:space="0" w:color="auto"/>
                <w:bottom w:val="none" w:sz="0" w:space="0" w:color="auto"/>
                <w:right w:val="none" w:sz="0" w:space="0" w:color="auto"/>
              </w:divBdr>
            </w:div>
            <w:div w:id="1267225174">
              <w:marLeft w:val="0"/>
              <w:marRight w:val="0"/>
              <w:marTop w:val="0"/>
              <w:marBottom w:val="0"/>
              <w:divBdr>
                <w:top w:val="none" w:sz="0" w:space="0" w:color="auto"/>
                <w:left w:val="none" w:sz="0" w:space="0" w:color="auto"/>
                <w:bottom w:val="none" w:sz="0" w:space="0" w:color="auto"/>
                <w:right w:val="none" w:sz="0" w:space="0" w:color="auto"/>
              </w:divBdr>
            </w:div>
            <w:div w:id="1485658263">
              <w:marLeft w:val="0"/>
              <w:marRight w:val="0"/>
              <w:marTop w:val="0"/>
              <w:marBottom w:val="0"/>
              <w:divBdr>
                <w:top w:val="none" w:sz="0" w:space="0" w:color="auto"/>
                <w:left w:val="none" w:sz="0" w:space="0" w:color="auto"/>
                <w:bottom w:val="none" w:sz="0" w:space="0" w:color="auto"/>
                <w:right w:val="none" w:sz="0" w:space="0" w:color="auto"/>
              </w:divBdr>
            </w:div>
          </w:divsChild>
        </w:div>
        <w:div w:id="1617179432">
          <w:marLeft w:val="0"/>
          <w:marRight w:val="0"/>
          <w:marTop w:val="0"/>
          <w:marBottom w:val="0"/>
          <w:divBdr>
            <w:top w:val="none" w:sz="0" w:space="0" w:color="auto"/>
            <w:left w:val="none" w:sz="0" w:space="0" w:color="auto"/>
            <w:bottom w:val="none" w:sz="0" w:space="0" w:color="auto"/>
            <w:right w:val="none" w:sz="0" w:space="0" w:color="auto"/>
          </w:divBdr>
          <w:divsChild>
            <w:div w:id="103310993">
              <w:marLeft w:val="0"/>
              <w:marRight w:val="0"/>
              <w:marTop w:val="0"/>
              <w:marBottom w:val="0"/>
              <w:divBdr>
                <w:top w:val="none" w:sz="0" w:space="0" w:color="auto"/>
                <w:left w:val="none" w:sz="0" w:space="0" w:color="auto"/>
                <w:bottom w:val="none" w:sz="0" w:space="0" w:color="auto"/>
                <w:right w:val="none" w:sz="0" w:space="0" w:color="auto"/>
              </w:divBdr>
            </w:div>
            <w:div w:id="191311311">
              <w:marLeft w:val="0"/>
              <w:marRight w:val="0"/>
              <w:marTop w:val="0"/>
              <w:marBottom w:val="0"/>
              <w:divBdr>
                <w:top w:val="none" w:sz="0" w:space="0" w:color="auto"/>
                <w:left w:val="none" w:sz="0" w:space="0" w:color="auto"/>
                <w:bottom w:val="none" w:sz="0" w:space="0" w:color="auto"/>
                <w:right w:val="none" w:sz="0" w:space="0" w:color="auto"/>
              </w:divBdr>
            </w:div>
            <w:div w:id="920867356">
              <w:marLeft w:val="0"/>
              <w:marRight w:val="0"/>
              <w:marTop w:val="0"/>
              <w:marBottom w:val="0"/>
              <w:divBdr>
                <w:top w:val="none" w:sz="0" w:space="0" w:color="auto"/>
                <w:left w:val="none" w:sz="0" w:space="0" w:color="auto"/>
                <w:bottom w:val="none" w:sz="0" w:space="0" w:color="auto"/>
                <w:right w:val="none" w:sz="0" w:space="0" w:color="auto"/>
              </w:divBdr>
            </w:div>
            <w:div w:id="1380738021">
              <w:marLeft w:val="0"/>
              <w:marRight w:val="0"/>
              <w:marTop w:val="0"/>
              <w:marBottom w:val="0"/>
              <w:divBdr>
                <w:top w:val="none" w:sz="0" w:space="0" w:color="auto"/>
                <w:left w:val="none" w:sz="0" w:space="0" w:color="auto"/>
                <w:bottom w:val="none" w:sz="0" w:space="0" w:color="auto"/>
                <w:right w:val="none" w:sz="0" w:space="0" w:color="auto"/>
              </w:divBdr>
            </w:div>
            <w:div w:id="1618218021">
              <w:marLeft w:val="0"/>
              <w:marRight w:val="0"/>
              <w:marTop w:val="0"/>
              <w:marBottom w:val="0"/>
              <w:divBdr>
                <w:top w:val="none" w:sz="0" w:space="0" w:color="auto"/>
                <w:left w:val="none" w:sz="0" w:space="0" w:color="auto"/>
                <w:bottom w:val="none" w:sz="0" w:space="0" w:color="auto"/>
                <w:right w:val="none" w:sz="0" w:space="0" w:color="auto"/>
              </w:divBdr>
            </w:div>
            <w:div w:id="1840999283">
              <w:marLeft w:val="0"/>
              <w:marRight w:val="0"/>
              <w:marTop w:val="0"/>
              <w:marBottom w:val="0"/>
              <w:divBdr>
                <w:top w:val="none" w:sz="0" w:space="0" w:color="auto"/>
                <w:left w:val="none" w:sz="0" w:space="0" w:color="auto"/>
                <w:bottom w:val="none" w:sz="0" w:space="0" w:color="auto"/>
                <w:right w:val="none" w:sz="0" w:space="0" w:color="auto"/>
              </w:divBdr>
            </w:div>
            <w:div w:id="1850633804">
              <w:marLeft w:val="0"/>
              <w:marRight w:val="0"/>
              <w:marTop w:val="0"/>
              <w:marBottom w:val="0"/>
              <w:divBdr>
                <w:top w:val="none" w:sz="0" w:space="0" w:color="auto"/>
                <w:left w:val="none" w:sz="0" w:space="0" w:color="auto"/>
                <w:bottom w:val="none" w:sz="0" w:space="0" w:color="auto"/>
                <w:right w:val="none" w:sz="0" w:space="0" w:color="auto"/>
              </w:divBdr>
            </w:div>
          </w:divsChild>
        </w:div>
        <w:div w:id="1618483293">
          <w:marLeft w:val="0"/>
          <w:marRight w:val="0"/>
          <w:marTop w:val="0"/>
          <w:marBottom w:val="0"/>
          <w:divBdr>
            <w:top w:val="none" w:sz="0" w:space="0" w:color="auto"/>
            <w:left w:val="none" w:sz="0" w:space="0" w:color="auto"/>
            <w:bottom w:val="none" w:sz="0" w:space="0" w:color="auto"/>
            <w:right w:val="none" w:sz="0" w:space="0" w:color="auto"/>
          </w:divBdr>
          <w:divsChild>
            <w:div w:id="1359156271">
              <w:marLeft w:val="-75"/>
              <w:marRight w:val="0"/>
              <w:marTop w:val="30"/>
              <w:marBottom w:val="30"/>
              <w:divBdr>
                <w:top w:val="none" w:sz="0" w:space="0" w:color="auto"/>
                <w:left w:val="none" w:sz="0" w:space="0" w:color="auto"/>
                <w:bottom w:val="none" w:sz="0" w:space="0" w:color="auto"/>
                <w:right w:val="none" w:sz="0" w:space="0" w:color="auto"/>
              </w:divBdr>
              <w:divsChild>
                <w:div w:id="613941608">
                  <w:marLeft w:val="0"/>
                  <w:marRight w:val="0"/>
                  <w:marTop w:val="0"/>
                  <w:marBottom w:val="0"/>
                  <w:divBdr>
                    <w:top w:val="none" w:sz="0" w:space="0" w:color="auto"/>
                    <w:left w:val="none" w:sz="0" w:space="0" w:color="auto"/>
                    <w:bottom w:val="none" w:sz="0" w:space="0" w:color="auto"/>
                    <w:right w:val="none" w:sz="0" w:space="0" w:color="auto"/>
                  </w:divBdr>
                  <w:divsChild>
                    <w:div w:id="153760219">
                      <w:marLeft w:val="0"/>
                      <w:marRight w:val="0"/>
                      <w:marTop w:val="0"/>
                      <w:marBottom w:val="0"/>
                      <w:divBdr>
                        <w:top w:val="none" w:sz="0" w:space="0" w:color="auto"/>
                        <w:left w:val="none" w:sz="0" w:space="0" w:color="auto"/>
                        <w:bottom w:val="none" w:sz="0" w:space="0" w:color="auto"/>
                        <w:right w:val="none" w:sz="0" w:space="0" w:color="auto"/>
                      </w:divBdr>
                    </w:div>
                  </w:divsChild>
                </w:div>
                <w:div w:id="1346325335">
                  <w:marLeft w:val="0"/>
                  <w:marRight w:val="0"/>
                  <w:marTop w:val="0"/>
                  <w:marBottom w:val="0"/>
                  <w:divBdr>
                    <w:top w:val="none" w:sz="0" w:space="0" w:color="auto"/>
                    <w:left w:val="none" w:sz="0" w:space="0" w:color="auto"/>
                    <w:bottom w:val="none" w:sz="0" w:space="0" w:color="auto"/>
                    <w:right w:val="none" w:sz="0" w:space="0" w:color="auto"/>
                  </w:divBdr>
                  <w:divsChild>
                    <w:div w:id="1708332342">
                      <w:marLeft w:val="0"/>
                      <w:marRight w:val="0"/>
                      <w:marTop w:val="0"/>
                      <w:marBottom w:val="0"/>
                      <w:divBdr>
                        <w:top w:val="none" w:sz="0" w:space="0" w:color="auto"/>
                        <w:left w:val="none" w:sz="0" w:space="0" w:color="auto"/>
                        <w:bottom w:val="none" w:sz="0" w:space="0" w:color="auto"/>
                        <w:right w:val="none" w:sz="0" w:space="0" w:color="auto"/>
                      </w:divBdr>
                    </w:div>
                  </w:divsChild>
                </w:div>
                <w:div w:id="1609659946">
                  <w:marLeft w:val="0"/>
                  <w:marRight w:val="0"/>
                  <w:marTop w:val="0"/>
                  <w:marBottom w:val="0"/>
                  <w:divBdr>
                    <w:top w:val="none" w:sz="0" w:space="0" w:color="auto"/>
                    <w:left w:val="none" w:sz="0" w:space="0" w:color="auto"/>
                    <w:bottom w:val="none" w:sz="0" w:space="0" w:color="auto"/>
                    <w:right w:val="none" w:sz="0" w:space="0" w:color="auto"/>
                  </w:divBdr>
                  <w:divsChild>
                    <w:div w:id="1794907818">
                      <w:marLeft w:val="0"/>
                      <w:marRight w:val="0"/>
                      <w:marTop w:val="0"/>
                      <w:marBottom w:val="0"/>
                      <w:divBdr>
                        <w:top w:val="none" w:sz="0" w:space="0" w:color="auto"/>
                        <w:left w:val="none" w:sz="0" w:space="0" w:color="auto"/>
                        <w:bottom w:val="none" w:sz="0" w:space="0" w:color="auto"/>
                        <w:right w:val="none" w:sz="0" w:space="0" w:color="auto"/>
                      </w:divBdr>
                    </w:div>
                  </w:divsChild>
                </w:div>
                <w:div w:id="2095273887">
                  <w:marLeft w:val="0"/>
                  <w:marRight w:val="0"/>
                  <w:marTop w:val="0"/>
                  <w:marBottom w:val="0"/>
                  <w:divBdr>
                    <w:top w:val="none" w:sz="0" w:space="0" w:color="auto"/>
                    <w:left w:val="none" w:sz="0" w:space="0" w:color="auto"/>
                    <w:bottom w:val="none" w:sz="0" w:space="0" w:color="auto"/>
                    <w:right w:val="none" w:sz="0" w:space="0" w:color="auto"/>
                  </w:divBdr>
                  <w:divsChild>
                    <w:div w:id="15606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93809">
          <w:marLeft w:val="0"/>
          <w:marRight w:val="0"/>
          <w:marTop w:val="0"/>
          <w:marBottom w:val="0"/>
          <w:divBdr>
            <w:top w:val="none" w:sz="0" w:space="0" w:color="auto"/>
            <w:left w:val="none" w:sz="0" w:space="0" w:color="auto"/>
            <w:bottom w:val="none" w:sz="0" w:space="0" w:color="auto"/>
            <w:right w:val="none" w:sz="0" w:space="0" w:color="auto"/>
          </w:divBdr>
          <w:divsChild>
            <w:div w:id="915630201">
              <w:marLeft w:val="0"/>
              <w:marRight w:val="0"/>
              <w:marTop w:val="0"/>
              <w:marBottom w:val="0"/>
              <w:divBdr>
                <w:top w:val="none" w:sz="0" w:space="0" w:color="auto"/>
                <w:left w:val="none" w:sz="0" w:space="0" w:color="auto"/>
                <w:bottom w:val="none" w:sz="0" w:space="0" w:color="auto"/>
                <w:right w:val="none" w:sz="0" w:space="0" w:color="auto"/>
              </w:divBdr>
            </w:div>
            <w:div w:id="1488404090">
              <w:marLeft w:val="0"/>
              <w:marRight w:val="0"/>
              <w:marTop w:val="0"/>
              <w:marBottom w:val="0"/>
              <w:divBdr>
                <w:top w:val="none" w:sz="0" w:space="0" w:color="auto"/>
                <w:left w:val="none" w:sz="0" w:space="0" w:color="auto"/>
                <w:bottom w:val="none" w:sz="0" w:space="0" w:color="auto"/>
                <w:right w:val="none" w:sz="0" w:space="0" w:color="auto"/>
              </w:divBdr>
            </w:div>
          </w:divsChild>
        </w:div>
        <w:div w:id="1671256210">
          <w:marLeft w:val="0"/>
          <w:marRight w:val="0"/>
          <w:marTop w:val="0"/>
          <w:marBottom w:val="0"/>
          <w:divBdr>
            <w:top w:val="none" w:sz="0" w:space="0" w:color="auto"/>
            <w:left w:val="none" w:sz="0" w:space="0" w:color="auto"/>
            <w:bottom w:val="none" w:sz="0" w:space="0" w:color="auto"/>
            <w:right w:val="none" w:sz="0" w:space="0" w:color="auto"/>
          </w:divBdr>
          <w:divsChild>
            <w:div w:id="1707024769">
              <w:marLeft w:val="-75"/>
              <w:marRight w:val="0"/>
              <w:marTop w:val="30"/>
              <w:marBottom w:val="30"/>
              <w:divBdr>
                <w:top w:val="none" w:sz="0" w:space="0" w:color="auto"/>
                <w:left w:val="none" w:sz="0" w:space="0" w:color="auto"/>
                <w:bottom w:val="none" w:sz="0" w:space="0" w:color="auto"/>
                <w:right w:val="none" w:sz="0" w:space="0" w:color="auto"/>
              </w:divBdr>
              <w:divsChild>
                <w:div w:id="682248147">
                  <w:marLeft w:val="0"/>
                  <w:marRight w:val="0"/>
                  <w:marTop w:val="0"/>
                  <w:marBottom w:val="0"/>
                  <w:divBdr>
                    <w:top w:val="none" w:sz="0" w:space="0" w:color="auto"/>
                    <w:left w:val="none" w:sz="0" w:space="0" w:color="auto"/>
                    <w:bottom w:val="none" w:sz="0" w:space="0" w:color="auto"/>
                    <w:right w:val="none" w:sz="0" w:space="0" w:color="auto"/>
                  </w:divBdr>
                  <w:divsChild>
                    <w:div w:id="1498378486">
                      <w:marLeft w:val="0"/>
                      <w:marRight w:val="0"/>
                      <w:marTop w:val="0"/>
                      <w:marBottom w:val="0"/>
                      <w:divBdr>
                        <w:top w:val="none" w:sz="0" w:space="0" w:color="auto"/>
                        <w:left w:val="none" w:sz="0" w:space="0" w:color="auto"/>
                        <w:bottom w:val="none" w:sz="0" w:space="0" w:color="auto"/>
                        <w:right w:val="none" w:sz="0" w:space="0" w:color="auto"/>
                      </w:divBdr>
                    </w:div>
                  </w:divsChild>
                </w:div>
                <w:div w:id="1075519065">
                  <w:marLeft w:val="0"/>
                  <w:marRight w:val="0"/>
                  <w:marTop w:val="0"/>
                  <w:marBottom w:val="0"/>
                  <w:divBdr>
                    <w:top w:val="none" w:sz="0" w:space="0" w:color="auto"/>
                    <w:left w:val="none" w:sz="0" w:space="0" w:color="auto"/>
                    <w:bottom w:val="none" w:sz="0" w:space="0" w:color="auto"/>
                    <w:right w:val="none" w:sz="0" w:space="0" w:color="auto"/>
                  </w:divBdr>
                  <w:divsChild>
                    <w:div w:id="1376005982">
                      <w:marLeft w:val="0"/>
                      <w:marRight w:val="0"/>
                      <w:marTop w:val="0"/>
                      <w:marBottom w:val="0"/>
                      <w:divBdr>
                        <w:top w:val="none" w:sz="0" w:space="0" w:color="auto"/>
                        <w:left w:val="none" w:sz="0" w:space="0" w:color="auto"/>
                        <w:bottom w:val="none" w:sz="0" w:space="0" w:color="auto"/>
                        <w:right w:val="none" w:sz="0" w:space="0" w:color="auto"/>
                      </w:divBdr>
                    </w:div>
                  </w:divsChild>
                </w:div>
                <w:div w:id="1148403322">
                  <w:marLeft w:val="0"/>
                  <w:marRight w:val="0"/>
                  <w:marTop w:val="0"/>
                  <w:marBottom w:val="0"/>
                  <w:divBdr>
                    <w:top w:val="none" w:sz="0" w:space="0" w:color="auto"/>
                    <w:left w:val="none" w:sz="0" w:space="0" w:color="auto"/>
                    <w:bottom w:val="none" w:sz="0" w:space="0" w:color="auto"/>
                    <w:right w:val="none" w:sz="0" w:space="0" w:color="auto"/>
                  </w:divBdr>
                  <w:divsChild>
                    <w:div w:id="968248641">
                      <w:marLeft w:val="0"/>
                      <w:marRight w:val="0"/>
                      <w:marTop w:val="0"/>
                      <w:marBottom w:val="0"/>
                      <w:divBdr>
                        <w:top w:val="none" w:sz="0" w:space="0" w:color="auto"/>
                        <w:left w:val="none" w:sz="0" w:space="0" w:color="auto"/>
                        <w:bottom w:val="none" w:sz="0" w:space="0" w:color="auto"/>
                        <w:right w:val="none" w:sz="0" w:space="0" w:color="auto"/>
                      </w:divBdr>
                    </w:div>
                  </w:divsChild>
                </w:div>
                <w:div w:id="1320621416">
                  <w:marLeft w:val="0"/>
                  <w:marRight w:val="0"/>
                  <w:marTop w:val="0"/>
                  <w:marBottom w:val="0"/>
                  <w:divBdr>
                    <w:top w:val="none" w:sz="0" w:space="0" w:color="auto"/>
                    <w:left w:val="none" w:sz="0" w:space="0" w:color="auto"/>
                    <w:bottom w:val="none" w:sz="0" w:space="0" w:color="auto"/>
                    <w:right w:val="none" w:sz="0" w:space="0" w:color="auto"/>
                  </w:divBdr>
                  <w:divsChild>
                    <w:div w:id="160079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74138">
          <w:marLeft w:val="0"/>
          <w:marRight w:val="0"/>
          <w:marTop w:val="0"/>
          <w:marBottom w:val="0"/>
          <w:divBdr>
            <w:top w:val="none" w:sz="0" w:space="0" w:color="auto"/>
            <w:left w:val="none" w:sz="0" w:space="0" w:color="auto"/>
            <w:bottom w:val="none" w:sz="0" w:space="0" w:color="auto"/>
            <w:right w:val="none" w:sz="0" w:space="0" w:color="auto"/>
          </w:divBdr>
          <w:divsChild>
            <w:div w:id="2013409996">
              <w:marLeft w:val="-75"/>
              <w:marRight w:val="0"/>
              <w:marTop w:val="30"/>
              <w:marBottom w:val="30"/>
              <w:divBdr>
                <w:top w:val="none" w:sz="0" w:space="0" w:color="auto"/>
                <w:left w:val="none" w:sz="0" w:space="0" w:color="auto"/>
                <w:bottom w:val="none" w:sz="0" w:space="0" w:color="auto"/>
                <w:right w:val="none" w:sz="0" w:space="0" w:color="auto"/>
              </w:divBdr>
              <w:divsChild>
                <w:div w:id="226185495">
                  <w:marLeft w:val="0"/>
                  <w:marRight w:val="0"/>
                  <w:marTop w:val="0"/>
                  <w:marBottom w:val="0"/>
                  <w:divBdr>
                    <w:top w:val="none" w:sz="0" w:space="0" w:color="auto"/>
                    <w:left w:val="none" w:sz="0" w:space="0" w:color="auto"/>
                    <w:bottom w:val="none" w:sz="0" w:space="0" w:color="auto"/>
                    <w:right w:val="none" w:sz="0" w:space="0" w:color="auto"/>
                  </w:divBdr>
                  <w:divsChild>
                    <w:div w:id="1602377891">
                      <w:marLeft w:val="0"/>
                      <w:marRight w:val="0"/>
                      <w:marTop w:val="0"/>
                      <w:marBottom w:val="0"/>
                      <w:divBdr>
                        <w:top w:val="none" w:sz="0" w:space="0" w:color="auto"/>
                        <w:left w:val="none" w:sz="0" w:space="0" w:color="auto"/>
                        <w:bottom w:val="none" w:sz="0" w:space="0" w:color="auto"/>
                        <w:right w:val="none" w:sz="0" w:space="0" w:color="auto"/>
                      </w:divBdr>
                    </w:div>
                  </w:divsChild>
                </w:div>
                <w:div w:id="255211990">
                  <w:marLeft w:val="0"/>
                  <w:marRight w:val="0"/>
                  <w:marTop w:val="0"/>
                  <w:marBottom w:val="0"/>
                  <w:divBdr>
                    <w:top w:val="none" w:sz="0" w:space="0" w:color="auto"/>
                    <w:left w:val="none" w:sz="0" w:space="0" w:color="auto"/>
                    <w:bottom w:val="none" w:sz="0" w:space="0" w:color="auto"/>
                    <w:right w:val="none" w:sz="0" w:space="0" w:color="auto"/>
                  </w:divBdr>
                  <w:divsChild>
                    <w:div w:id="1095056232">
                      <w:marLeft w:val="0"/>
                      <w:marRight w:val="0"/>
                      <w:marTop w:val="0"/>
                      <w:marBottom w:val="0"/>
                      <w:divBdr>
                        <w:top w:val="none" w:sz="0" w:space="0" w:color="auto"/>
                        <w:left w:val="none" w:sz="0" w:space="0" w:color="auto"/>
                        <w:bottom w:val="none" w:sz="0" w:space="0" w:color="auto"/>
                        <w:right w:val="none" w:sz="0" w:space="0" w:color="auto"/>
                      </w:divBdr>
                    </w:div>
                  </w:divsChild>
                </w:div>
                <w:div w:id="319505164">
                  <w:marLeft w:val="0"/>
                  <w:marRight w:val="0"/>
                  <w:marTop w:val="0"/>
                  <w:marBottom w:val="0"/>
                  <w:divBdr>
                    <w:top w:val="none" w:sz="0" w:space="0" w:color="auto"/>
                    <w:left w:val="none" w:sz="0" w:space="0" w:color="auto"/>
                    <w:bottom w:val="none" w:sz="0" w:space="0" w:color="auto"/>
                    <w:right w:val="none" w:sz="0" w:space="0" w:color="auto"/>
                  </w:divBdr>
                  <w:divsChild>
                    <w:div w:id="1929346764">
                      <w:marLeft w:val="0"/>
                      <w:marRight w:val="0"/>
                      <w:marTop w:val="0"/>
                      <w:marBottom w:val="0"/>
                      <w:divBdr>
                        <w:top w:val="none" w:sz="0" w:space="0" w:color="auto"/>
                        <w:left w:val="none" w:sz="0" w:space="0" w:color="auto"/>
                        <w:bottom w:val="none" w:sz="0" w:space="0" w:color="auto"/>
                        <w:right w:val="none" w:sz="0" w:space="0" w:color="auto"/>
                      </w:divBdr>
                    </w:div>
                  </w:divsChild>
                </w:div>
                <w:div w:id="1314993469">
                  <w:marLeft w:val="0"/>
                  <w:marRight w:val="0"/>
                  <w:marTop w:val="0"/>
                  <w:marBottom w:val="0"/>
                  <w:divBdr>
                    <w:top w:val="none" w:sz="0" w:space="0" w:color="auto"/>
                    <w:left w:val="none" w:sz="0" w:space="0" w:color="auto"/>
                    <w:bottom w:val="none" w:sz="0" w:space="0" w:color="auto"/>
                    <w:right w:val="none" w:sz="0" w:space="0" w:color="auto"/>
                  </w:divBdr>
                  <w:divsChild>
                    <w:div w:id="2599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451491">
          <w:marLeft w:val="0"/>
          <w:marRight w:val="0"/>
          <w:marTop w:val="0"/>
          <w:marBottom w:val="0"/>
          <w:divBdr>
            <w:top w:val="none" w:sz="0" w:space="0" w:color="auto"/>
            <w:left w:val="none" w:sz="0" w:space="0" w:color="auto"/>
            <w:bottom w:val="none" w:sz="0" w:space="0" w:color="auto"/>
            <w:right w:val="none" w:sz="0" w:space="0" w:color="auto"/>
          </w:divBdr>
          <w:divsChild>
            <w:div w:id="537284533">
              <w:marLeft w:val="-75"/>
              <w:marRight w:val="0"/>
              <w:marTop w:val="30"/>
              <w:marBottom w:val="30"/>
              <w:divBdr>
                <w:top w:val="none" w:sz="0" w:space="0" w:color="auto"/>
                <w:left w:val="none" w:sz="0" w:space="0" w:color="auto"/>
                <w:bottom w:val="none" w:sz="0" w:space="0" w:color="auto"/>
                <w:right w:val="none" w:sz="0" w:space="0" w:color="auto"/>
              </w:divBdr>
              <w:divsChild>
                <w:div w:id="168957038">
                  <w:marLeft w:val="0"/>
                  <w:marRight w:val="0"/>
                  <w:marTop w:val="0"/>
                  <w:marBottom w:val="0"/>
                  <w:divBdr>
                    <w:top w:val="none" w:sz="0" w:space="0" w:color="auto"/>
                    <w:left w:val="none" w:sz="0" w:space="0" w:color="auto"/>
                    <w:bottom w:val="none" w:sz="0" w:space="0" w:color="auto"/>
                    <w:right w:val="none" w:sz="0" w:space="0" w:color="auto"/>
                  </w:divBdr>
                  <w:divsChild>
                    <w:div w:id="1614752971">
                      <w:marLeft w:val="0"/>
                      <w:marRight w:val="0"/>
                      <w:marTop w:val="0"/>
                      <w:marBottom w:val="0"/>
                      <w:divBdr>
                        <w:top w:val="none" w:sz="0" w:space="0" w:color="auto"/>
                        <w:left w:val="none" w:sz="0" w:space="0" w:color="auto"/>
                        <w:bottom w:val="none" w:sz="0" w:space="0" w:color="auto"/>
                        <w:right w:val="none" w:sz="0" w:space="0" w:color="auto"/>
                      </w:divBdr>
                    </w:div>
                  </w:divsChild>
                </w:div>
                <w:div w:id="1397704835">
                  <w:marLeft w:val="0"/>
                  <w:marRight w:val="0"/>
                  <w:marTop w:val="0"/>
                  <w:marBottom w:val="0"/>
                  <w:divBdr>
                    <w:top w:val="none" w:sz="0" w:space="0" w:color="auto"/>
                    <w:left w:val="none" w:sz="0" w:space="0" w:color="auto"/>
                    <w:bottom w:val="none" w:sz="0" w:space="0" w:color="auto"/>
                    <w:right w:val="none" w:sz="0" w:space="0" w:color="auto"/>
                  </w:divBdr>
                  <w:divsChild>
                    <w:div w:id="1221286477">
                      <w:marLeft w:val="0"/>
                      <w:marRight w:val="0"/>
                      <w:marTop w:val="0"/>
                      <w:marBottom w:val="0"/>
                      <w:divBdr>
                        <w:top w:val="none" w:sz="0" w:space="0" w:color="auto"/>
                        <w:left w:val="none" w:sz="0" w:space="0" w:color="auto"/>
                        <w:bottom w:val="none" w:sz="0" w:space="0" w:color="auto"/>
                        <w:right w:val="none" w:sz="0" w:space="0" w:color="auto"/>
                      </w:divBdr>
                    </w:div>
                  </w:divsChild>
                </w:div>
                <w:div w:id="1881819593">
                  <w:marLeft w:val="0"/>
                  <w:marRight w:val="0"/>
                  <w:marTop w:val="0"/>
                  <w:marBottom w:val="0"/>
                  <w:divBdr>
                    <w:top w:val="none" w:sz="0" w:space="0" w:color="auto"/>
                    <w:left w:val="none" w:sz="0" w:space="0" w:color="auto"/>
                    <w:bottom w:val="none" w:sz="0" w:space="0" w:color="auto"/>
                    <w:right w:val="none" w:sz="0" w:space="0" w:color="auto"/>
                  </w:divBdr>
                  <w:divsChild>
                    <w:div w:id="136731544">
                      <w:marLeft w:val="0"/>
                      <w:marRight w:val="0"/>
                      <w:marTop w:val="0"/>
                      <w:marBottom w:val="0"/>
                      <w:divBdr>
                        <w:top w:val="none" w:sz="0" w:space="0" w:color="auto"/>
                        <w:left w:val="none" w:sz="0" w:space="0" w:color="auto"/>
                        <w:bottom w:val="none" w:sz="0" w:space="0" w:color="auto"/>
                        <w:right w:val="none" w:sz="0" w:space="0" w:color="auto"/>
                      </w:divBdr>
                    </w:div>
                  </w:divsChild>
                </w:div>
                <w:div w:id="1977488719">
                  <w:marLeft w:val="0"/>
                  <w:marRight w:val="0"/>
                  <w:marTop w:val="0"/>
                  <w:marBottom w:val="0"/>
                  <w:divBdr>
                    <w:top w:val="none" w:sz="0" w:space="0" w:color="auto"/>
                    <w:left w:val="none" w:sz="0" w:space="0" w:color="auto"/>
                    <w:bottom w:val="none" w:sz="0" w:space="0" w:color="auto"/>
                    <w:right w:val="none" w:sz="0" w:space="0" w:color="auto"/>
                  </w:divBdr>
                  <w:divsChild>
                    <w:div w:id="5942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39144">
          <w:marLeft w:val="0"/>
          <w:marRight w:val="0"/>
          <w:marTop w:val="0"/>
          <w:marBottom w:val="0"/>
          <w:divBdr>
            <w:top w:val="none" w:sz="0" w:space="0" w:color="auto"/>
            <w:left w:val="none" w:sz="0" w:space="0" w:color="auto"/>
            <w:bottom w:val="none" w:sz="0" w:space="0" w:color="auto"/>
            <w:right w:val="none" w:sz="0" w:space="0" w:color="auto"/>
          </w:divBdr>
          <w:divsChild>
            <w:div w:id="179904008">
              <w:marLeft w:val="0"/>
              <w:marRight w:val="0"/>
              <w:marTop w:val="0"/>
              <w:marBottom w:val="0"/>
              <w:divBdr>
                <w:top w:val="none" w:sz="0" w:space="0" w:color="auto"/>
                <w:left w:val="none" w:sz="0" w:space="0" w:color="auto"/>
                <w:bottom w:val="none" w:sz="0" w:space="0" w:color="auto"/>
                <w:right w:val="none" w:sz="0" w:space="0" w:color="auto"/>
              </w:divBdr>
            </w:div>
            <w:div w:id="869882874">
              <w:marLeft w:val="0"/>
              <w:marRight w:val="0"/>
              <w:marTop w:val="0"/>
              <w:marBottom w:val="0"/>
              <w:divBdr>
                <w:top w:val="none" w:sz="0" w:space="0" w:color="auto"/>
                <w:left w:val="none" w:sz="0" w:space="0" w:color="auto"/>
                <w:bottom w:val="none" w:sz="0" w:space="0" w:color="auto"/>
                <w:right w:val="none" w:sz="0" w:space="0" w:color="auto"/>
              </w:divBdr>
            </w:div>
            <w:div w:id="918173312">
              <w:marLeft w:val="0"/>
              <w:marRight w:val="0"/>
              <w:marTop w:val="0"/>
              <w:marBottom w:val="0"/>
              <w:divBdr>
                <w:top w:val="none" w:sz="0" w:space="0" w:color="auto"/>
                <w:left w:val="none" w:sz="0" w:space="0" w:color="auto"/>
                <w:bottom w:val="none" w:sz="0" w:space="0" w:color="auto"/>
                <w:right w:val="none" w:sz="0" w:space="0" w:color="auto"/>
              </w:divBdr>
            </w:div>
          </w:divsChild>
        </w:div>
        <w:div w:id="1796023629">
          <w:marLeft w:val="0"/>
          <w:marRight w:val="0"/>
          <w:marTop w:val="0"/>
          <w:marBottom w:val="0"/>
          <w:divBdr>
            <w:top w:val="none" w:sz="0" w:space="0" w:color="auto"/>
            <w:left w:val="none" w:sz="0" w:space="0" w:color="auto"/>
            <w:bottom w:val="none" w:sz="0" w:space="0" w:color="auto"/>
            <w:right w:val="none" w:sz="0" w:space="0" w:color="auto"/>
          </w:divBdr>
        </w:div>
        <w:div w:id="1805535802">
          <w:marLeft w:val="0"/>
          <w:marRight w:val="0"/>
          <w:marTop w:val="0"/>
          <w:marBottom w:val="0"/>
          <w:divBdr>
            <w:top w:val="none" w:sz="0" w:space="0" w:color="auto"/>
            <w:left w:val="none" w:sz="0" w:space="0" w:color="auto"/>
            <w:bottom w:val="none" w:sz="0" w:space="0" w:color="auto"/>
            <w:right w:val="none" w:sz="0" w:space="0" w:color="auto"/>
          </w:divBdr>
          <w:divsChild>
            <w:div w:id="112988147">
              <w:marLeft w:val="0"/>
              <w:marRight w:val="0"/>
              <w:marTop w:val="0"/>
              <w:marBottom w:val="0"/>
              <w:divBdr>
                <w:top w:val="none" w:sz="0" w:space="0" w:color="auto"/>
                <w:left w:val="none" w:sz="0" w:space="0" w:color="auto"/>
                <w:bottom w:val="none" w:sz="0" w:space="0" w:color="auto"/>
                <w:right w:val="none" w:sz="0" w:space="0" w:color="auto"/>
              </w:divBdr>
            </w:div>
            <w:div w:id="1658343494">
              <w:marLeft w:val="0"/>
              <w:marRight w:val="0"/>
              <w:marTop w:val="0"/>
              <w:marBottom w:val="0"/>
              <w:divBdr>
                <w:top w:val="none" w:sz="0" w:space="0" w:color="auto"/>
                <w:left w:val="none" w:sz="0" w:space="0" w:color="auto"/>
                <w:bottom w:val="none" w:sz="0" w:space="0" w:color="auto"/>
                <w:right w:val="none" w:sz="0" w:space="0" w:color="auto"/>
              </w:divBdr>
            </w:div>
            <w:div w:id="1847358065">
              <w:marLeft w:val="0"/>
              <w:marRight w:val="0"/>
              <w:marTop w:val="0"/>
              <w:marBottom w:val="0"/>
              <w:divBdr>
                <w:top w:val="none" w:sz="0" w:space="0" w:color="auto"/>
                <w:left w:val="none" w:sz="0" w:space="0" w:color="auto"/>
                <w:bottom w:val="none" w:sz="0" w:space="0" w:color="auto"/>
                <w:right w:val="none" w:sz="0" w:space="0" w:color="auto"/>
              </w:divBdr>
            </w:div>
          </w:divsChild>
        </w:div>
        <w:div w:id="1816527376">
          <w:marLeft w:val="0"/>
          <w:marRight w:val="0"/>
          <w:marTop w:val="0"/>
          <w:marBottom w:val="0"/>
          <w:divBdr>
            <w:top w:val="none" w:sz="0" w:space="0" w:color="auto"/>
            <w:left w:val="none" w:sz="0" w:space="0" w:color="auto"/>
            <w:bottom w:val="none" w:sz="0" w:space="0" w:color="auto"/>
            <w:right w:val="none" w:sz="0" w:space="0" w:color="auto"/>
          </w:divBdr>
        </w:div>
        <w:div w:id="1819491615">
          <w:marLeft w:val="0"/>
          <w:marRight w:val="0"/>
          <w:marTop w:val="0"/>
          <w:marBottom w:val="0"/>
          <w:divBdr>
            <w:top w:val="none" w:sz="0" w:space="0" w:color="auto"/>
            <w:left w:val="none" w:sz="0" w:space="0" w:color="auto"/>
            <w:bottom w:val="none" w:sz="0" w:space="0" w:color="auto"/>
            <w:right w:val="none" w:sz="0" w:space="0" w:color="auto"/>
          </w:divBdr>
          <w:divsChild>
            <w:div w:id="392237310">
              <w:marLeft w:val="-75"/>
              <w:marRight w:val="0"/>
              <w:marTop w:val="30"/>
              <w:marBottom w:val="30"/>
              <w:divBdr>
                <w:top w:val="none" w:sz="0" w:space="0" w:color="auto"/>
                <w:left w:val="none" w:sz="0" w:space="0" w:color="auto"/>
                <w:bottom w:val="none" w:sz="0" w:space="0" w:color="auto"/>
                <w:right w:val="none" w:sz="0" w:space="0" w:color="auto"/>
              </w:divBdr>
              <w:divsChild>
                <w:div w:id="107313517">
                  <w:marLeft w:val="0"/>
                  <w:marRight w:val="0"/>
                  <w:marTop w:val="0"/>
                  <w:marBottom w:val="0"/>
                  <w:divBdr>
                    <w:top w:val="none" w:sz="0" w:space="0" w:color="auto"/>
                    <w:left w:val="none" w:sz="0" w:space="0" w:color="auto"/>
                    <w:bottom w:val="none" w:sz="0" w:space="0" w:color="auto"/>
                    <w:right w:val="none" w:sz="0" w:space="0" w:color="auto"/>
                  </w:divBdr>
                  <w:divsChild>
                    <w:div w:id="790830903">
                      <w:marLeft w:val="0"/>
                      <w:marRight w:val="0"/>
                      <w:marTop w:val="0"/>
                      <w:marBottom w:val="0"/>
                      <w:divBdr>
                        <w:top w:val="none" w:sz="0" w:space="0" w:color="auto"/>
                        <w:left w:val="none" w:sz="0" w:space="0" w:color="auto"/>
                        <w:bottom w:val="none" w:sz="0" w:space="0" w:color="auto"/>
                        <w:right w:val="none" w:sz="0" w:space="0" w:color="auto"/>
                      </w:divBdr>
                    </w:div>
                  </w:divsChild>
                </w:div>
                <w:div w:id="543949911">
                  <w:marLeft w:val="0"/>
                  <w:marRight w:val="0"/>
                  <w:marTop w:val="0"/>
                  <w:marBottom w:val="0"/>
                  <w:divBdr>
                    <w:top w:val="none" w:sz="0" w:space="0" w:color="auto"/>
                    <w:left w:val="none" w:sz="0" w:space="0" w:color="auto"/>
                    <w:bottom w:val="none" w:sz="0" w:space="0" w:color="auto"/>
                    <w:right w:val="none" w:sz="0" w:space="0" w:color="auto"/>
                  </w:divBdr>
                  <w:divsChild>
                    <w:div w:id="1022897736">
                      <w:marLeft w:val="0"/>
                      <w:marRight w:val="0"/>
                      <w:marTop w:val="0"/>
                      <w:marBottom w:val="0"/>
                      <w:divBdr>
                        <w:top w:val="none" w:sz="0" w:space="0" w:color="auto"/>
                        <w:left w:val="none" w:sz="0" w:space="0" w:color="auto"/>
                        <w:bottom w:val="none" w:sz="0" w:space="0" w:color="auto"/>
                        <w:right w:val="none" w:sz="0" w:space="0" w:color="auto"/>
                      </w:divBdr>
                    </w:div>
                  </w:divsChild>
                </w:div>
                <w:div w:id="656569273">
                  <w:marLeft w:val="0"/>
                  <w:marRight w:val="0"/>
                  <w:marTop w:val="0"/>
                  <w:marBottom w:val="0"/>
                  <w:divBdr>
                    <w:top w:val="none" w:sz="0" w:space="0" w:color="auto"/>
                    <w:left w:val="none" w:sz="0" w:space="0" w:color="auto"/>
                    <w:bottom w:val="none" w:sz="0" w:space="0" w:color="auto"/>
                    <w:right w:val="none" w:sz="0" w:space="0" w:color="auto"/>
                  </w:divBdr>
                  <w:divsChild>
                    <w:div w:id="143667084">
                      <w:marLeft w:val="0"/>
                      <w:marRight w:val="0"/>
                      <w:marTop w:val="0"/>
                      <w:marBottom w:val="0"/>
                      <w:divBdr>
                        <w:top w:val="none" w:sz="0" w:space="0" w:color="auto"/>
                        <w:left w:val="none" w:sz="0" w:space="0" w:color="auto"/>
                        <w:bottom w:val="none" w:sz="0" w:space="0" w:color="auto"/>
                        <w:right w:val="none" w:sz="0" w:space="0" w:color="auto"/>
                      </w:divBdr>
                    </w:div>
                  </w:divsChild>
                </w:div>
                <w:div w:id="1192110761">
                  <w:marLeft w:val="0"/>
                  <w:marRight w:val="0"/>
                  <w:marTop w:val="0"/>
                  <w:marBottom w:val="0"/>
                  <w:divBdr>
                    <w:top w:val="none" w:sz="0" w:space="0" w:color="auto"/>
                    <w:left w:val="none" w:sz="0" w:space="0" w:color="auto"/>
                    <w:bottom w:val="none" w:sz="0" w:space="0" w:color="auto"/>
                    <w:right w:val="none" w:sz="0" w:space="0" w:color="auto"/>
                  </w:divBdr>
                  <w:divsChild>
                    <w:div w:id="5258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876125">
          <w:marLeft w:val="0"/>
          <w:marRight w:val="0"/>
          <w:marTop w:val="0"/>
          <w:marBottom w:val="0"/>
          <w:divBdr>
            <w:top w:val="none" w:sz="0" w:space="0" w:color="auto"/>
            <w:left w:val="none" w:sz="0" w:space="0" w:color="auto"/>
            <w:bottom w:val="none" w:sz="0" w:space="0" w:color="auto"/>
            <w:right w:val="none" w:sz="0" w:space="0" w:color="auto"/>
          </w:divBdr>
          <w:divsChild>
            <w:div w:id="1203134427">
              <w:marLeft w:val="-75"/>
              <w:marRight w:val="0"/>
              <w:marTop w:val="30"/>
              <w:marBottom w:val="30"/>
              <w:divBdr>
                <w:top w:val="none" w:sz="0" w:space="0" w:color="auto"/>
                <w:left w:val="none" w:sz="0" w:space="0" w:color="auto"/>
                <w:bottom w:val="none" w:sz="0" w:space="0" w:color="auto"/>
                <w:right w:val="none" w:sz="0" w:space="0" w:color="auto"/>
              </w:divBdr>
              <w:divsChild>
                <w:div w:id="149946866">
                  <w:marLeft w:val="0"/>
                  <w:marRight w:val="0"/>
                  <w:marTop w:val="0"/>
                  <w:marBottom w:val="0"/>
                  <w:divBdr>
                    <w:top w:val="none" w:sz="0" w:space="0" w:color="auto"/>
                    <w:left w:val="none" w:sz="0" w:space="0" w:color="auto"/>
                    <w:bottom w:val="none" w:sz="0" w:space="0" w:color="auto"/>
                    <w:right w:val="none" w:sz="0" w:space="0" w:color="auto"/>
                  </w:divBdr>
                  <w:divsChild>
                    <w:div w:id="34160875">
                      <w:marLeft w:val="0"/>
                      <w:marRight w:val="0"/>
                      <w:marTop w:val="0"/>
                      <w:marBottom w:val="0"/>
                      <w:divBdr>
                        <w:top w:val="none" w:sz="0" w:space="0" w:color="auto"/>
                        <w:left w:val="none" w:sz="0" w:space="0" w:color="auto"/>
                        <w:bottom w:val="none" w:sz="0" w:space="0" w:color="auto"/>
                        <w:right w:val="none" w:sz="0" w:space="0" w:color="auto"/>
                      </w:divBdr>
                    </w:div>
                    <w:div w:id="648023817">
                      <w:marLeft w:val="0"/>
                      <w:marRight w:val="0"/>
                      <w:marTop w:val="0"/>
                      <w:marBottom w:val="0"/>
                      <w:divBdr>
                        <w:top w:val="none" w:sz="0" w:space="0" w:color="auto"/>
                        <w:left w:val="none" w:sz="0" w:space="0" w:color="auto"/>
                        <w:bottom w:val="none" w:sz="0" w:space="0" w:color="auto"/>
                        <w:right w:val="none" w:sz="0" w:space="0" w:color="auto"/>
                      </w:divBdr>
                    </w:div>
                    <w:div w:id="1683432611">
                      <w:marLeft w:val="0"/>
                      <w:marRight w:val="0"/>
                      <w:marTop w:val="0"/>
                      <w:marBottom w:val="0"/>
                      <w:divBdr>
                        <w:top w:val="none" w:sz="0" w:space="0" w:color="auto"/>
                        <w:left w:val="none" w:sz="0" w:space="0" w:color="auto"/>
                        <w:bottom w:val="none" w:sz="0" w:space="0" w:color="auto"/>
                        <w:right w:val="none" w:sz="0" w:space="0" w:color="auto"/>
                      </w:divBdr>
                    </w:div>
                    <w:div w:id="1759713408">
                      <w:marLeft w:val="0"/>
                      <w:marRight w:val="0"/>
                      <w:marTop w:val="0"/>
                      <w:marBottom w:val="0"/>
                      <w:divBdr>
                        <w:top w:val="none" w:sz="0" w:space="0" w:color="auto"/>
                        <w:left w:val="none" w:sz="0" w:space="0" w:color="auto"/>
                        <w:bottom w:val="none" w:sz="0" w:space="0" w:color="auto"/>
                        <w:right w:val="none" w:sz="0" w:space="0" w:color="auto"/>
                      </w:divBdr>
                    </w:div>
                    <w:div w:id="2032877562">
                      <w:marLeft w:val="0"/>
                      <w:marRight w:val="0"/>
                      <w:marTop w:val="0"/>
                      <w:marBottom w:val="0"/>
                      <w:divBdr>
                        <w:top w:val="none" w:sz="0" w:space="0" w:color="auto"/>
                        <w:left w:val="none" w:sz="0" w:space="0" w:color="auto"/>
                        <w:bottom w:val="none" w:sz="0" w:space="0" w:color="auto"/>
                        <w:right w:val="none" w:sz="0" w:space="0" w:color="auto"/>
                      </w:divBdr>
                      <w:divsChild>
                        <w:div w:id="925335374">
                          <w:marLeft w:val="0"/>
                          <w:marRight w:val="0"/>
                          <w:marTop w:val="30"/>
                          <w:marBottom w:val="30"/>
                          <w:divBdr>
                            <w:top w:val="none" w:sz="0" w:space="0" w:color="auto"/>
                            <w:left w:val="none" w:sz="0" w:space="0" w:color="auto"/>
                            <w:bottom w:val="none" w:sz="0" w:space="0" w:color="auto"/>
                            <w:right w:val="none" w:sz="0" w:space="0" w:color="auto"/>
                          </w:divBdr>
                          <w:divsChild>
                            <w:div w:id="31078578">
                              <w:marLeft w:val="0"/>
                              <w:marRight w:val="0"/>
                              <w:marTop w:val="0"/>
                              <w:marBottom w:val="0"/>
                              <w:divBdr>
                                <w:top w:val="none" w:sz="0" w:space="0" w:color="auto"/>
                                <w:left w:val="none" w:sz="0" w:space="0" w:color="auto"/>
                                <w:bottom w:val="none" w:sz="0" w:space="0" w:color="auto"/>
                                <w:right w:val="none" w:sz="0" w:space="0" w:color="auto"/>
                              </w:divBdr>
                              <w:divsChild>
                                <w:div w:id="196553968">
                                  <w:marLeft w:val="0"/>
                                  <w:marRight w:val="0"/>
                                  <w:marTop w:val="0"/>
                                  <w:marBottom w:val="0"/>
                                  <w:divBdr>
                                    <w:top w:val="none" w:sz="0" w:space="0" w:color="auto"/>
                                    <w:left w:val="none" w:sz="0" w:space="0" w:color="auto"/>
                                    <w:bottom w:val="none" w:sz="0" w:space="0" w:color="auto"/>
                                    <w:right w:val="none" w:sz="0" w:space="0" w:color="auto"/>
                                  </w:divBdr>
                                </w:div>
                              </w:divsChild>
                            </w:div>
                            <w:div w:id="123274120">
                              <w:marLeft w:val="0"/>
                              <w:marRight w:val="0"/>
                              <w:marTop w:val="0"/>
                              <w:marBottom w:val="0"/>
                              <w:divBdr>
                                <w:top w:val="none" w:sz="0" w:space="0" w:color="auto"/>
                                <w:left w:val="none" w:sz="0" w:space="0" w:color="auto"/>
                                <w:bottom w:val="none" w:sz="0" w:space="0" w:color="auto"/>
                                <w:right w:val="none" w:sz="0" w:space="0" w:color="auto"/>
                              </w:divBdr>
                              <w:divsChild>
                                <w:div w:id="711614174">
                                  <w:marLeft w:val="0"/>
                                  <w:marRight w:val="0"/>
                                  <w:marTop w:val="0"/>
                                  <w:marBottom w:val="0"/>
                                  <w:divBdr>
                                    <w:top w:val="none" w:sz="0" w:space="0" w:color="auto"/>
                                    <w:left w:val="none" w:sz="0" w:space="0" w:color="auto"/>
                                    <w:bottom w:val="none" w:sz="0" w:space="0" w:color="auto"/>
                                    <w:right w:val="none" w:sz="0" w:space="0" w:color="auto"/>
                                  </w:divBdr>
                                </w:div>
                              </w:divsChild>
                            </w:div>
                            <w:div w:id="262810105">
                              <w:marLeft w:val="0"/>
                              <w:marRight w:val="0"/>
                              <w:marTop w:val="0"/>
                              <w:marBottom w:val="0"/>
                              <w:divBdr>
                                <w:top w:val="none" w:sz="0" w:space="0" w:color="auto"/>
                                <w:left w:val="none" w:sz="0" w:space="0" w:color="auto"/>
                                <w:bottom w:val="none" w:sz="0" w:space="0" w:color="auto"/>
                                <w:right w:val="none" w:sz="0" w:space="0" w:color="auto"/>
                              </w:divBdr>
                              <w:divsChild>
                                <w:div w:id="1860116486">
                                  <w:marLeft w:val="0"/>
                                  <w:marRight w:val="0"/>
                                  <w:marTop w:val="0"/>
                                  <w:marBottom w:val="0"/>
                                  <w:divBdr>
                                    <w:top w:val="none" w:sz="0" w:space="0" w:color="auto"/>
                                    <w:left w:val="none" w:sz="0" w:space="0" w:color="auto"/>
                                    <w:bottom w:val="none" w:sz="0" w:space="0" w:color="auto"/>
                                    <w:right w:val="none" w:sz="0" w:space="0" w:color="auto"/>
                                  </w:divBdr>
                                </w:div>
                              </w:divsChild>
                            </w:div>
                            <w:div w:id="1121220413">
                              <w:marLeft w:val="0"/>
                              <w:marRight w:val="0"/>
                              <w:marTop w:val="0"/>
                              <w:marBottom w:val="0"/>
                              <w:divBdr>
                                <w:top w:val="none" w:sz="0" w:space="0" w:color="auto"/>
                                <w:left w:val="none" w:sz="0" w:space="0" w:color="auto"/>
                                <w:bottom w:val="none" w:sz="0" w:space="0" w:color="auto"/>
                                <w:right w:val="none" w:sz="0" w:space="0" w:color="auto"/>
                              </w:divBdr>
                              <w:divsChild>
                                <w:div w:id="94955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25938">
                  <w:marLeft w:val="0"/>
                  <w:marRight w:val="0"/>
                  <w:marTop w:val="0"/>
                  <w:marBottom w:val="0"/>
                  <w:divBdr>
                    <w:top w:val="none" w:sz="0" w:space="0" w:color="auto"/>
                    <w:left w:val="none" w:sz="0" w:space="0" w:color="auto"/>
                    <w:bottom w:val="none" w:sz="0" w:space="0" w:color="auto"/>
                    <w:right w:val="none" w:sz="0" w:space="0" w:color="auto"/>
                  </w:divBdr>
                  <w:divsChild>
                    <w:div w:id="543634718">
                      <w:marLeft w:val="0"/>
                      <w:marRight w:val="0"/>
                      <w:marTop w:val="0"/>
                      <w:marBottom w:val="0"/>
                      <w:divBdr>
                        <w:top w:val="none" w:sz="0" w:space="0" w:color="auto"/>
                        <w:left w:val="none" w:sz="0" w:space="0" w:color="auto"/>
                        <w:bottom w:val="none" w:sz="0" w:space="0" w:color="auto"/>
                        <w:right w:val="none" w:sz="0" w:space="0" w:color="auto"/>
                      </w:divBdr>
                    </w:div>
                    <w:div w:id="1184902320">
                      <w:marLeft w:val="0"/>
                      <w:marRight w:val="0"/>
                      <w:marTop w:val="0"/>
                      <w:marBottom w:val="0"/>
                      <w:divBdr>
                        <w:top w:val="none" w:sz="0" w:space="0" w:color="auto"/>
                        <w:left w:val="none" w:sz="0" w:space="0" w:color="auto"/>
                        <w:bottom w:val="none" w:sz="0" w:space="0" w:color="auto"/>
                        <w:right w:val="none" w:sz="0" w:space="0" w:color="auto"/>
                      </w:divBdr>
                      <w:divsChild>
                        <w:div w:id="706414067">
                          <w:marLeft w:val="0"/>
                          <w:marRight w:val="0"/>
                          <w:marTop w:val="30"/>
                          <w:marBottom w:val="30"/>
                          <w:divBdr>
                            <w:top w:val="none" w:sz="0" w:space="0" w:color="auto"/>
                            <w:left w:val="none" w:sz="0" w:space="0" w:color="auto"/>
                            <w:bottom w:val="none" w:sz="0" w:space="0" w:color="auto"/>
                            <w:right w:val="none" w:sz="0" w:space="0" w:color="auto"/>
                          </w:divBdr>
                          <w:divsChild>
                            <w:div w:id="330186458">
                              <w:marLeft w:val="0"/>
                              <w:marRight w:val="0"/>
                              <w:marTop w:val="0"/>
                              <w:marBottom w:val="0"/>
                              <w:divBdr>
                                <w:top w:val="none" w:sz="0" w:space="0" w:color="auto"/>
                                <w:left w:val="none" w:sz="0" w:space="0" w:color="auto"/>
                                <w:bottom w:val="none" w:sz="0" w:space="0" w:color="auto"/>
                                <w:right w:val="none" w:sz="0" w:space="0" w:color="auto"/>
                              </w:divBdr>
                              <w:divsChild>
                                <w:div w:id="1620066112">
                                  <w:marLeft w:val="0"/>
                                  <w:marRight w:val="0"/>
                                  <w:marTop w:val="0"/>
                                  <w:marBottom w:val="0"/>
                                  <w:divBdr>
                                    <w:top w:val="none" w:sz="0" w:space="0" w:color="auto"/>
                                    <w:left w:val="none" w:sz="0" w:space="0" w:color="auto"/>
                                    <w:bottom w:val="none" w:sz="0" w:space="0" w:color="auto"/>
                                    <w:right w:val="none" w:sz="0" w:space="0" w:color="auto"/>
                                  </w:divBdr>
                                </w:div>
                              </w:divsChild>
                            </w:div>
                            <w:div w:id="574509777">
                              <w:marLeft w:val="0"/>
                              <w:marRight w:val="0"/>
                              <w:marTop w:val="0"/>
                              <w:marBottom w:val="0"/>
                              <w:divBdr>
                                <w:top w:val="none" w:sz="0" w:space="0" w:color="auto"/>
                                <w:left w:val="none" w:sz="0" w:space="0" w:color="auto"/>
                                <w:bottom w:val="none" w:sz="0" w:space="0" w:color="auto"/>
                                <w:right w:val="none" w:sz="0" w:space="0" w:color="auto"/>
                              </w:divBdr>
                              <w:divsChild>
                                <w:div w:id="863135472">
                                  <w:marLeft w:val="0"/>
                                  <w:marRight w:val="0"/>
                                  <w:marTop w:val="0"/>
                                  <w:marBottom w:val="0"/>
                                  <w:divBdr>
                                    <w:top w:val="none" w:sz="0" w:space="0" w:color="auto"/>
                                    <w:left w:val="none" w:sz="0" w:space="0" w:color="auto"/>
                                    <w:bottom w:val="none" w:sz="0" w:space="0" w:color="auto"/>
                                    <w:right w:val="none" w:sz="0" w:space="0" w:color="auto"/>
                                  </w:divBdr>
                                </w:div>
                              </w:divsChild>
                            </w:div>
                            <w:div w:id="886991832">
                              <w:marLeft w:val="0"/>
                              <w:marRight w:val="0"/>
                              <w:marTop w:val="0"/>
                              <w:marBottom w:val="0"/>
                              <w:divBdr>
                                <w:top w:val="none" w:sz="0" w:space="0" w:color="auto"/>
                                <w:left w:val="none" w:sz="0" w:space="0" w:color="auto"/>
                                <w:bottom w:val="none" w:sz="0" w:space="0" w:color="auto"/>
                                <w:right w:val="none" w:sz="0" w:space="0" w:color="auto"/>
                              </w:divBdr>
                              <w:divsChild>
                                <w:div w:id="976568309">
                                  <w:marLeft w:val="0"/>
                                  <w:marRight w:val="0"/>
                                  <w:marTop w:val="0"/>
                                  <w:marBottom w:val="0"/>
                                  <w:divBdr>
                                    <w:top w:val="none" w:sz="0" w:space="0" w:color="auto"/>
                                    <w:left w:val="none" w:sz="0" w:space="0" w:color="auto"/>
                                    <w:bottom w:val="none" w:sz="0" w:space="0" w:color="auto"/>
                                    <w:right w:val="none" w:sz="0" w:space="0" w:color="auto"/>
                                  </w:divBdr>
                                </w:div>
                              </w:divsChild>
                            </w:div>
                            <w:div w:id="1797748322">
                              <w:marLeft w:val="0"/>
                              <w:marRight w:val="0"/>
                              <w:marTop w:val="0"/>
                              <w:marBottom w:val="0"/>
                              <w:divBdr>
                                <w:top w:val="none" w:sz="0" w:space="0" w:color="auto"/>
                                <w:left w:val="none" w:sz="0" w:space="0" w:color="auto"/>
                                <w:bottom w:val="none" w:sz="0" w:space="0" w:color="auto"/>
                                <w:right w:val="none" w:sz="0" w:space="0" w:color="auto"/>
                              </w:divBdr>
                              <w:divsChild>
                                <w:div w:id="19062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783221">
                      <w:marLeft w:val="0"/>
                      <w:marRight w:val="0"/>
                      <w:marTop w:val="0"/>
                      <w:marBottom w:val="0"/>
                      <w:divBdr>
                        <w:top w:val="none" w:sz="0" w:space="0" w:color="auto"/>
                        <w:left w:val="none" w:sz="0" w:space="0" w:color="auto"/>
                        <w:bottom w:val="none" w:sz="0" w:space="0" w:color="auto"/>
                        <w:right w:val="none" w:sz="0" w:space="0" w:color="auto"/>
                      </w:divBdr>
                    </w:div>
                    <w:div w:id="1580557723">
                      <w:marLeft w:val="0"/>
                      <w:marRight w:val="0"/>
                      <w:marTop w:val="0"/>
                      <w:marBottom w:val="0"/>
                      <w:divBdr>
                        <w:top w:val="none" w:sz="0" w:space="0" w:color="auto"/>
                        <w:left w:val="none" w:sz="0" w:space="0" w:color="auto"/>
                        <w:bottom w:val="none" w:sz="0" w:space="0" w:color="auto"/>
                        <w:right w:val="none" w:sz="0" w:space="0" w:color="auto"/>
                      </w:divBdr>
                    </w:div>
                    <w:div w:id="2074348961">
                      <w:marLeft w:val="0"/>
                      <w:marRight w:val="0"/>
                      <w:marTop w:val="0"/>
                      <w:marBottom w:val="0"/>
                      <w:divBdr>
                        <w:top w:val="none" w:sz="0" w:space="0" w:color="auto"/>
                        <w:left w:val="none" w:sz="0" w:space="0" w:color="auto"/>
                        <w:bottom w:val="none" w:sz="0" w:space="0" w:color="auto"/>
                        <w:right w:val="none" w:sz="0" w:space="0" w:color="auto"/>
                      </w:divBdr>
                    </w:div>
                  </w:divsChild>
                </w:div>
                <w:div w:id="359210307">
                  <w:marLeft w:val="0"/>
                  <w:marRight w:val="0"/>
                  <w:marTop w:val="0"/>
                  <w:marBottom w:val="0"/>
                  <w:divBdr>
                    <w:top w:val="none" w:sz="0" w:space="0" w:color="auto"/>
                    <w:left w:val="none" w:sz="0" w:space="0" w:color="auto"/>
                    <w:bottom w:val="none" w:sz="0" w:space="0" w:color="auto"/>
                    <w:right w:val="none" w:sz="0" w:space="0" w:color="auto"/>
                  </w:divBdr>
                  <w:divsChild>
                    <w:div w:id="360785826">
                      <w:marLeft w:val="0"/>
                      <w:marRight w:val="0"/>
                      <w:marTop w:val="0"/>
                      <w:marBottom w:val="0"/>
                      <w:divBdr>
                        <w:top w:val="none" w:sz="0" w:space="0" w:color="auto"/>
                        <w:left w:val="none" w:sz="0" w:space="0" w:color="auto"/>
                        <w:bottom w:val="none" w:sz="0" w:space="0" w:color="auto"/>
                        <w:right w:val="none" w:sz="0" w:space="0" w:color="auto"/>
                      </w:divBdr>
                    </w:div>
                    <w:div w:id="376005449">
                      <w:marLeft w:val="0"/>
                      <w:marRight w:val="0"/>
                      <w:marTop w:val="0"/>
                      <w:marBottom w:val="0"/>
                      <w:divBdr>
                        <w:top w:val="none" w:sz="0" w:space="0" w:color="auto"/>
                        <w:left w:val="none" w:sz="0" w:space="0" w:color="auto"/>
                        <w:bottom w:val="none" w:sz="0" w:space="0" w:color="auto"/>
                        <w:right w:val="none" w:sz="0" w:space="0" w:color="auto"/>
                      </w:divBdr>
                    </w:div>
                    <w:div w:id="1331982638">
                      <w:marLeft w:val="0"/>
                      <w:marRight w:val="0"/>
                      <w:marTop w:val="0"/>
                      <w:marBottom w:val="0"/>
                      <w:divBdr>
                        <w:top w:val="none" w:sz="0" w:space="0" w:color="auto"/>
                        <w:left w:val="none" w:sz="0" w:space="0" w:color="auto"/>
                        <w:bottom w:val="none" w:sz="0" w:space="0" w:color="auto"/>
                        <w:right w:val="none" w:sz="0" w:space="0" w:color="auto"/>
                      </w:divBdr>
                    </w:div>
                    <w:div w:id="2100104576">
                      <w:marLeft w:val="0"/>
                      <w:marRight w:val="0"/>
                      <w:marTop w:val="0"/>
                      <w:marBottom w:val="0"/>
                      <w:divBdr>
                        <w:top w:val="none" w:sz="0" w:space="0" w:color="auto"/>
                        <w:left w:val="none" w:sz="0" w:space="0" w:color="auto"/>
                        <w:bottom w:val="none" w:sz="0" w:space="0" w:color="auto"/>
                        <w:right w:val="none" w:sz="0" w:space="0" w:color="auto"/>
                      </w:divBdr>
                      <w:divsChild>
                        <w:div w:id="25302211">
                          <w:marLeft w:val="0"/>
                          <w:marRight w:val="0"/>
                          <w:marTop w:val="30"/>
                          <w:marBottom w:val="30"/>
                          <w:divBdr>
                            <w:top w:val="none" w:sz="0" w:space="0" w:color="auto"/>
                            <w:left w:val="none" w:sz="0" w:space="0" w:color="auto"/>
                            <w:bottom w:val="none" w:sz="0" w:space="0" w:color="auto"/>
                            <w:right w:val="none" w:sz="0" w:space="0" w:color="auto"/>
                          </w:divBdr>
                          <w:divsChild>
                            <w:div w:id="1576548602">
                              <w:marLeft w:val="0"/>
                              <w:marRight w:val="0"/>
                              <w:marTop w:val="0"/>
                              <w:marBottom w:val="0"/>
                              <w:divBdr>
                                <w:top w:val="none" w:sz="0" w:space="0" w:color="auto"/>
                                <w:left w:val="none" w:sz="0" w:space="0" w:color="auto"/>
                                <w:bottom w:val="none" w:sz="0" w:space="0" w:color="auto"/>
                                <w:right w:val="none" w:sz="0" w:space="0" w:color="auto"/>
                              </w:divBdr>
                              <w:divsChild>
                                <w:div w:id="1809782511">
                                  <w:marLeft w:val="0"/>
                                  <w:marRight w:val="0"/>
                                  <w:marTop w:val="0"/>
                                  <w:marBottom w:val="0"/>
                                  <w:divBdr>
                                    <w:top w:val="none" w:sz="0" w:space="0" w:color="auto"/>
                                    <w:left w:val="none" w:sz="0" w:space="0" w:color="auto"/>
                                    <w:bottom w:val="none" w:sz="0" w:space="0" w:color="auto"/>
                                    <w:right w:val="none" w:sz="0" w:space="0" w:color="auto"/>
                                  </w:divBdr>
                                </w:div>
                              </w:divsChild>
                            </w:div>
                            <w:div w:id="1632251076">
                              <w:marLeft w:val="0"/>
                              <w:marRight w:val="0"/>
                              <w:marTop w:val="0"/>
                              <w:marBottom w:val="0"/>
                              <w:divBdr>
                                <w:top w:val="none" w:sz="0" w:space="0" w:color="auto"/>
                                <w:left w:val="none" w:sz="0" w:space="0" w:color="auto"/>
                                <w:bottom w:val="none" w:sz="0" w:space="0" w:color="auto"/>
                                <w:right w:val="none" w:sz="0" w:space="0" w:color="auto"/>
                              </w:divBdr>
                              <w:divsChild>
                                <w:div w:id="202061703">
                                  <w:marLeft w:val="0"/>
                                  <w:marRight w:val="0"/>
                                  <w:marTop w:val="0"/>
                                  <w:marBottom w:val="0"/>
                                  <w:divBdr>
                                    <w:top w:val="none" w:sz="0" w:space="0" w:color="auto"/>
                                    <w:left w:val="none" w:sz="0" w:space="0" w:color="auto"/>
                                    <w:bottom w:val="none" w:sz="0" w:space="0" w:color="auto"/>
                                    <w:right w:val="none" w:sz="0" w:space="0" w:color="auto"/>
                                  </w:divBdr>
                                </w:div>
                              </w:divsChild>
                            </w:div>
                            <w:div w:id="1701590720">
                              <w:marLeft w:val="0"/>
                              <w:marRight w:val="0"/>
                              <w:marTop w:val="0"/>
                              <w:marBottom w:val="0"/>
                              <w:divBdr>
                                <w:top w:val="none" w:sz="0" w:space="0" w:color="auto"/>
                                <w:left w:val="none" w:sz="0" w:space="0" w:color="auto"/>
                                <w:bottom w:val="none" w:sz="0" w:space="0" w:color="auto"/>
                                <w:right w:val="none" w:sz="0" w:space="0" w:color="auto"/>
                              </w:divBdr>
                              <w:divsChild>
                                <w:div w:id="124930539">
                                  <w:marLeft w:val="0"/>
                                  <w:marRight w:val="0"/>
                                  <w:marTop w:val="0"/>
                                  <w:marBottom w:val="0"/>
                                  <w:divBdr>
                                    <w:top w:val="none" w:sz="0" w:space="0" w:color="auto"/>
                                    <w:left w:val="none" w:sz="0" w:space="0" w:color="auto"/>
                                    <w:bottom w:val="none" w:sz="0" w:space="0" w:color="auto"/>
                                    <w:right w:val="none" w:sz="0" w:space="0" w:color="auto"/>
                                  </w:divBdr>
                                </w:div>
                              </w:divsChild>
                            </w:div>
                            <w:div w:id="1802533950">
                              <w:marLeft w:val="0"/>
                              <w:marRight w:val="0"/>
                              <w:marTop w:val="0"/>
                              <w:marBottom w:val="0"/>
                              <w:divBdr>
                                <w:top w:val="none" w:sz="0" w:space="0" w:color="auto"/>
                                <w:left w:val="none" w:sz="0" w:space="0" w:color="auto"/>
                                <w:bottom w:val="none" w:sz="0" w:space="0" w:color="auto"/>
                                <w:right w:val="none" w:sz="0" w:space="0" w:color="auto"/>
                              </w:divBdr>
                              <w:divsChild>
                                <w:div w:id="212330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0839">
                      <w:marLeft w:val="0"/>
                      <w:marRight w:val="0"/>
                      <w:marTop w:val="0"/>
                      <w:marBottom w:val="0"/>
                      <w:divBdr>
                        <w:top w:val="none" w:sz="0" w:space="0" w:color="auto"/>
                        <w:left w:val="none" w:sz="0" w:space="0" w:color="auto"/>
                        <w:bottom w:val="none" w:sz="0" w:space="0" w:color="auto"/>
                        <w:right w:val="none" w:sz="0" w:space="0" w:color="auto"/>
                      </w:divBdr>
                    </w:div>
                  </w:divsChild>
                </w:div>
                <w:div w:id="515997317">
                  <w:marLeft w:val="0"/>
                  <w:marRight w:val="0"/>
                  <w:marTop w:val="0"/>
                  <w:marBottom w:val="0"/>
                  <w:divBdr>
                    <w:top w:val="none" w:sz="0" w:space="0" w:color="auto"/>
                    <w:left w:val="none" w:sz="0" w:space="0" w:color="auto"/>
                    <w:bottom w:val="none" w:sz="0" w:space="0" w:color="auto"/>
                    <w:right w:val="none" w:sz="0" w:space="0" w:color="auto"/>
                  </w:divBdr>
                  <w:divsChild>
                    <w:div w:id="83694251">
                      <w:marLeft w:val="0"/>
                      <w:marRight w:val="0"/>
                      <w:marTop w:val="0"/>
                      <w:marBottom w:val="0"/>
                      <w:divBdr>
                        <w:top w:val="none" w:sz="0" w:space="0" w:color="auto"/>
                        <w:left w:val="none" w:sz="0" w:space="0" w:color="auto"/>
                        <w:bottom w:val="none" w:sz="0" w:space="0" w:color="auto"/>
                        <w:right w:val="none" w:sz="0" w:space="0" w:color="auto"/>
                      </w:divBdr>
                    </w:div>
                    <w:div w:id="302539690">
                      <w:marLeft w:val="0"/>
                      <w:marRight w:val="0"/>
                      <w:marTop w:val="0"/>
                      <w:marBottom w:val="0"/>
                      <w:divBdr>
                        <w:top w:val="none" w:sz="0" w:space="0" w:color="auto"/>
                        <w:left w:val="none" w:sz="0" w:space="0" w:color="auto"/>
                        <w:bottom w:val="none" w:sz="0" w:space="0" w:color="auto"/>
                        <w:right w:val="none" w:sz="0" w:space="0" w:color="auto"/>
                      </w:divBdr>
                    </w:div>
                    <w:div w:id="1462068335">
                      <w:marLeft w:val="0"/>
                      <w:marRight w:val="0"/>
                      <w:marTop w:val="0"/>
                      <w:marBottom w:val="0"/>
                      <w:divBdr>
                        <w:top w:val="none" w:sz="0" w:space="0" w:color="auto"/>
                        <w:left w:val="none" w:sz="0" w:space="0" w:color="auto"/>
                        <w:bottom w:val="none" w:sz="0" w:space="0" w:color="auto"/>
                        <w:right w:val="none" w:sz="0" w:space="0" w:color="auto"/>
                      </w:divBdr>
                    </w:div>
                    <w:div w:id="1759403387">
                      <w:marLeft w:val="0"/>
                      <w:marRight w:val="0"/>
                      <w:marTop w:val="0"/>
                      <w:marBottom w:val="0"/>
                      <w:divBdr>
                        <w:top w:val="none" w:sz="0" w:space="0" w:color="auto"/>
                        <w:left w:val="none" w:sz="0" w:space="0" w:color="auto"/>
                        <w:bottom w:val="none" w:sz="0" w:space="0" w:color="auto"/>
                        <w:right w:val="none" w:sz="0" w:space="0" w:color="auto"/>
                      </w:divBdr>
                      <w:divsChild>
                        <w:div w:id="1036660261">
                          <w:marLeft w:val="0"/>
                          <w:marRight w:val="0"/>
                          <w:marTop w:val="30"/>
                          <w:marBottom w:val="30"/>
                          <w:divBdr>
                            <w:top w:val="none" w:sz="0" w:space="0" w:color="auto"/>
                            <w:left w:val="none" w:sz="0" w:space="0" w:color="auto"/>
                            <w:bottom w:val="none" w:sz="0" w:space="0" w:color="auto"/>
                            <w:right w:val="none" w:sz="0" w:space="0" w:color="auto"/>
                          </w:divBdr>
                          <w:divsChild>
                            <w:div w:id="316420287">
                              <w:marLeft w:val="0"/>
                              <w:marRight w:val="0"/>
                              <w:marTop w:val="0"/>
                              <w:marBottom w:val="0"/>
                              <w:divBdr>
                                <w:top w:val="none" w:sz="0" w:space="0" w:color="auto"/>
                                <w:left w:val="none" w:sz="0" w:space="0" w:color="auto"/>
                                <w:bottom w:val="none" w:sz="0" w:space="0" w:color="auto"/>
                                <w:right w:val="none" w:sz="0" w:space="0" w:color="auto"/>
                              </w:divBdr>
                              <w:divsChild>
                                <w:div w:id="859970028">
                                  <w:marLeft w:val="0"/>
                                  <w:marRight w:val="0"/>
                                  <w:marTop w:val="0"/>
                                  <w:marBottom w:val="0"/>
                                  <w:divBdr>
                                    <w:top w:val="none" w:sz="0" w:space="0" w:color="auto"/>
                                    <w:left w:val="none" w:sz="0" w:space="0" w:color="auto"/>
                                    <w:bottom w:val="none" w:sz="0" w:space="0" w:color="auto"/>
                                    <w:right w:val="none" w:sz="0" w:space="0" w:color="auto"/>
                                  </w:divBdr>
                                </w:div>
                              </w:divsChild>
                            </w:div>
                            <w:div w:id="319430688">
                              <w:marLeft w:val="0"/>
                              <w:marRight w:val="0"/>
                              <w:marTop w:val="0"/>
                              <w:marBottom w:val="0"/>
                              <w:divBdr>
                                <w:top w:val="none" w:sz="0" w:space="0" w:color="auto"/>
                                <w:left w:val="none" w:sz="0" w:space="0" w:color="auto"/>
                                <w:bottom w:val="none" w:sz="0" w:space="0" w:color="auto"/>
                                <w:right w:val="none" w:sz="0" w:space="0" w:color="auto"/>
                              </w:divBdr>
                              <w:divsChild>
                                <w:div w:id="329261959">
                                  <w:marLeft w:val="0"/>
                                  <w:marRight w:val="0"/>
                                  <w:marTop w:val="0"/>
                                  <w:marBottom w:val="0"/>
                                  <w:divBdr>
                                    <w:top w:val="none" w:sz="0" w:space="0" w:color="auto"/>
                                    <w:left w:val="none" w:sz="0" w:space="0" w:color="auto"/>
                                    <w:bottom w:val="none" w:sz="0" w:space="0" w:color="auto"/>
                                    <w:right w:val="none" w:sz="0" w:space="0" w:color="auto"/>
                                  </w:divBdr>
                                </w:div>
                              </w:divsChild>
                            </w:div>
                            <w:div w:id="1316955120">
                              <w:marLeft w:val="0"/>
                              <w:marRight w:val="0"/>
                              <w:marTop w:val="0"/>
                              <w:marBottom w:val="0"/>
                              <w:divBdr>
                                <w:top w:val="none" w:sz="0" w:space="0" w:color="auto"/>
                                <w:left w:val="none" w:sz="0" w:space="0" w:color="auto"/>
                                <w:bottom w:val="none" w:sz="0" w:space="0" w:color="auto"/>
                                <w:right w:val="none" w:sz="0" w:space="0" w:color="auto"/>
                              </w:divBdr>
                              <w:divsChild>
                                <w:div w:id="701785864">
                                  <w:marLeft w:val="0"/>
                                  <w:marRight w:val="0"/>
                                  <w:marTop w:val="0"/>
                                  <w:marBottom w:val="0"/>
                                  <w:divBdr>
                                    <w:top w:val="none" w:sz="0" w:space="0" w:color="auto"/>
                                    <w:left w:val="none" w:sz="0" w:space="0" w:color="auto"/>
                                    <w:bottom w:val="none" w:sz="0" w:space="0" w:color="auto"/>
                                    <w:right w:val="none" w:sz="0" w:space="0" w:color="auto"/>
                                  </w:divBdr>
                                </w:div>
                              </w:divsChild>
                            </w:div>
                            <w:div w:id="1559853032">
                              <w:marLeft w:val="0"/>
                              <w:marRight w:val="0"/>
                              <w:marTop w:val="0"/>
                              <w:marBottom w:val="0"/>
                              <w:divBdr>
                                <w:top w:val="none" w:sz="0" w:space="0" w:color="auto"/>
                                <w:left w:val="none" w:sz="0" w:space="0" w:color="auto"/>
                                <w:bottom w:val="none" w:sz="0" w:space="0" w:color="auto"/>
                                <w:right w:val="none" w:sz="0" w:space="0" w:color="auto"/>
                              </w:divBdr>
                              <w:divsChild>
                                <w:div w:id="19559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645313">
                      <w:marLeft w:val="0"/>
                      <w:marRight w:val="0"/>
                      <w:marTop w:val="0"/>
                      <w:marBottom w:val="0"/>
                      <w:divBdr>
                        <w:top w:val="none" w:sz="0" w:space="0" w:color="auto"/>
                        <w:left w:val="none" w:sz="0" w:space="0" w:color="auto"/>
                        <w:bottom w:val="none" w:sz="0" w:space="0" w:color="auto"/>
                        <w:right w:val="none" w:sz="0" w:space="0" w:color="auto"/>
                      </w:divBdr>
                    </w:div>
                  </w:divsChild>
                </w:div>
                <w:div w:id="760643441">
                  <w:marLeft w:val="0"/>
                  <w:marRight w:val="0"/>
                  <w:marTop w:val="0"/>
                  <w:marBottom w:val="0"/>
                  <w:divBdr>
                    <w:top w:val="none" w:sz="0" w:space="0" w:color="auto"/>
                    <w:left w:val="none" w:sz="0" w:space="0" w:color="auto"/>
                    <w:bottom w:val="none" w:sz="0" w:space="0" w:color="auto"/>
                    <w:right w:val="none" w:sz="0" w:space="0" w:color="auto"/>
                  </w:divBdr>
                  <w:divsChild>
                    <w:div w:id="84345392">
                      <w:marLeft w:val="0"/>
                      <w:marRight w:val="0"/>
                      <w:marTop w:val="0"/>
                      <w:marBottom w:val="0"/>
                      <w:divBdr>
                        <w:top w:val="none" w:sz="0" w:space="0" w:color="auto"/>
                        <w:left w:val="none" w:sz="0" w:space="0" w:color="auto"/>
                        <w:bottom w:val="none" w:sz="0" w:space="0" w:color="auto"/>
                        <w:right w:val="none" w:sz="0" w:space="0" w:color="auto"/>
                      </w:divBdr>
                    </w:div>
                    <w:div w:id="585383873">
                      <w:marLeft w:val="0"/>
                      <w:marRight w:val="0"/>
                      <w:marTop w:val="0"/>
                      <w:marBottom w:val="0"/>
                      <w:divBdr>
                        <w:top w:val="none" w:sz="0" w:space="0" w:color="auto"/>
                        <w:left w:val="none" w:sz="0" w:space="0" w:color="auto"/>
                        <w:bottom w:val="none" w:sz="0" w:space="0" w:color="auto"/>
                        <w:right w:val="none" w:sz="0" w:space="0" w:color="auto"/>
                      </w:divBdr>
                    </w:div>
                    <w:div w:id="1781728104">
                      <w:marLeft w:val="0"/>
                      <w:marRight w:val="0"/>
                      <w:marTop w:val="0"/>
                      <w:marBottom w:val="0"/>
                      <w:divBdr>
                        <w:top w:val="none" w:sz="0" w:space="0" w:color="auto"/>
                        <w:left w:val="none" w:sz="0" w:space="0" w:color="auto"/>
                        <w:bottom w:val="none" w:sz="0" w:space="0" w:color="auto"/>
                        <w:right w:val="none" w:sz="0" w:space="0" w:color="auto"/>
                      </w:divBdr>
                    </w:div>
                    <w:div w:id="1837111891">
                      <w:marLeft w:val="0"/>
                      <w:marRight w:val="0"/>
                      <w:marTop w:val="0"/>
                      <w:marBottom w:val="0"/>
                      <w:divBdr>
                        <w:top w:val="none" w:sz="0" w:space="0" w:color="auto"/>
                        <w:left w:val="none" w:sz="0" w:space="0" w:color="auto"/>
                        <w:bottom w:val="none" w:sz="0" w:space="0" w:color="auto"/>
                        <w:right w:val="none" w:sz="0" w:space="0" w:color="auto"/>
                      </w:divBdr>
                      <w:divsChild>
                        <w:div w:id="1376198588">
                          <w:marLeft w:val="0"/>
                          <w:marRight w:val="0"/>
                          <w:marTop w:val="30"/>
                          <w:marBottom w:val="30"/>
                          <w:divBdr>
                            <w:top w:val="none" w:sz="0" w:space="0" w:color="auto"/>
                            <w:left w:val="none" w:sz="0" w:space="0" w:color="auto"/>
                            <w:bottom w:val="none" w:sz="0" w:space="0" w:color="auto"/>
                            <w:right w:val="none" w:sz="0" w:space="0" w:color="auto"/>
                          </w:divBdr>
                          <w:divsChild>
                            <w:div w:id="442575113">
                              <w:marLeft w:val="0"/>
                              <w:marRight w:val="0"/>
                              <w:marTop w:val="0"/>
                              <w:marBottom w:val="0"/>
                              <w:divBdr>
                                <w:top w:val="none" w:sz="0" w:space="0" w:color="auto"/>
                                <w:left w:val="none" w:sz="0" w:space="0" w:color="auto"/>
                                <w:bottom w:val="none" w:sz="0" w:space="0" w:color="auto"/>
                                <w:right w:val="none" w:sz="0" w:space="0" w:color="auto"/>
                              </w:divBdr>
                              <w:divsChild>
                                <w:div w:id="1141118047">
                                  <w:marLeft w:val="0"/>
                                  <w:marRight w:val="0"/>
                                  <w:marTop w:val="0"/>
                                  <w:marBottom w:val="0"/>
                                  <w:divBdr>
                                    <w:top w:val="none" w:sz="0" w:space="0" w:color="auto"/>
                                    <w:left w:val="none" w:sz="0" w:space="0" w:color="auto"/>
                                    <w:bottom w:val="none" w:sz="0" w:space="0" w:color="auto"/>
                                    <w:right w:val="none" w:sz="0" w:space="0" w:color="auto"/>
                                  </w:divBdr>
                                </w:div>
                              </w:divsChild>
                            </w:div>
                            <w:div w:id="916595944">
                              <w:marLeft w:val="0"/>
                              <w:marRight w:val="0"/>
                              <w:marTop w:val="0"/>
                              <w:marBottom w:val="0"/>
                              <w:divBdr>
                                <w:top w:val="none" w:sz="0" w:space="0" w:color="auto"/>
                                <w:left w:val="none" w:sz="0" w:space="0" w:color="auto"/>
                                <w:bottom w:val="none" w:sz="0" w:space="0" w:color="auto"/>
                                <w:right w:val="none" w:sz="0" w:space="0" w:color="auto"/>
                              </w:divBdr>
                              <w:divsChild>
                                <w:div w:id="2037807394">
                                  <w:marLeft w:val="0"/>
                                  <w:marRight w:val="0"/>
                                  <w:marTop w:val="0"/>
                                  <w:marBottom w:val="0"/>
                                  <w:divBdr>
                                    <w:top w:val="none" w:sz="0" w:space="0" w:color="auto"/>
                                    <w:left w:val="none" w:sz="0" w:space="0" w:color="auto"/>
                                    <w:bottom w:val="none" w:sz="0" w:space="0" w:color="auto"/>
                                    <w:right w:val="none" w:sz="0" w:space="0" w:color="auto"/>
                                  </w:divBdr>
                                </w:div>
                              </w:divsChild>
                            </w:div>
                            <w:div w:id="1426537735">
                              <w:marLeft w:val="0"/>
                              <w:marRight w:val="0"/>
                              <w:marTop w:val="0"/>
                              <w:marBottom w:val="0"/>
                              <w:divBdr>
                                <w:top w:val="none" w:sz="0" w:space="0" w:color="auto"/>
                                <w:left w:val="none" w:sz="0" w:space="0" w:color="auto"/>
                                <w:bottom w:val="none" w:sz="0" w:space="0" w:color="auto"/>
                                <w:right w:val="none" w:sz="0" w:space="0" w:color="auto"/>
                              </w:divBdr>
                              <w:divsChild>
                                <w:div w:id="626545815">
                                  <w:marLeft w:val="0"/>
                                  <w:marRight w:val="0"/>
                                  <w:marTop w:val="0"/>
                                  <w:marBottom w:val="0"/>
                                  <w:divBdr>
                                    <w:top w:val="none" w:sz="0" w:space="0" w:color="auto"/>
                                    <w:left w:val="none" w:sz="0" w:space="0" w:color="auto"/>
                                    <w:bottom w:val="none" w:sz="0" w:space="0" w:color="auto"/>
                                    <w:right w:val="none" w:sz="0" w:space="0" w:color="auto"/>
                                  </w:divBdr>
                                </w:div>
                              </w:divsChild>
                            </w:div>
                            <w:div w:id="1900020554">
                              <w:marLeft w:val="0"/>
                              <w:marRight w:val="0"/>
                              <w:marTop w:val="0"/>
                              <w:marBottom w:val="0"/>
                              <w:divBdr>
                                <w:top w:val="none" w:sz="0" w:space="0" w:color="auto"/>
                                <w:left w:val="none" w:sz="0" w:space="0" w:color="auto"/>
                                <w:bottom w:val="none" w:sz="0" w:space="0" w:color="auto"/>
                                <w:right w:val="none" w:sz="0" w:space="0" w:color="auto"/>
                              </w:divBdr>
                              <w:divsChild>
                                <w:div w:id="202971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12907">
                      <w:marLeft w:val="0"/>
                      <w:marRight w:val="0"/>
                      <w:marTop w:val="0"/>
                      <w:marBottom w:val="0"/>
                      <w:divBdr>
                        <w:top w:val="none" w:sz="0" w:space="0" w:color="auto"/>
                        <w:left w:val="none" w:sz="0" w:space="0" w:color="auto"/>
                        <w:bottom w:val="none" w:sz="0" w:space="0" w:color="auto"/>
                        <w:right w:val="none" w:sz="0" w:space="0" w:color="auto"/>
                      </w:divBdr>
                    </w:div>
                  </w:divsChild>
                </w:div>
                <w:div w:id="1023821512">
                  <w:marLeft w:val="0"/>
                  <w:marRight w:val="0"/>
                  <w:marTop w:val="0"/>
                  <w:marBottom w:val="0"/>
                  <w:divBdr>
                    <w:top w:val="none" w:sz="0" w:space="0" w:color="auto"/>
                    <w:left w:val="none" w:sz="0" w:space="0" w:color="auto"/>
                    <w:bottom w:val="none" w:sz="0" w:space="0" w:color="auto"/>
                    <w:right w:val="none" w:sz="0" w:space="0" w:color="auto"/>
                  </w:divBdr>
                  <w:divsChild>
                    <w:div w:id="12465351">
                      <w:marLeft w:val="0"/>
                      <w:marRight w:val="0"/>
                      <w:marTop w:val="0"/>
                      <w:marBottom w:val="0"/>
                      <w:divBdr>
                        <w:top w:val="none" w:sz="0" w:space="0" w:color="auto"/>
                        <w:left w:val="none" w:sz="0" w:space="0" w:color="auto"/>
                        <w:bottom w:val="none" w:sz="0" w:space="0" w:color="auto"/>
                        <w:right w:val="none" w:sz="0" w:space="0" w:color="auto"/>
                      </w:divBdr>
                    </w:div>
                    <w:div w:id="180093634">
                      <w:marLeft w:val="0"/>
                      <w:marRight w:val="0"/>
                      <w:marTop w:val="0"/>
                      <w:marBottom w:val="0"/>
                      <w:divBdr>
                        <w:top w:val="none" w:sz="0" w:space="0" w:color="auto"/>
                        <w:left w:val="none" w:sz="0" w:space="0" w:color="auto"/>
                        <w:bottom w:val="none" w:sz="0" w:space="0" w:color="auto"/>
                        <w:right w:val="none" w:sz="0" w:space="0" w:color="auto"/>
                      </w:divBdr>
                    </w:div>
                    <w:div w:id="1242061520">
                      <w:marLeft w:val="0"/>
                      <w:marRight w:val="0"/>
                      <w:marTop w:val="0"/>
                      <w:marBottom w:val="0"/>
                      <w:divBdr>
                        <w:top w:val="none" w:sz="0" w:space="0" w:color="auto"/>
                        <w:left w:val="none" w:sz="0" w:space="0" w:color="auto"/>
                        <w:bottom w:val="none" w:sz="0" w:space="0" w:color="auto"/>
                        <w:right w:val="none" w:sz="0" w:space="0" w:color="auto"/>
                      </w:divBdr>
                    </w:div>
                    <w:div w:id="1512913245">
                      <w:marLeft w:val="0"/>
                      <w:marRight w:val="0"/>
                      <w:marTop w:val="0"/>
                      <w:marBottom w:val="0"/>
                      <w:divBdr>
                        <w:top w:val="none" w:sz="0" w:space="0" w:color="auto"/>
                        <w:left w:val="none" w:sz="0" w:space="0" w:color="auto"/>
                        <w:bottom w:val="none" w:sz="0" w:space="0" w:color="auto"/>
                        <w:right w:val="none" w:sz="0" w:space="0" w:color="auto"/>
                      </w:divBdr>
                      <w:divsChild>
                        <w:div w:id="317879346">
                          <w:marLeft w:val="0"/>
                          <w:marRight w:val="0"/>
                          <w:marTop w:val="30"/>
                          <w:marBottom w:val="30"/>
                          <w:divBdr>
                            <w:top w:val="none" w:sz="0" w:space="0" w:color="auto"/>
                            <w:left w:val="none" w:sz="0" w:space="0" w:color="auto"/>
                            <w:bottom w:val="none" w:sz="0" w:space="0" w:color="auto"/>
                            <w:right w:val="none" w:sz="0" w:space="0" w:color="auto"/>
                          </w:divBdr>
                          <w:divsChild>
                            <w:div w:id="1078210275">
                              <w:marLeft w:val="0"/>
                              <w:marRight w:val="0"/>
                              <w:marTop w:val="0"/>
                              <w:marBottom w:val="0"/>
                              <w:divBdr>
                                <w:top w:val="none" w:sz="0" w:space="0" w:color="auto"/>
                                <w:left w:val="none" w:sz="0" w:space="0" w:color="auto"/>
                                <w:bottom w:val="none" w:sz="0" w:space="0" w:color="auto"/>
                                <w:right w:val="none" w:sz="0" w:space="0" w:color="auto"/>
                              </w:divBdr>
                              <w:divsChild>
                                <w:div w:id="1683555563">
                                  <w:marLeft w:val="0"/>
                                  <w:marRight w:val="0"/>
                                  <w:marTop w:val="0"/>
                                  <w:marBottom w:val="0"/>
                                  <w:divBdr>
                                    <w:top w:val="none" w:sz="0" w:space="0" w:color="auto"/>
                                    <w:left w:val="none" w:sz="0" w:space="0" w:color="auto"/>
                                    <w:bottom w:val="none" w:sz="0" w:space="0" w:color="auto"/>
                                    <w:right w:val="none" w:sz="0" w:space="0" w:color="auto"/>
                                  </w:divBdr>
                                </w:div>
                              </w:divsChild>
                            </w:div>
                            <w:div w:id="1313023859">
                              <w:marLeft w:val="0"/>
                              <w:marRight w:val="0"/>
                              <w:marTop w:val="0"/>
                              <w:marBottom w:val="0"/>
                              <w:divBdr>
                                <w:top w:val="none" w:sz="0" w:space="0" w:color="auto"/>
                                <w:left w:val="none" w:sz="0" w:space="0" w:color="auto"/>
                                <w:bottom w:val="none" w:sz="0" w:space="0" w:color="auto"/>
                                <w:right w:val="none" w:sz="0" w:space="0" w:color="auto"/>
                              </w:divBdr>
                              <w:divsChild>
                                <w:div w:id="174154711">
                                  <w:marLeft w:val="0"/>
                                  <w:marRight w:val="0"/>
                                  <w:marTop w:val="0"/>
                                  <w:marBottom w:val="0"/>
                                  <w:divBdr>
                                    <w:top w:val="none" w:sz="0" w:space="0" w:color="auto"/>
                                    <w:left w:val="none" w:sz="0" w:space="0" w:color="auto"/>
                                    <w:bottom w:val="none" w:sz="0" w:space="0" w:color="auto"/>
                                    <w:right w:val="none" w:sz="0" w:space="0" w:color="auto"/>
                                  </w:divBdr>
                                </w:div>
                              </w:divsChild>
                            </w:div>
                            <w:div w:id="1354382070">
                              <w:marLeft w:val="0"/>
                              <w:marRight w:val="0"/>
                              <w:marTop w:val="0"/>
                              <w:marBottom w:val="0"/>
                              <w:divBdr>
                                <w:top w:val="none" w:sz="0" w:space="0" w:color="auto"/>
                                <w:left w:val="none" w:sz="0" w:space="0" w:color="auto"/>
                                <w:bottom w:val="none" w:sz="0" w:space="0" w:color="auto"/>
                                <w:right w:val="none" w:sz="0" w:space="0" w:color="auto"/>
                              </w:divBdr>
                              <w:divsChild>
                                <w:div w:id="1242174901">
                                  <w:marLeft w:val="0"/>
                                  <w:marRight w:val="0"/>
                                  <w:marTop w:val="0"/>
                                  <w:marBottom w:val="0"/>
                                  <w:divBdr>
                                    <w:top w:val="none" w:sz="0" w:space="0" w:color="auto"/>
                                    <w:left w:val="none" w:sz="0" w:space="0" w:color="auto"/>
                                    <w:bottom w:val="none" w:sz="0" w:space="0" w:color="auto"/>
                                    <w:right w:val="none" w:sz="0" w:space="0" w:color="auto"/>
                                  </w:divBdr>
                                </w:div>
                              </w:divsChild>
                            </w:div>
                            <w:div w:id="1593581964">
                              <w:marLeft w:val="0"/>
                              <w:marRight w:val="0"/>
                              <w:marTop w:val="0"/>
                              <w:marBottom w:val="0"/>
                              <w:divBdr>
                                <w:top w:val="none" w:sz="0" w:space="0" w:color="auto"/>
                                <w:left w:val="none" w:sz="0" w:space="0" w:color="auto"/>
                                <w:bottom w:val="none" w:sz="0" w:space="0" w:color="auto"/>
                                <w:right w:val="none" w:sz="0" w:space="0" w:color="auto"/>
                              </w:divBdr>
                              <w:divsChild>
                                <w:div w:id="40692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773732">
                      <w:marLeft w:val="0"/>
                      <w:marRight w:val="0"/>
                      <w:marTop w:val="0"/>
                      <w:marBottom w:val="0"/>
                      <w:divBdr>
                        <w:top w:val="none" w:sz="0" w:space="0" w:color="auto"/>
                        <w:left w:val="none" w:sz="0" w:space="0" w:color="auto"/>
                        <w:bottom w:val="none" w:sz="0" w:space="0" w:color="auto"/>
                        <w:right w:val="none" w:sz="0" w:space="0" w:color="auto"/>
                      </w:divBdr>
                    </w:div>
                  </w:divsChild>
                </w:div>
                <w:div w:id="1165243833">
                  <w:marLeft w:val="0"/>
                  <w:marRight w:val="0"/>
                  <w:marTop w:val="0"/>
                  <w:marBottom w:val="0"/>
                  <w:divBdr>
                    <w:top w:val="none" w:sz="0" w:space="0" w:color="auto"/>
                    <w:left w:val="none" w:sz="0" w:space="0" w:color="auto"/>
                    <w:bottom w:val="none" w:sz="0" w:space="0" w:color="auto"/>
                    <w:right w:val="none" w:sz="0" w:space="0" w:color="auto"/>
                  </w:divBdr>
                  <w:divsChild>
                    <w:div w:id="63071074">
                      <w:marLeft w:val="0"/>
                      <w:marRight w:val="0"/>
                      <w:marTop w:val="0"/>
                      <w:marBottom w:val="0"/>
                      <w:divBdr>
                        <w:top w:val="none" w:sz="0" w:space="0" w:color="auto"/>
                        <w:left w:val="none" w:sz="0" w:space="0" w:color="auto"/>
                        <w:bottom w:val="none" w:sz="0" w:space="0" w:color="auto"/>
                        <w:right w:val="none" w:sz="0" w:space="0" w:color="auto"/>
                      </w:divBdr>
                      <w:divsChild>
                        <w:div w:id="1682853250">
                          <w:marLeft w:val="0"/>
                          <w:marRight w:val="0"/>
                          <w:marTop w:val="30"/>
                          <w:marBottom w:val="30"/>
                          <w:divBdr>
                            <w:top w:val="none" w:sz="0" w:space="0" w:color="auto"/>
                            <w:left w:val="none" w:sz="0" w:space="0" w:color="auto"/>
                            <w:bottom w:val="none" w:sz="0" w:space="0" w:color="auto"/>
                            <w:right w:val="none" w:sz="0" w:space="0" w:color="auto"/>
                          </w:divBdr>
                          <w:divsChild>
                            <w:div w:id="485097517">
                              <w:marLeft w:val="0"/>
                              <w:marRight w:val="0"/>
                              <w:marTop w:val="0"/>
                              <w:marBottom w:val="0"/>
                              <w:divBdr>
                                <w:top w:val="none" w:sz="0" w:space="0" w:color="auto"/>
                                <w:left w:val="none" w:sz="0" w:space="0" w:color="auto"/>
                                <w:bottom w:val="none" w:sz="0" w:space="0" w:color="auto"/>
                                <w:right w:val="none" w:sz="0" w:space="0" w:color="auto"/>
                              </w:divBdr>
                              <w:divsChild>
                                <w:div w:id="2052992391">
                                  <w:marLeft w:val="0"/>
                                  <w:marRight w:val="0"/>
                                  <w:marTop w:val="0"/>
                                  <w:marBottom w:val="0"/>
                                  <w:divBdr>
                                    <w:top w:val="none" w:sz="0" w:space="0" w:color="auto"/>
                                    <w:left w:val="none" w:sz="0" w:space="0" w:color="auto"/>
                                    <w:bottom w:val="none" w:sz="0" w:space="0" w:color="auto"/>
                                    <w:right w:val="none" w:sz="0" w:space="0" w:color="auto"/>
                                  </w:divBdr>
                                </w:div>
                              </w:divsChild>
                            </w:div>
                            <w:div w:id="1001934546">
                              <w:marLeft w:val="0"/>
                              <w:marRight w:val="0"/>
                              <w:marTop w:val="0"/>
                              <w:marBottom w:val="0"/>
                              <w:divBdr>
                                <w:top w:val="none" w:sz="0" w:space="0" w:color="auto"/>
                                <w:left w:val="none" w:sz="0" w:space="0" w:color="auto"/>
                                <w:bottom w:val="none" w:sz="0" w:space="0" w:color="auto"/>
                                <w:right w:val="none" w:sz="0" w:space="0" w:color="auto"/>
                              </w:divBdr>
                              <w:divsChild>
                                <w:div w:id="1236087356">
                                  <w:marLeft w:val="0"/>
                                  <w:marRight w:val="0"/>
                                  <w:marTop w:val="0"/>
                                  <w:marBottom w:val="0"/>
                                  <w:divBdr>
                                    <w:top w:val="none" w:sz="0" w:space="0" w:color="auto"/>
                                    <w:left w:val="none" w:sz="0" w:space="0" w:color="auto"/>
                                    <w:bottom w:val="none" w:sz="0" w:space="0" w:color="auto"/>
                                    <w:right w:val="none" w:sz="0" w:space="0" w:color="auto"/>
                                  </w:divBdr>
                                </w:div>
                              </w:divsChild>
                            </w:div>
                            <w:div w:id="1166633854">
                              <w:marLeft w:val="0"/>
                              <w:marRight w:val="0"/>
                              <w:marTop w:val="0"/>
                              <w:marBottom w:val="0"/>
                              <w:divBdr>
                                <w:top w:val="none" w:sz="0" w:space="0" w:color="auto"/>
                                <w:left w:val="none" w:sz="0" w:space="0" w:color="auto"/>
                                <w:bottom w:val="none" w:sz="0" w:space="0" w:color="auto"/>
                                <w:right w:val="none" w:sz="0" w:space="0" w:color="auto"/>
                              </w:divBdr>
                              <w:divsChild>
                                <w:div w:id="480268125">
                                  <w:marLeft w:val="0"/>
                                  <w:marRight w:val="0"/>
                                  <w:marTop w:val="0"/>
                                  <w:marBottom w:val="0"/>
                                  <w:divBdr>
                                    <w:top w:val="none" w:sz="0" w:space="0" w:color="auto"/>
                                    <w:left w:val="none" w:sz="0" w:space="0" w:color="auto"/>
                                    <w:bottom w:val="none" w:sz="0" w:space="0" w:color="auto"/>
                                    <w:right w:val="none" w:sz="0" w:space="0" w:color="auto"/>
                                  </w:divBdr>
                                </w:div>
                              </w:divsChild>
                            </w:div>
                            <w:div w:id="2103606858">
                              <w:marLeft w:val="0"/>
                              <w:marRight w:val="0"/>
                              <w:marTop w:val="0"/>
                              <w:marBottom w:val="0"/>
                              <w:divBdr>
                                <w:top w:val="none" w:sz="0" w:space="0" w:color="auto"/>
                                <w:left w:val="none" w:sz="0" w:space="0" w:color="auto"/>
                                <w:bottom w:val="none" w:sz="0" w:space="0" w:color="auto"/>
                                <w:right w:val="none" w:sz="0" w:space="0" w:color="auto"/>
                              </w:divBdr>
                              <w:divsChild>
                                <w:div w:id="5006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54059">
                      <w:marLeft w:val="0"/>
                      <w:marRight w:val="0"/>
                      <w:marTop w:val="0"/>
                      <w:marBottom w:val="0"/>
                      <w:divBdr>
                        <w:top w:val="none" w:sz="0" w:space="0" w:color="auto"/>
                        <w:left w:val="none" w:sz="0" w:space="0" w:color="auto"/>
                        <w:bottom w:val="none" w:sz="0" w:space="0" w:color="auto"/>
                        <w:right w:val="none" w:sz="0" w:space="0" w:color="auto"/>
                      </w:divBdr>
                    </w:div>
                    <w:div w:id="177669143">
                      <w:marLeft w:val="0"/>
                      <w:marRight w:val="0"/>
                      <w:marTop w:val="0"/>
                      <w:marBottom w:val="0"/>
                      <w:divBdr>
                        <w:top w:val="none" w:sz="0" w:space="0" w:color="auto"/>
                        <w:left w:val="none" w:sz="0" w:space="0" w:color="auto"/>
                        <w:bottom w:val="none" w:sz="0" w:space="0" w:color="auto"/>
                        <w:right w:val="none" w:sz="0" w:space="0" w:color="auto"/>
                      </w:divBdr>
                    </w:div>
                    <w:div w:id="243688112">
                      <w:marLeft w:val="0"/>
                      <w:marRight w:val="0"/>
                      <w:marTop w:val="0"/>
                      <w:marBottom w:val="0"/>
                      <w:divBdr>
                        <w:top w:val="none" w:sz="0" w:space="0" w:color="auto"/>
                        <w:left w:val="none" w:sz="0" w:space="0" w:color="auto"/>
                        <w:bottom w:val="none" w:sz="0" w:space="0" w:color="auto"/>
                        <w:right w:val="none" w:sz="0" w:space="0" w:color="auto"/>
                      </w:divBdr>
                      <w:divsChild>
                        <w:div w:id="1407268551">
                          <w:marLeft w:val="0"/>
                          <w:marRight w:val="0"/>
                          <w:marTop w:val="30"/>
                          <w:marBottom w:val="30"/>
                          <w:divBdr>
                            <w:top w:val="none" w:sz="0" w:space="0" w:color="auto"/>
                            <w:left w:val="none" w:sz="0" w:space="0" w:color="auto"/>
                            <w:bottom w:val="none" w:sz="0" w:space="0" w:color="auto"/>
                            <w:right w:val="none" w:sz="0" w:space="0" w:color="auto"/>
                          </w:divBdr>
                          <w:divsChild>
                            <w:div w:id="428430333">
                              <w:marLeft w:val="0"/>
                              <w:marRight w:val="0"/>
                              <w:marTop w:val="0"/>
                              <w:marBottom w:val="0"/>
                              <w:divBdr>
                                <w:top w:val="none" w:sz="0" w:space="0" w:color="auto"/>
                                <w:left w:val="none" w:sz="0" w:space="0" w:color="auto"/>
                                <w:bottom w:val="none" w:sz="0" w:space="0" w:color="auto"/>
                                <w:right w:val="none" w:sz="0" w:space="0" w:color="auto"/>
                              </w:divBdr>
                              <w:divsChild>
                                <w:div w:id="1534072244">
                                  <w:marLeft w:val="0"/>
                                  <w:marRight w:val="0"/>
                                  <w:marTop w:val="0"/>
                                  <w:marBottom w:val="0"/>
                                  <w:divBdr>
                                    <w:top w:val="none" w:sz="0" w:space="0" w:color="auto"/>
                                    <w:left w:val="none" w:sz="0" w:space="0" w:color="auto"/>
                                    <w:bottom w:val="none" w:sz="0" w:space="0" w:color="auto"/>
                                    <w:right w:val="none" w:sz="0" w:space="0" w:color="auto"/>
                                  </w:divBdr>
                                </w:div>
                              </w:divsChild>
                            </w:div>
                            <w:div w:id="1778210183">
                              <w:marLeft w:val="0"/>
                              <w:marRight w:val="0"/>
                              <w:marTop w:val="0"/>
                              <w:marBottom w:val="0"/>
                              <w:divBdr>
                                <w:top w:val="none" w:sz="0" w:space="0" w:color="auto"/>
                                <w:left w:val="none" w:sz="0" w:space="0" w:color="auto"/>
                                <w:bottom w:val="none" w:sz="0" w:space="0" w:color="auto"/>
                                <w:right w:val="none" w:sz="0" w:space="0" w:color="auto"/>
                              </w:divBdr>
                              <w:divsChild>
                                <w:div w:id="672608969">
                                  <w:marLeft w:val="0"/>
                                  <w:marRight w:val="0"/>
                                  <w:marTop w:val="0"/>
                                  <w:marBottom w:val="0"/>
                                  <w:divBdr>
                                    <w:top w:val="none" w:sz="0" w:space="0" w:color="auto"/>
                                    <w:left w:val="none" w:sz="0" w:space="0" w:color="auto"/>
                                    <w:bottom w:val="none" w:sz="0" w:space="0" w:color="auto"/>
                                    <w:right w:val="none" w:sz="0" w:space="0" w:color="auto"/>
                                  </w:divBdr>
                                </w:div>
                              </w:divsChild>
                            </w:div>
                            <w:div w:id="1897623938">
                              <w:marLeft w:val="0"/>
                              <w:marRight w:val="0"/>
                              <w:marTop w:val="0"/>
                              <w:marBottom w:val="0"/>
                              <w:divBdr>
                                <w:top w:val="none" w:sz="0" w:space="0" w:color="auto"/>
                                <w:left w:val="none" w:sz="0" w:space="0" w:color="auto"/>
                                <w:bottom w:val="none" w:sz="0" w:space="0" w:color="auto"/>
                                <w:right w:val="none" w:sz="0" w:space="0" w:color="auto"/>
                              </w:divBdr>
                              <w:divsChild>
                                <w:div w:id="564491639">
                                  <w:marLeft w:val="0"/>
                                  <w:marRight w:val="0"/>
                                  <w:marTop w:val="0"/>
                                  <w:marBottom w:val="0"/>
                                  <w:divBdr>
                                    <w:top w:val="none" w:sz="0" w:space="0" w:color="auto"/>
                                    <w:left w:val="none" w:sz="0" w:space="0" w:color="auto"/>
                                    <w:bottom w:val="none" w:sz="0" w:space="0" w:color="auto"/>
                                    <w:right w:val="none" w:sz="0" w:space="0" w:color="auto"/>
                                  </w:divBdr>
                                </w:div>
                              </w:divsChild>
                            </w:div>
                            <w:div w:id="2138210015">
                              <w:marLeft w:val="0"/>
                              <w:marRight w:val="0"/>
                              <w:marTop w:val="0"/>
                              <w:marBottom w:val="0"/>
                              <w:divBdr>
                                <w:top w:val="none" w:sz="0" w:space="0" w:color="auto"/>
                                <w:left w:val="none" w:sz="0" w:space="0" w:color="auto"/>
                                <w:bottom w:val="none" w:sz="0" w:space="0" w:color="auto"/>
                                <w:right w:val="none" w:sz="0" w:space="0" w:color="auto"/>
                              </w:divBdr>
                              <w:divsChild>
                                <w:div w:id="11784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18365">
                      <w:marLeft w:val="0"/>
                      <w:marRight w:val="0"/>
                      <w:marTop w:val="0"/>
                      <w:marBottom w:val="0"/>
                      <w:divBdr>
                        <w:top w:val="none" w:sz="0" w:space="0" w:color="auto"/>
                        <w:left w:val="none" w:sz="0" w:space="0" w:color="auto"/>
                        <w:bottom w:val="none" w:sz="0" w:space="0" w:color="auto"/>
                        <w:right w:val="none" w:sz="0" w:space="0" w:color="auto"/>
                      </w:divBdr>
                    </w:div>
                    <w:div w:id="284971667">
                      <w:marLeft w:val="0"/>
                      <w:marRight w:val="0"/>
                      <w:marTop w:val="0"/>
                      <w:marBottom w:val="0"/>
                      <w:divBdr>
                        <w:top w:val="none" w:sz="0" w:space="0" w:color="auto"/>
                        <w:left w:val="none" w:sz="0" w:space="0" w:color="auto"/>
                        <w:bottom w:val="none" w:sz="0" w:space="0" w:color="auto"/>
                        <w:right w:val="none" w:sz="0" w:space="0" w:color="auto"/>
                      </w:divBdr>
                      <w:divsChild>
                        <w:div w:id="436756470">
                          <w:marLeft w:val="0"/>
                          <w:marRight w:val="0"/>
                          <w:marTop w:val="30"/>
                          <w:marBottom w:val="30"/>
                          <w:divBdr>
                            <w:top w:val="none" w:sz="0" w:space="0" w:color="auto"/>
                            <w:left w:val="none" w:sz="0" w:space="0" w:color="auto"/>
                            <w:bottom w:val="none" w:sz="0" w:space="0" w:color="auto"/>
                            <w:right w:val="none" w:sz="0" w:space="0" w:color="auto"/>
                          </w:divBdr>
                          <w:divsChild>
                            <w:div w:id="679309002">
                              <w:marLeft w:val="0"/>
                              <w:marRight w:val="0"/>
                              <w:marTop w:val="0"/>
                              <w:marBottom w:val="0"/>
                              <w:divBdr>
                                <w:top w:val="none" w:sz="0" w:space="0" w:color="auto"/>
                                <w:left w:val="none" w:sz="0" w:space="0" w:color="auto"/>
                                <w:bottom w:val="none" w:sz="0" w:space="0" w:color="auto"/>
                                <w:right w:val="none" w:sz="0" w:space="0" w:color="auto"/>
                              </w:divBdr>
                              <w:divsChild>
                                <w:div w:id="656232244">
                                  <w:marLeft w:val="0"/>
                                  <w:marRight w:val="0"/>
                                  <w:marTop w:val="0"/>
                                  <w:marBottom w:val="0"/>
                                  <w:divBdr>
                                    <w:top w:val="none" w:sz="0" w:space="0" w:color="auto"/>
                                    <w:left w:val="none" w:sz="0" w:space="0" w:color="auto"/>
                                    <w:bottom w:val="none" w:sz="0" w:space="0" w:color="auto"/>
                                    <w:right w:val="none" w:sz="0" w:space="0" w:color="auto"/>
                                  </w:divBdr>
                                </w:div>
                              </w:divsChild>
                            </w:div>
                            <w:div w:id="1123814149">
                              <w:marLeft w:val="0"/>
                              <w:marRight w:val="0"/>
                              <w:marTop w:val="0"/>
                              <w:marBottom w:val="0"/>
                              <w:divBdr>
                                <w:top w:val="none" w:sz="0" w:space="0" w:color="auto"/>
                                <w:left w:val="none" w:sz="0" w:space="0" w:color="auto"/>
                                <w:bottom w:val="none" w:sz="0" w:space="0" w:color="auto"/>
                                <w:right w:val="none" w:sz="0" w:space="0" w:color="auto"/>
                              </w:divBdr>
                              <w:divsChild>
                                <w:div w:id="1637878209">
                                  <w:marLeft w:val="0"/>
                                  <w:marRight w:val="0"/>
                                  <w:marTop w:val="0"/>
                                  <w:marBottom w:val="0"/>
                                  <w:divBdr>
                                    <w:top w:val="none" w:sz="0" w:space="0" w:color="auto"/>
                                    <w:left w:val="none" w:sz="0" w:space="0" w:color="auto"/>
                                    <w:bottom w:val="none" w:sz="0" w:space="0" w:color="auto"/>
                                    <w:right w:val="none" w:sz="0" w:space="0" w:color="auto"/>
                                  </w:divBdr>
                                </w:div>
                              </w:divsChild>
                            </w:div>
                            <w:div w:id="1279599986">
                              <w:marLeft w:val="0"/>
                              <w:marRight w:val="0"/>
                              <w:marTop w:val="0"/>
                              <w:marBottom w:val="0"/>
                              <w:divBdr>
                                <w:top w:val="none" w:sz="0" w:space="0" w:color="auto"/>
                                <w:left w:val="none" w:sz="0" w:space="0" w:color="auto"/>
                                <w:bottom w:val="none" w:sz="0" w:space="0" w:color="auto"/>
                                <w:right w:val="none" w:sz="0" w:space="0" w:color="auto"/>
                              </w:divBdr>
                              <w:divsChild>
                                <w:div w:id="1912349714">
                                  <w:marLeft w:val="0"/>
                                  <w:marRight w:val="0"/>
                                  <w:marTop w:val="0"/>
                                  <w:marBottom w:val="0"/>
                                  <w:divBdr>
                                    <w:top w:val="none" w:sz="0" w:space="0" w:color="auto"/>
                                    <w:left w:val="none" w:sz="0" w:space="0" w:color="auto"/>
                                    <w:bottom w:val="none" w:sz="0" w:space="0" w:color="auto"/>
                                    <w:right w:val="none" w:sz="0" w:space="0" w:color="auto"/>
                                  </w:divBdr>
                                </w:div>
                              </w:divsChild>
                            </w:div>
                            <w:div w:id="1368531079">
                              <w:marLeft w:val="0"/>
                              <w:marRight w:val="0"/>
                              <w:marTop w:val="0"/>
                              <w:marBottom w:val="0"/>
                              <w:divBdr>
                                <w:top w:val="none" w:sz="0" w:space="0" w:color="auto"/>
                                <w:left w:val="none" w:sz="0" w:space="0" w:color="auto"/>
                                <w:bottom w:val="none" w:sz="0" w:space="0" w:color="auto"/>
                                <w:right w:val="none" w:sz="0" w:space="0" w:color="auto"/>
                              </w:divBdr>
                              <w:divsChild>
                                <w:div w:id="138433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46004">
                      <w:marLeft w:val="0"/>
                      <w:marRight w:val="0"/>
                      <w:marTop w:val="0"/>
                      <w:marBottom w:val="0"/>
                      <w:divBdr>
                        <w:top w:val="none" w:sz="0" w:space="0" w:color="auto"/>
                        <w:left w:val="none" w:sz="0" w:space="0" w:color="auto"/>
                        <w:bottom w:val="none" w:sz="0" w:space="0" w:color="auto"/>
                        <w:right w:val="none" w:sz="0" w:space="0" w:color="auto"/>
                      </w:divBdr>
                    </w:div>
                    <w:div w:id="455177313">
                      <w:marLeft w:val="0"/>
                      <w:marRight w:val="0"/>
                      <w:marTop w:val="0"/>
                      <w:marBottom w:val="0"/>
                      <w:divBdr>
                        <w:top w:val="none" w:sz="0" w:space="0" w:color="auto"/>
                        <w:left w:val="none" w:sz="0" w:space="0" w:color="auto"/>
                        <w:bottom w:val="none" w:sz="0" w:space="0" w:color="auto"/>
                        <w:right w:val="none" w:sz="0" w:space="0" w:color="auto"/>
                      </w:divBdr>
                    </w:div>
                    <w:div w:id="475223446">
                      <w:marLeft w:val="0"/>
                      <w:marRight w:val="0"/>
                      <w:marTop w:val="0"/>
                      <w:marBottom w:val="0"/>
                      <w:divBdr>
                        <w:top w:val="none" w:sz="0" w:space="0" w:color="auto"/>
                        <w:left w:val="none" w:sz="0" w:space="0" w:color="auto"/>
                        <w:bottom w:val="none" w:sz="0" w:space="0" w:color="auto"/>
                        <w:right w:val="none" w:sz="0" w:space="0" w:color="auto"/>
                      </w:divBdr>
                      <w:divsChild>
                        <w:div w:id="1751921358">
                          <w:marLeft w:val="0"/>
                          <w:marRight w:val="0"/>
                          <w:marTop w:val="30"/>
                          <w:marBottom w:val="30"/>
                          <w:divBdr>
                            <w:top w:val="none" w:sz="0" w:space="0" w:color="auto"/>
                            <w:left w:val="none" w:sz="0" w:space="0" w:color="auto"/>
                            <w:bottom w:val="none" w:sz="0" w:space="0" w:color="auto"/>
                            <w:right w:val="none" w:sz="0" w:space="0" w:color="auto"/>
                          </w:divBdr>
                          <w:divsChild>
                            <w:div w:id="32727968">
                              <w:marLeft w:val="0"/>
                              <w:marRight w:val="0"/>
                              <w:marTop w:val="0"/>
                              <w:marBottom w:val="0"/>
                              <w:divBdr>
                                <w:top w:val="none" w:sz="0" w:space="0" w:color="auto"/>
                                <w:left w:val="none" w:sz="0" w:space="0" w:color="auto"/>
                                <w:bottom w:val="none" w:sz="0" w:space="0" w:color="auto"/>
                                <w:right w:val="none" w:sz="0" w:space="0" w:color="auto"/>
                              </w:divBdr>
                              <w:divsChild>
                                <w:div w:id="775910435">
                                  <w:marLeft w:val="0"/>
                                  <w:marRight w:val="0"/>
                                  <w:marTop w:val="0"/>
                                  <w:marBottom w:val="0"/>
                                  <w:divBdr>
                                    <w:top w:val="none" w:sz="0" w:space="0" w:color="auto"/>
                                    <w:left w:val="none" w:sz="0" w:space="0" w:color="auto"/>
                                    <w:bottom w:val="none" w:sz="0" w:space="0" w:color="auto"/>
                                    <w:right w:val="none" w:sz="0" w:space="0" w:color="auto"/>
                                  </w:divBdr>
                                </w:div>
                              </w:divsChild>
                            </w:div>
                            <w:div w:id="325287306">
                              <w:marLeft w:val="0"/>
                              <w:marRight w:val="0"/>
                              <w:marTop w:val="0"/>
                              <w:marBottom w:val="0"/>
                              <w:divBdr>
                                <w:top w:val="none" w:sz="0" w:space="0" w:color="auto"/>
                                <w:left w:val="none" w:sz="0" w:space="0" w:color="auto"/>
                                <w:bottom w:val="none" w:sz="0" w:space="0" w:color="auto"/>
                                <w:right w:val="none" w:sz="0" w:space="0" w:color="auto"/>
                              </w:divBdr>
                              <w:divsChild>
                                <w:div w:id="326400533">
                                  <w:marLeft w:val="0"/>
                                  <w:marRight w:val="0"/>
                                  <w:marTop w:val="0"/>
                                  <w:marBottom w:val="0"/>
                                  <w:divBdr>
                                    <w:top w:val="none" w:sz="0" w:space="0" w:color="auto"/>
                                    <w:left w:val="none" w:sz="0" w:space="0" w:color="auto"/>
                                    <w:bottom w:val="none" w:sz="0" w:space="0" w:color="auto"/>
                                    <w:right w:val="none" w:sz="0" w:space="0" w:color="auto"/>
                                  </w:divBdr>
                                </w:div>
                              </w:divsChild>
                            </w:div>
                            <w:div w:id="597106520">
                              <w:marLeft w:val="0"/>
                              <w:marRight w:val="0"/>
                              <w:marTop w:val="0"/>
                              <w:marBottom w:val="0"/>
                              <w:divBdr>
                                <w:top w:val="none" w:sz="0" w:space="0" w:color="auto"/>
                                <w:left w:val="none" w:sz="0" w:space="0" w:color="auto"/>
                                <w:bottom w:val="none" w:sz="0" w:space="0" w:color="auto"/>
                                <w:right w:val="none" w:sz="0" w:space="0" w:color="auto"/>
                              </w:divBdr>
                              <w:divsChild>
                                <w:div w:id="534927063">
                                  <w:marLeft w:val="0"/>
                                  <w:marRight w:val="0"/>
                                  <w:marTop w:val="0"/>
                                  <w:marBottom w:val="0"/>
                                  <w:divBdr>
                                    <w:top w:val="none" w:sz="0" w:space="0" w:color="auto"/>
                                    <w:left w:val="none" w:sz="0" w:space="0" w:color="auto"/>
                                    <w:bottom w:val="none" w:sz="0" w:space="0" w:color="auto"/>
                                    <w:right w:val="none" w:sz="0" w:space="0" w:color="auto"/>
                                  </w:divBdr>
                                </w:div>
                              </w:divsChild>
                            </w:div>
                            <w:div w:id="1870296944">
                              <w:marLeft w:val="0"/>
                              <w:marRight w:val="0"/>
                              <w:marTop w:val="0"/>
                              <w:marBottom w:val="0"/>
                              <w:divBdr>
                                <w:top w:val="none" w:sz="0" w:space="0" w:color="auto"/>
                                <w:left w:val="none" w:sz="0" w:space="0" w:color="auto"/>
                                <w:bottom w:val="none" w:sz="0" w:space="0" w:color="auto"/>
                                <w:right w:val="none" w:sz="0" w:space="0" w:color="auto"/>
                              </w:divBdr>
                              <w:divsChild>
                                <w:div w:id="11763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843586">
                      <w:marLeft w:val="0"/>
                      <w:marRight w:val="0"/>
                      <w:marTop w:val="0"/>
                      <w:marBottom w:val="0"/>
                      <w:divBdr>
                        <w:top w:val="none" w:sz="0" w:space="0" w:color="auto"/>
                        <w:left w:val="none" w:sz="0" w:space="0" w:color="auto"/>
                        <w:bottom w:val="none" w:sz="0" w:space="0" w:color="auto"/>
                        <w:right w:val="none" w:sz="0" w:space="0" w:color="auto"/>
                      </w:divBdr>
                    </w:div>
                    <w:div w:id="572811510">
                      <w:marLeft w:val="0"/>
                      <w:marRight w:val="0"/>
                      <w:marTop w:val="0"/>
                      <w:marBottom w:val="0"/>
                      <w:divBdr>
                        <w:top w:val="none" w:sz="0" w:space="0" w:color="auto"/>
                        <w:left w:val="none" w:sz="0" w:space="0" w:color="auto"/>
                        <w:bottom w:val="none" w:sz="0" w:space="0" w:color="auto"/>
                        <w:right w:val="none" w:sz="0" w:space="0" w:color="auto"/>
                      </w:divBdr>
                    </w:div>
                    <w:div w:id="593981876">
                      <w:marLeft w:val="0"/>
                      <w:marRight w:val="0"/>
                      <w:marTop w:val="0"/>
                      <w:marBottom w:val="0"/>
                      <w:divBdr>
                        <w:top w:val="none" w:sz="0" w:space="0" w:color="auto"/>
                        <w:left w:val="none" w:sz="0" w:space="0" w:color="auto"/>
                        <w:bottom w:val="none" w:sz="0" w:space="0" w:color="auto"/>
                        <w:right w:val="none" w:sz="0" w:space="0" w:color="auto"/>
                      </w:divBdr>
                    </w:div>
                    <w:div w:id="636573242">
                      <w:marLeft w:val="0"/>
                      <w:marRight w:val="0"/>
                      <w:marTop w:val="0"/>
                      <w:marBottom w:val="0"/>
                      <w:divBdr>
                        <w:top w:val="none" w:sz="0" w:space="0" w:color="auto"/>
                        <w:left w:val="none" w:sz="0" w:space="0" w:color="auto"/>
                        <w:bottom w:val="none" w:sz="0" w:space="0" w:color="auto"/>
                        <w:right w:val="none" w:sz="0" w:space="0" w:color="auto"/>
                      </w:divBdr>
                      <w:divsChild>
                        <w:div w:id="918095917">
                          <w:marLeft w:val="0"/>
                          <w:marRight w:val="0"/>
                          <w:marTop w:val="30"/>
                          <w:marBottom w:val="30"/>
                          <w:divBdr>
                            <w:top w:val="none" w:sz="0" w:space="0" w:color="auto"/>
                            <w:left w:val="none" w:sz="0" w:space="0" w:color="auto"/>
                            <w:bottom w:val="none" w:sz="0" w:space="0" w:color="auto"/>
                            <w:right w:val="none" w:sz="0" w:space="0" w:color="auto"/>
                          </w:divBdr>
                          <w:divsChild>
                            <w:div w:id="775835400">
                              <w:marLeft w:val="0"/>
                              <w:marRight w:val="0"/>
                              <w:marTop w:val="0"/>
                              <w:marBottom w:val="0"/>
                              <w:divBdr>
                                <w:top w:val="none" w:sz="0" w:space="0" w:color="auto"/>
                                <w:left w:val="none" w:sz="0" w:space="0" w:color="auto"/>
                                <w:bottom w:val="none" w:sz="0" w:space="0" w:color="auto"/>
                                <w:right w:val="none" w:sz="0" w:space="0" w:color="auto"/>
                              </w:divBdr>
                              <w:divsChild>
                                <w:div w:id="1683554682">
                                  <w:marLeft w:val="0"/>
                                  <w:marRight w:val="0"/>
                                  <w:marTop w:val="0"/>
                                  <w:marBottom w:val="0"/>
                                  <w:divBdr>
                                    <w:top w:val="none" w:sz="0" w:space="0" w:color="auto"/>
                                    <w:left w:val="none" w:sz="0" w:space="0" w:color="auto"/>
                                    <w:bottom w:val="none" w:sz="0" w:space="0" w:color="auto"/>
                                    <w:right w:val="none" w:sz="0" w:space="0" w:color="auto"/>
                                  </w:divBdr>
                                </w:div>
                              </w:divsChild>
                            </w:div>
                            <w:div w:id="796021398">
                              <w:marLeft w:val="0"/>
                              <w:marRight w:val="0"/>
                              <w:marTop w:val="0"/>
                              <w:marBottom w:val="0"/>
                              <w:divBdr>
                                <w:top w:val="none" w:sz="0" w:space="0" w:color="auto"/>
                                <w:left w:val="none" w:sz="0" w:space="0" w:color="auto"/>
                                <w:bottom w:val="none" w:sz="0" w:space="0" w:color="auto"/>
                                <w:right w:val="none" w:sz="0" w:space="0" w:color="auto"/>
                              </w:divBdr>
                              <w:divsChild>
                                <w:div w:id="268320200">
                                  <w:marLeft w:val="0"/>
                                  <w:marRight w:val="0"/>
                                  <w:marTop w:val="0"/>
                                  <w:marBottom w:val="0"/>
                                  <w:divBdr>
                                    <w:top w:val="none" w:sz="0" w:space="0" w:color="auto"/>
                                    <w:left w:val="none" w:sz="0" w:space="0" w:color="auto"/>
                                    <w:bottom w:val="none" w:sz="0" w:space="0" w:color="auto"/>
                                    <w:right w:val="none" w:sz="0" w:space="0" w:color="auto"/>
                                  </w:divBdr>
                                </w:div>
                              </w:divsChild>
                            </w:div>
                            <w:div w:id="1104570081">
                              <w:marLeft w:val="0"/>
                              <w:marRight w:val="0"/>
                              <w:marTop w:val="0"/>
                              <w:marBottom w:val="0"/>
                              <w:divBdr>
                                <w:top w:val="none" w:sz="0" w:space="0" w:color="auto"/>
                                <w:left w:val="none" w:sz="0" w:space="0" w:color="auto"/>
                                <w:bottom w:val="none" w:sz="0" w:space="0" w:color="auto"/>
                                <w:right w:val="none" w:sz="0" w:space="0" w:color="auto"/>
                              </w:divBdr>
                              <w:divsChild>
                                <w:div w:id="1114790720">
                                  <w:marLeft w:val="0"/>
                                  <w:marRight w:val="0"/>
                                  <w:marTop w:val="0"/>
                                  <w:marBottom w:val="0"/>
                                  <w:divBdr>
                                    <w:top w:val="none" w:sz="0" w:space="0" w:color="auto"/>
                                    <w:left w:val="none" w:sz="0" w:space="0" w:color="auto"/>
                                    <w:bottom w:val="none" w:sz="0" w:space="0" w:color="auto"/>
                                    <w:right w:val="none" w:sz="0" w:space="0" w:color="auto"/>
                                  </w:divBdr>
                                </w:div>
                              </w:divsChild>
                            </w:div>
                            <w:div w:id="1714110543">
                              <w:marLeft w:val="0"/>
                              <w:marRight w:val="0"/>
                              <w:marTop w:val="0"/>
                              <w:marBottom w:val="0"/>
                              <w:divBdr>
                                <w:top w:val="none" w:sz="0" w:space="0" w:color="auto"/>
                                <w:left w:val="none" w:sz="0" w:space="0" w:color="auto"/>
                                <w:bottom w:val="none" w:sz="0" w:space="0" w:color="auto"/>
                                <w:right w:val="none" w:sz="0" w:space="0" w:color="auto"/>
                              </w:divBdr>
                              <w:divsChild>
                                <w:div w:id="19387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763841">
                      <w:marLeft w:val="0"/>
                      <w:marRight w:val="0"/>
                      <w:marTop w:val="0"/>
                      <w:marBottom w:val="0"/>
                      <w:divBdr>
                        <w:top w:val="none" w:sz="0" w:space="0" w:color="auto"/>
                        <w:left w:val="none" w:sz="0" w:space="0" w:color="auto"/>
                        <w:bottom w:val="none" w:sz="0" w:space="0" w:color="auto"/>
                        <w:right w:val="none" w:sz="0" w:space="0" w:color="auto"/>
                      </w:divBdr>
                    </w:div>
                    <w:div w:id="709650378">
                      <w:marLeft w:val="0"/>
                      <w:marRight w:val="0"/>
                      <w:marTop w:val="0"/>
                      <w:marBottom w:val="0"/>
                      <w:divBdr>
                        <w:top w:val="none" w:sz="0" w:space="0" w:color="auto"/>
                        <w:left w:val="none" w:sz="0" w:space="0" w:color="auto"/>
                        <w:bottom w:val="none" w:sz="0" w:space="0" w:color="auto"/>
                        <w:right w:val="none" w:sz="0" w:space="0" w:color="auto"/>
                      </w:divBdr>
                    </w:div>
                    <w:div w:id="830098967">
                      <w:marLeft w:val="0"/>
                      <w:marRight w:val="0"/>
                      <w:marTop w:val="0"/>
                      <w:marBottom w:val="0"/>
                      <w:divBdr>
                        <w:top w:val="none" w:sz="0" w:space="0" w:color="auto"/>
                        <w:left w:val="none" w:sz="0" w:space="0" w:color="auto"/>
                        <w:bottom w:val="none" w:sz="0" w:space="0" w:color="auto"/>
                        <w:right w:val="none" w:sz="0" w:space="0" w:color="auto"/>
                      </w:divBdr>
                    </w:div>
                    <w:div w:id="833496440">
                      <w:marLeft w:val="0"/>
                      <w:marRight w:val="0"/>
                      <w:marTop w:val="0"/>
                      <w:marBottom w:val="0"/>
                      <w:divBdr>
                        <w:top w:val="none" w:sz="0" w:space="0" w:color="auto"/>
                        <w:left w:val="none" w:sz="0" w:space="0" w:color="auto"/>
                        <w:bottom w:val="none" w:sz="0" w:space="0" w:color="auto"/>
                        <w:right w:val="none" w:sz="0" w:space="0" w:color="auto"/>
                      </w:divBdr>
                    </w:div>
                    <w:div w:id="841169135">
                      <w:marLeft w:val="0"/>
                      <w:marRight w:val="0"/>
                      <w:marTop w:val="0"/>
                      <w:marBottom w:val="0"/>
                      <w:divBdr>
                        <w:top w:val="none" w:sz="0" w:space="0" w:color="auto"/>
                        <w:left w:val="none" w:sz="0" w:space="0" w:color="auto"/>
                        <w:bottom w:val="none" w:sz="0" w:space="0" w:color="auto"/>
                        <w:right w:val="none" w:sz="0" w:space="0" w:color="auto"/>
                      </w:divBdr>
                      <w:divsChild>
                        <w:div w:id="1039472292">
                          <w:marLeft w:val="0"/>
                          <w:marRight w:val="0"/>
                          <w:marTop w:val="30"/>
                          <w:marBottom w:val="30"/>
                          <w:divBdr>
                            <w:top w:val="none" w:sz="0" w:space="0" w:color="auto"/>
                            <w:left w:val="none" w:sz="0" w:space="0" w:color="auto"/>
                            <w:bottom w:val="none" w:sz="0" w:space="0" w:color="auto"/>
                            <w:right w:val="none" w:sz="0" w:space="0" w:color="auto"/>
                          </w:divBdr>
                          <w:divsChild>
                            <w:div w:id="547491068">
                              <w:marLeft w:val="0"/>
                              <w:marRight w:val="0"/>
                              <w:marTop w:val="0"/>
                              <w:marBottom w:val="0"/>
                              <w:divBdr>
                                <w:top w:val="none" w:sz="0" w:space="0" w:color="auto"/>
                                <w:left w:val="none" w:sz="0" w:space="0" w:color="auto"/>
                                <w:bottom w:val="none" w:sz="0" w:space="0" w:color="auto"/>
                                <w:right w:val="none" w:sz="0" w:space="0" w:color="auto"/>
                              </w:divBdr>
                              <w:divsChild>
                                <w:div w:id="211577370">
                                  <w:marLeft w:val="0"/>
                                  <w:marRight w:val="0"/>
                                  <w:marTop w:val="0"/>
                                  <w:marBottom w:val="0"/>
                                  <w:divBdr>
                                    <w:top w:val="none" w:sz="0" w:space="0" w:color="auto"/>
                                    <w:left w:val="none" w:sz="0" w:space="0" w:color="auto"/>
                                    <w:bottom w:val="none" w:sz="0" w:space="0" w:color="auto"/>
                                    <w:right w:val="none" w:sz="0" w:space="0" w:color="auto"/>
                                  </w:divBdr>
                                </w:div>
                              </w:divsChild>
                            </w:div>
                            <w:div w:id="1053429500">
                              <w:marLeft w:val="0"/>
                              <w:marRight w:val="0"/>
                              <w:marTop w:val="0"/>
                              <w:marBottom w:val="0"/>
                              <w:divBdr>
                                <w:top w:val="none" w:sz="0" w:space="0" w:color="auto"/>
                                <w:left w:val="none" w:sz="0" w:space="0" w:color="auto"/>
                                <w:bottom w:val="none" w:sz="0" w:space="0" w:color="auto"/>
                                <w:right w:val="none" w:sz="0" w:space="0" w:color="auto"/>
                              </w:divBdr>
                              <w:divsChild>
                                <w:div w:id="790630629">
                                  <w:marLeft w:val="0"/>
                                  <w:marRight w:val="0"/>
                                  <w:marTop w:val="0"/>
                                  <w:marBottom w:val="0"/>
                                  <w:divBdr>
                                    <w:top w:val="none" w:sz="0" w:space="0" w:color="auto"/>
                                    <w:left w:val="none" w:sz="0" w:space="0" w:color="auto"/>
                                    <w:bottom w:val="none" w:sz="0" w:space="0" w:color="auto"/>
                                    <w:right w:val="none" w:sz="0" w:space="0" w:color="auto"/>
                                  </w:divBdr>
                                </w:div>
                              </w:divsChild>
                            </w:div>
                            <w:div w:id="1089160940">
                              <w:marLeft w:val="0"/>
                              <w:marRight w:val="0"/>
                              <w:marTop w:val="0"/>
                              <w:marBottom w:val="0"/>
                              <w:divBdr>
                                <w:top w:val="none" w:sz="0" w:space="0" w:color="auto"/>
                                <w:left w:val="none" w:sz="0" w:space="0" w:color="auto"/>
                                <w:bottom w:val="none" w:sz="0" w:space="0" w:color="auto"/>
                                <w:right w:val="none" w:sz="0" w:space="0" w:color="auto"/>
                              </w:divBdr>
                              <w:divsChild>
                                <w:div w:id="1056202253">
                                  <w:marLeft w:val="0"/>
                                  <w:marRight w:val="0"/>
                                  <w:marTop w:val="0"/>
                                  <w:marBottom w:val="0"/>
                                  <w:divBdr>
                                    <w:top w:val="none" w:sz="0" w:space="0" w:color="auto"/>
                                    <w:left w:val="none" w:sz="0" w:space="0" w:color="auto"/>
                                    <w:bottom w:val="none" w:sz="0" w:space="0" w:color="auto"/>
                                    <w:right w:val="none" w:sz="0" w:space="0" w:color="auto"/>
                                  </w:divBdr>
                                </w:div>
                              </w:divsChild>
                            </w:div>
                            <w:div w:id="1288897346">
                              <w:marLeft w:val="0"/>
                              <w:marRight w:val="0"/>
                              <w:marTop w:val="0"/>
                              <w:marBottom w:val="0"/>
                              <w:divBdr>
                                <w:top w:val="none" w:sz="0" w:space="0" w:color="auto"/>
                                <w:left w:val="none" w:sz="0" w:space="0" w:color="auto"/>
                                <w:bottom w:val="none" w:sz="0" w:space="0" w:color="auto"/>
                                <w:right w:val="none" w:sz="0" w:space="0" w:color="auto"/>
                              </w:divBdr>
                              <w:divsChild>
                                <w:div w:id="15001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95056">
                      <w:marLeft w:val="0"/>
                      <w:marRight w:val="0"/>
                      <w:marTop w:val="0"/>
                      <w:marBottom w:val="0"/>
                      <w:divBdr>
                        <w:top w:val="none" w:sz="0" w:space="0" w:color="auto"/>
                        <w:left w:val="none" w:sz="0" w:space="0" w:color="auto"/>
                        <w:bottom w:val="none" w:sz="0" w:space="0" w:color="auto"/>
                        <w:right w:val="none" w:sz="0" w:space="0" w:color="auto"/>
                      </w:divBdr>
                    </w:div>
                    <w:div w:id="924387439">
                      <w:marLeft w:val="0"/>
                      <w:marRight w:val="0"/>
                      <w:marTop w:val="0"/>
                      <w:marBottom w:val="0"/>
                      <w:divBdr>
                        <w:top w:val="none" w:sz="0" w:space="0" w:color="auto"/>
                        <w:left w:val="none" w:sz="0" w:space="0" w:color="auto"/>
                        <w:bottom w:val="none" w:sz="0" w:space="0" w:color="auto"/>
                        <w:right w:val="none" w:sz="0" w:space="0" w:color="auto"/>
                      </w:divBdr>
                    </w:div>
                    <w:div w:id="1018308902">
                      <w:marLeft w:val="0"/>
                      <w:marRight w:val="0"/>
                      <w:marTop w:val="0"/>
                      <w:marBottom w:val="0"/>
                      <w:divBdr>
                        <w:top w:val="none" w:sz="0" w:space="0" w:color="auto"/>
                        <w:left w:val="none" w:sz="0" w:space="0" w:color="auto"/>
                        <w:bottom w:val="none" w:sz="0" w:space="0" w:color="auto"/>
                        <w:right w:val="none" w:sz="0" w:space="0" w:color="auto"/>
                      </w:divBdr>
                    </w:div>
                    <w:div w:id="1236433456">
                      <w:marLeft w:val="0"/>
                      <w:marRight w:val="0"/>
                      <w:marTop w:val="0"/>
                      <w:marBottom w:val="0"/>
                      <w:divBdr>
                        <w:top w:val="none" w:sz="0" w:space="0" w:color="auto"/>
                        <w:left w:val="none" w:sz="0" w:space="0" w:color="auto"/>
                        <w:bottom w:val="none" w:sz="0" w:space="0" w:color="auto"/>
                        <w:right w:val="none" w:sz="0" w:space="0" w:color="auto"/>
                      </w:divBdr>
                      <w:divsChild>
                        <w:div w:id="614602142">
                          <w:marLeft w:val="0"/>
                          <w:marRight w:val="0"/>
                          <w:marTop w:val="30"/>
                          <w:marBottom w:val="30"/>
                          <w:divBdr>
                            <w:top w:val="none" w:sz="0" w:space="0" w:color="auto"/>
                            <w:left w:val="none" w:sz="0" w:space="0" w:color="auto"/>
                            <w:bottom w:val="none" w:sz="0" w:space="0" w:color="auto"/>
                            <w:right w:val="none" w:sz="0" w:space="0" w:color="auto"/>
                          </w:divBdr>
                          <w:divsChild>
                            <w:div w:id="137764273">
                              <w:marLeft w:val="0"/>
                              <w:marRight w:val="0"/>
                              <w:marTop w:val="0"/>
                              <w:marBottom w:val="0"/>
                              <w:divBdr>
                                <w:top w:val="none" w:sz="0" w:space="0" w:color="auto"/>
                                <w:left w:val="none" w:sz="0" w:space="0" w:color="auto"/>
                                <w:bottom w:val="none" w:sz="0" w:space="0" w:color="auto"/>
                                <w:right w:val="none" w:sz="0" w:space="0" w:color="auto"/>
                              </w:divBdr>
                              <w:divsChild>
                                <w:div w:id="1054162038">
                                  <w:marLeft w:val="0"/>
                                  <w:marRight w:val="0"/>
                                  <w:marTop w:val="0"/>
                                  <w:marBottom w:val="0"/>
                                  <w:divBdr>
                                    <w:top w:val="none" w:sz="0" w:space="0" w:color="auto"/>
                                    <w:left w:val="none" w:sz="0" w:space="0" w:color="auto"/>
                                    <w:bottom w:val="none" w:sz="0" w:space="0" w:color="auto"/>
                                    <w:right w:val="none" w:sz="0" w:space="0" w:color="auto"/>
                                  </w:divBdr>
                                </w:div>
                              </w:divsChild>
                            </w:div>
                            <w:div w:id="390231868">
                              <w:marLeft w:val="0"/>
                              <w:marRight w:val="0"/>
                              <w:marTop w:val="0"/>
                              <w:marBottom w:val="0"/>
                              <w:divBdr>
                                <w:top w:val="none" w:sz="0" w:space="0" w:color="auto"/>
                                <w:left w:val="none" w:sz="0" w:space="0" w:color="auto"/>
                                <w:bottom w:val="none" w:sz="0" w:space="0" w:color="auto"/>
                                <w:right w:val="none" w:sz="0" w:space="0" w:color="auto"/>
                              </w:divBdr>
                              <w:divsChild>
                                <w:div w:id="1163739328">
                                  <w:marLeft w:val="0"/>
                                  <w:marRight w:val="0"/>
                                  <w:marTop w:val="0"/>
                                  <w:marBottom w:val="0"/>
                                  <w:divBdr>
                                    <w:top w:val="none" w:sz="0" w:space="0" w:color="auto"/>
                                    <w:left w:val="none" w:sz="0" w:space="0" w:color="auto"/>
                                    <w:bottom w:val="none" w:sz="0" w:space="0" w:color="auto"/>
                                    <w:right w:val="none" w:sz="0" w:space="0" w:color="auto"/>
                                  </w:divBdr>
                                </w:div>
                              </w:divsChild>
                            </w:div>
                            <w:div w:id="981425998">
                              <w:marLeft w:val="0"/>
                              <w:marRight w:val="0"/>
                              <w:marTop w:val="0"/>
                              <w:marBottom w:val="0"/>
                              <w:divBdr>
                                <w:top w:val="none" w:sz="0" w:space="0" w:color="auto"/>
                                <w:left w:val="none" w:sz="0" w:space="0" w:color="auto"/>
                                <w:bottom w:val="none" w:sz="0" w:space="0" w:color="auto"/>
                                <w:right w:val="none" w:sz="0" w:space="0" w:color="auto"/>
                              </w:divBdr>
                              <w:divsChild>
                                <w:div w:id="1673795620">
                                  <w:marLeft w:val="0"/>
                                  <w:marRight w:val="0"/>
                                  <w:marTop w:val="0"/>
                                  <w:marBottom w:val="0"/>
                                  <w:divBdr>
                                    <w:top w:val="none" w:sz="0" w:space="0" w:color="auto"/>
                                    <w:left w:val="none" w:sz="0" w:space="0" w:color="auto"/>
                                    <w:bottom w:val="none" w:sz="0" w:space="0" w:color="auto"/>
                                    <w:right w:val="none" w:sz="0" w:space="0" w:color="auto"/>
                                  </w:divBdr>
                                </w:div>
                              </w:divsChild>
                            </w:div>
                            <w:div w:id="1007290034">
                              <w:marLeft w:val="0"/>
                              <w:marRight w:val="0"/>
                              <w:marTop w:val="0"/>
                              <w:marBottom w:val="0"/>
                              <w:divBdr>
                                <w:top w:val="none" w:sz="0" w:space="0" w:color="auto"/>
                                <w:left w:val="none" w:sz="0" w:space="0" w:color="auto"/>
                                <w:bottom w:val="none" w:sz="0" w:space="0" w:color="auto"/>
                                <w:right w:val="none" w:sz="0" w:space="0" w:color="auto"/>
                              </w:divBdr>
                              <w:divsChild>
                                <w:div w:id="7068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496557">
                      <w:marLeft w:val="0"/>
                      <w:marRight w:val="0"/>
                      <w:marTop w:val="0"/>
                      <w:marBottom w:val="0"/>
                      <w:divBdr>
                        <w:top w:val="none" w:sz="0" w:space="0" w:color="auto"/>
                        <w:left w:val="none" w:sz="0" w:space="0" w:color="auto"/>
                        <w:bottom w:val="none" w:sz="0" w:space="0" w:color="auto"/>
                        <w:right w:val="none" w:sz="0" w:space="0" w:color="auto"/>
                      </w:divBdr>
                    </w:div>
                    <w:div w:id="1273979778">
                      <w:marLeft w:val="0"/>
                      <w:marRight w:val="0"/>
                      <w:marTop w:val="0"/>
                      <w:marBottom w:val="0"/>
                      <w:divBdr>
                        <w:top w:val="none" w:sz="0" w:space="0" w:color="auto"/>
                        <w:left w:val="none" w:sz="0" w:space="0" w:color="auto"/>
                        <w:bottom w:val="none" w:sz="0" w:space="0" w:color="auto"/>
                        <w:right w:val="none" w:sz="0" w:space="0" w:color="auto"/>
                      </w:divBdr>
                      <w:divsChild>
                        <w:div w:id="498469644">
                          <w:marLeft w:val="0"/>
                          <w:marRight w:val="0"/>
                          <w:marTop w:val="30"/>
                          <w:marBottom w:val="30"/>
                          <w:divBdr>
                            <w:top w:val="none" w:sz="0" w:space="0" w:color="auto"/>
                            <w:left w:val="none" w:sz="0" w:space="0" w:color="auto"/>
                            <w:bottom w:val="none" w:sz="0" w:space="0" w:color="auto"/>
                            <w:right w:val="none" w:sz="0" w:space="0" w:color="auto"/>
                          </w:divBdr>
                          <w:divsChild>
                            <w:div w:id="67390723">
                              <w:marLeft w:val="0"/>
                              <w:marRight w:val="0"/>
                              <w:marTop w:val="0"/>
                              <w:marBottom w:val="0"/>
                              <w:divBdr>
                                <w:top w:val="none" w:sz="0" w:space="0" w:color="auto"/>
                                <w:left w:val="none" w:sz="0" w:space="0" w:color="auto"/>
                                <w:bottom w:val="none" w:sz="0" w:space="0" w:color="auto"/>
                                <w:right w:val="none" w:sz="0" w:space="0" w:color="auto"/>
                              </w:divBdr>
                              <w:divsChild>
                                <w:div w:id="433987089">
                                  <w:marLeft w:val="0"/>
                                  <w:marRight w:val="0"/>
                                  <w:marTop w:val="0"/>
                                  <w:marBottom w:val="0"/>
                                  <w:divBdr>
                                    <w:top w:val="none" w:sz="0" w:space="0" w:color="auto"/>
                                    <w:left w:val="none" w:sz="0" w:space="0" w:color="auto"/>
                                    <w:bottom w:val="none" w:sz="0" w:space="0" w:color="auto"/>
                                    <w:right w:val="none" w:sz="0" w:space="0" w:color="auto"/>
                                  </w:divBdr>
                                </w:div>
                              </w:divsChild>
                            </w:div>
                            <w:div w:id="406726407">
                              <w:marLeft w:val="0"/>
                              <w:marRight w:val="0"/>
                              <w:marTop w:val="0"/>
                              <w:marBottom w:val="0"/>
                              <w:divBdr>
                                <w:top w:val="none" w:sz="0" w:space="0" w:color="auto"/>
                                <w:left w:val="none" w:sz="0" w:space="0" w:color="auto"/>
                                <w:bottom w:val="none" w:sz="0" w:space="0" w:color="auto"/>
                                <w:right w:val="none" w:sz="0" w:space="0" w:color="auto"/>
                              </w:divBdr>
                              <w:divsChild>
                                <w:div w:id="2101372005">
                                  <w:marLeft w:val="0"/>
                                  <w:marRight w:val="0"/>
                                  <w:marTop w:val="0"/>
                                  <w:marBottom w:val="0"/>
                                  <w:divBdr>
                                    <w:top w:val="none" w:sz="0" w:space="0" w:color="auto"/>
                                    <w:left w:val="none" w:sz="0" w:space="0" w:color="auto"/>
                                    <w:bottom w:val="none" w:sz="0" w:space="0" w:color="auto"/>
                                    <w:right w:val="none" w:sz="0" w:space="0" w:color="auto"/>
                                  </w:divBdr>
                                </w:div>
                              </w:divsChild>
                            </w:div>
                            <w:div w:id="714932792">
                              <w:marLeft w:val="0"/>
                              <w:marRight w:val="0"/>
                              <w:marTop w:val="0"/>
                              <w:marBottom w:val="0"/>
                              <w:divBdr>
                                <w:top w:val="none" w:sz="0" w:space="0" w:color="auto"/>
                                <w:left w:val="none" w:sz="0" w:space="0" w:color="auto"/>
                                <w:bottom w:val="none" w:sz="0" w:space="0" w:color="auto"/>
                                <w:right w:val="none" w:sz="0" w:space="0" w:color="auto"/>
                              </w:divBdr>
                              <w:divsChild>
                                <w:div w:id="140316130">
                                  <w:marLeft w:val="0"/>
                                  <w:marRight w:val="0"/>
                                  <w:marTop w:val="0"/>
                                  <w:marBottom w:val="0"/>
                                  <w:divBdr>
                                    <w:top w:val="none" w:sz="0" w:space="0" w:color="auto"/>
                                    <w:left w:val="none" w:sz="0" w:space="0" w:color="auto"/>
                                    <w:bottom w:val="none" w:sz="0" w:space="0" w:color="auto"/>
                                    <w:right w:val="none" w:sz="0" w:space="0" w:color="auto"/>
                                  </w:divBdr>
                                </w:div>
                              </w:divsChild>
                            </w:div>
                            <w:div w:id="1319113653">
                              <w:marLeft w:val="0"/>
                              <w:marRight w:val="0"/>
                              <w:marTop w:val="0"/>
                              <w:marBottom w:val="0"/>
                              <w:divBdr>
                                <w:top w:val="none" w:sz="0" w:space="0" w:color="auto"/>
                                <w:left w:val="none" w:sz="0" w:space="0" w:color="auto"/>
                                <w:bottom w:val="none" w:sz="0" w:space="0" w:color="auto"/>
                                <w:right w:val="none" w:sz="0" w:space="0" w:color="auto"/>
                              </w:divBdr>
                              <w:divsChild>
                                <w:div w:id="1272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560106">
                      <w:marLeft w:val="0"/>
                      <w:marRight w:val="0"/>
                      <w:marTop w:val="0"/>
                      <w:marBottom w:val="0"/>
                      <w:divBdr>
                        <w:top w:val="none" w:sz="0" w:space="0" w:color="auto"/>
                        <w:left w:val="none" w:sz="0" w:space="0" w:color="auto"/>
                        <w:bottom w:val="none" w:sz="0" w:space="0" w:color="auto"/>
                        <w:right w:val="none" w:sz="0" w:space="0" w:color="auto"/>
                      </w:divBdr>
                    </w:div>
                    <w:div w:id="1300837974">
                      <w:marLeft w:val="0"/>
                      <w:marRight w:val="0"/>
                      <w:marTop w:val="0"/>
                      <w:marBottom w:val="0"/>
                      <w:divBdr>
                        <w:top w:val="none" w:sz="0" w:space="0" w:color="auto"/>
                        <w:left w:val="none" w:sz="0" w:space="0" w:color="auto"/>
                        <w:bottom w:val="none" w:sz="0" w:space="0" w:color="auto"/>
                        <w:right w:val="none" w:sz="0" w:space="0" w:color="auto"/>
                      </w:divBdr>
                    </w:div>
                    <w:div w:id="1307588103">
                      <w:marLeft w:val="0"/>
                      <w:marRight w:val="0"/>
                      <w:marTop w:val="0"/>
                      <w:marBottom w:val="0"/>
                      <w:divBdr>
                        <w:top w:val="none" w:sz="0" w:space="0" w:color="auto"/>
                        <w:left w:val="none" w:sz="0" w:space="0" w:color="auto"/>
                        <w:bottom w:val="none" w:sz="0" w:space="0" w:color="auto"/>
                        <w:right w:val="none" w:sz="0" w:space="0" w:color="auto"/>
                      </w:divBdr>
                    </w:div>
                    <w:div w:id="1323462900">
                      <w:marLeft w:val="0"/>
                      <w:marRight w:val="0"/>
                      <w:marTop w:val="0"/>
                      <w:marBottom w:val="0"/>
                      <w:divBdr>
                        <w:top w:val="none" w:sz="0" w:space="0" w:color="auto"/>
                        <w:left w:val="none" w:sz="0" w:space="0" w:color="auto"/>
                        <w:bottom w:val="none" w:sz="0" w:space="0" w:color="auto"/>
                        <w:right w:val="none" w:sz="0" w:space="0" w:color="auto"/>
                      </w:divBdr>
                    </w:div>
                    <w:div w:id="1362898532">
                      <w:marLeft w:val="0"/>
                      <w:marRight w:val="0"/>
                      <w:marTop w:val="0"/>
                      <w:marBottom w:val="0"/>
                      <w:divBdr>
                        <w:top w:val="none" w:sz="0" w:space="0" w:color="auto"/>
                        <w:left w:val="none" w:sz="0" w:space="0" w:color="auto"/>
                        <w:bottom w:val="none" w:sz="0" w:space="0" w:color="auto"/>
                        <w:right w:val="none" w:sz="0" w:space="0" w:color="auto"/>
                      </w:divBdr>
                    </w:div>
                    <w:div w:id="1418551579">
                      <w:marLeft w:val="0"/>
                      <w:marRight w:val="0"/>
                      <w:marTop w:val="0"/>
                      <w:marBottom w:val="0"/>
                      <w:divBdr>
                        <w:top w:val="none" w:sz="0" w:space="0" w:color="auto"/>
                        <w:left w:val="none" w:sz="0" w:space="0" w:color="auto"/>
                        <w:bottom w:val="none" w:sz="0" w:space="0" w:color="auto"/>
                        <w:right w:val="none" w:sz="0" w:space="0" w:color="auto"/>
                      </w:divBdr>
                    </w:div>
                    <w:div w:id="1506748620">
                      <w:marLeft w:val="0"/>
                      <w:marRight w:val="0"/>
                      <w:marTop w:val="0"/>
                      <w:marBottom w:val="0"/>
                      <w:divBdr>
                        <w:top w:val="none" w:sz="0" w:space="0" w:color="auto"/>
                        <w:left w:val="none" w:sz="0" w:space="0" w:color="auto"/>
                        <w:bottom w:val="none" w:sz="0" w:space="0" w:color="auto"/>
                        <w:right w:val="none" w:sz="0" w:space="0" w:color="auto"/>
                      </w:divBdr>
                    </w:div>
                    <w:div w:id="1527062828">
                      <w:marLeft w:val="0"/>
                      <w:marRight w:val="0"/>
                      <w:marTop w:val="0"/>
                      <w:marBottom w:val="0"/>
                      <w:divBdr>
                        <w:top w:val="none" w:sz="0" w:space="0" w:color="auto"/>
                        <w:left w:val="none" w:sz="0" w:space="0" w:color="auto"/>
                        <w:bottom w:val="none" w:sz="0" w:space="0" w:color="auto"/>
                        <w:right w:val="none" w:sz="0" w:space="0" w:color="auto"/>
                      </w:divBdr>
                    </w:div>
                    <w:div w:id="1551722765">
                      <w:marLeft w:val="0"/>
                      <w:marRight w:val="0"/>
                      <w:marTop w:val="0"/>
                      <w:marBottom w:val="0"/>
                      <w:divBdr>
                        <w:top w:val="none" w:sz="0" w:space="0" w:color="auto"/>
                        <w:left w:val="none" w:sz="0" w:space="0" w:color="auto"/>
                        <w:bottom w:val="none" w:sz="0" w:space="0" w:color="auto"/>
                        <w:right w:val="none" w:sz="0" w:space="0" w:color="auto"/>
                      </w:divBdr>
                    </w:div>
                    <w:div w:id="1654993562">
                      <w:marLeft w:val="0"/>
                      <w:marRight w:val="0"/>
                      <w:marTop w:val="0"/>
                      <w:marBottom w:val="0"/>
                      <w:divBdr>
                        <w:top w:val="none" w:sz="0" w:space="0" w:color="auto"/>
                        <w:left w:val="none" w:sz="0" w:space="0" w:color="auto"/>
                        <w:bottom w:val="none" w:sz="0" w:space="0" w:color="auto"/>
                        <w:right w:val="none" w:sz="0" w:space="0" w:color="auto"/>
                      </w:divBdr>
                    </w:div>
                    <w:div w:id="1677726725">
                      <w:marLeft w:val="0"/>
                      <w:marRight w:val="0"/>
                      <w:marTop w:val="0"/>
                      <w:marBottom w:val="0"/>
                      <w:divBdr>
                        <w:top w:val="none" w:sz="0" w:space="0" w:color="auto"/>
                        <w:left w:val="none" w:sz="0" w:space="0" w:color="auto"/>
                        <w:bottom w:val="none" w:sz="0" w:space="0" w:color="auto"/>
                        <w:right w:val="none" w:sz="0" w:space="0" w:color="auto"/>
                      </w:divBdr>
                    </w:div>
                    <w:div w:id="1681077124">
                      <w:marLeft w:val="0"/>
                      <w:marRight w:val="0"/>
                      <w:marTop w:val="0"/>
                      <w:marBottom w:val="0"/>
                      <w:divBdr>
                        <w:top w:val="none" w:sz="0" w:space="0" w:color="auto"/>
                        <w:left w:val="none" w:sz="0" w:space="0" w:color="auto"/>
                        <w:bottom w:val="none" w:sz="0" w:space="0" w:color="auto"/>
                        <w:right w:val="none" w:sz="0" w:space="0" w:color="auto"/>
                      </w:divBdr>
                    </w:div>
                    <w:div w:id="1710765734">
                      <w:marLeft w:val="0"/>
                      <w:marRight w:val="0"/>
                      <w:marTop w:val="0"/>
                      <w:marBottom w:val="0"/>
                      <w:divBdr>
                        <w:top w:val="none" w:sz="0" w:space="0" w:color="auto"/>
                        <w:left w:val="none" w:sz="0" w:space="0" w:color="auto"/>
                        <w:bottom w:val="none" w:sz="0" w:space="0" w:color="auto"/>
                        <w:right w:val="none" w:sz="0" w:space="0" w:color="auto"/>
                      </w:divBdr>
                    </w:div>
                    <w:div w:id="1751154646">
                      <w:marLeft w:val="0"/>
                      <w:marRight w:val="0"/>
                      <w:marTop w:val="0"/>
                      <w:marBottom w:val="0"/>
                      <w:divBdr>
                        <w:top w:val="none" w:sz="0" w:space="0" w:color="auto"/>
                        <w:left w:val="none" w:sz="0" w:space="0" w:color="auto"/>
                        <w:bottom w:val="none" w:sz="0" w:space="0" w:color="auto"/>
                        <w:right w:val="none" w:sz="0" w:space="0" w:color="auto"/>
                      </w:divBdr>
                    </w:div>
                    <w:div w:id="1801455971">
                      <w:marLeft w:val="0"/>
                      <w:marRight w:val="0"/>
                      <w:marTop w:val="0"/>
                      <w:marBottom w:val="0"/>
                      <w:divBdr>
                        <w:top w:val="none" w:sz="0" w:space="0" w:color="auto"/>
                        <w:left w:val="none" w:sz="0" w:space="0" w:color="auto"/>
                        <w:bottom w:val="none" w:sz="0" w:space="0" w:color="auto"/>
                        <w:right w:val="none" w:sz="0" w:space="0" w:color="auto"/>
                      </w:divBdr>
                    </w:div>
                    <w:div w:id="1919514004">
                      <w:marLeft w:val="0"/>
                      <w:marRight w:val="0"/>
                      <w:marTop w:val="0"/>
                      <w:marBottom w:val="0"/>
                      <w:divBdr>
                        <w:top w:val="none" w:sz="0" w:space="0" w:color="auto"/>
                        <w:left w:val="none" w:sz="0" w:space="0" w:color="auto"/>
                        <w:bottom w:val="none" w:sz="0" w:space="0" w:color="auto"/>
                        <w:right w:val="none" w:sz="0" w:space="0" w:color="auto"/>
                      </w:divBdr>
                    </w:div>
                    <w:div w:id="1949501530">
                      <w:marLeft w:val="0"/>
                      <w:marRight w:val="0"/>
                      <w:marTop w:val="0"/>
                      <w:marBottom w:val="0"/>
                      <w:divBdr>
                        <w:top w:val="none" w:sz="0" w:space="0" w:color="auto"/>
                        <w:left w:val="none" w:sz="0" w:space="0" w:color="auto"/>
                        <w:bottom w:val="none" w:sz="0" w:space="0" w:color="auto"/>
                        <w:right w:val="none" w:sz="0" w:space="0" w:color="auto"/>
                      </w:divBdr>
                      <w:divsChild>
                        <w:div w:id="119957351">
                          <w:marLeft w:val="0"/>
                          <w:marRight w:val="0"/>
                          <w:marTop w:val="30"/>
                          <w:marBottom w:val="30"/>
                          <w:divBdr>
                            <w:top w:val="none" w:sz="0" w:space="0" w:color="auto"/>
                            <w:left w:val="none" w:sz="0" w:space="0" w:color="auto"/>
                            <w:bottom w:val="none" w:sz="0" w:space="0" w:color="auto"/>
                            <w:right w:val="none" w:sz="0" w:space="0" w:color="auto"/>
                          </w:divBdr>
                          <w:divsChild>
                            <w:div w:id="1101489047">
                              <w:marLeft w:val="0"/>
                              <w:marRight w:val="0"/>
                              <w:marTop w:val="0"/>
                              <w:marBottom w:val="0"/>
                              <w:divBdr>
                                <w:top w:val="none" w:sz="0" w:space="0" w:color="auto"/>
                                <w:left w:val="none" w:sz="0" w:space="0" w:color="auto"/>
                                <w:bottom w:val="none" w:sz="0" w:space="0" w:color="auto"/>
                                <w:right w:val="none" w:sz="0" w:space="0" w:color="auto"/>
                              </w:divBdr>
                              <w:divsChild>
                                <w:div w:id="329255858">
                                  <w:marLeft w:val="0"/>
                                  <w:marRight w:val="0"/>
                                  <w:marTop w:val="0"/>
                                  <w:marBottom w:val="0"/>
                                  <w:divBdr>
                                    <w:top w:val="none" w:sz="0" w:space="0" w:color="auto"/>
                                    <w:left w:val="none" w:sz="0" w:space="0" w:color="auto"/>
                                    <w:bottom w:val="none" w:sz="0" w:space="0" w:color="auto"/>
                                    <w:right w:val="none" w:sz="0" w:space="0" w:color="auto"/>
                                  </w:divBdr>
                                </w:div>
                              </w:divsChild>
                            </w:div>
                            <w:div w:id="1158764270">
                              <w:marLeft w:val="0"/>
                              <w:marRight w:val="0"/>
                              <w:marTop w:val="0"/>
                              <w:marBottom w:val="0"/>
                              <w:divBdr>
                                <w:top w:val="none" w:sz="0" w:space="0" w:color="auto"/>
                                <w:left w:val="none" w:sz="0" w:space="0" w:color="auto"/>
                                <w:bottom w:val="none" w:sz="0" w:space="0" w:color="auto"/>
                                <w:right w:val="none" w:sz="0" w:space="0" w:color="auto"/>
                              </w:divBdr>
                              <w:divsChild>
                                <w:div w:id="1779719310">
                                  <w:marLeft w:val="0"/>
                                  <w:marRight w:val="0"/>
                                  <w:marTop w:val="0"/>
                                  <w:marBottom w:val="0"/>
                                  <w:divBdr>
                                    <w:top w:val="none" w:sz="0" w:space="0" w:color="auto"/>
                                    <w:left w:val="none" w:sz="0" w:space="0" w:color="auto"/>
                                    <w:bottom w:val="none" w:sz="0" w:space="0" w:color="auto"/>
                                    <w:right w:val="none" w:sz="0" w:space="0" w:color="auto"/>
                                  </w:divBdr>
                                </w:div>
                              </w:divsChild>
                            </w:div>
                            <w:div w:id="1328053757">
                              <w:marLeft w:val="0"/>
                              <w:marRight w:val="0"/>
                              <w:marTop w:val="0"/>
                              <w:marBottom w:val="0"/>
                              <w:divBdr>
                                <w:top w:val="none" w:sz="0" w:space="0" w:color="auto"/>
                                <w:left w:val="none" w:sz="0" w:space="0" w:color="auto"/>
                                <w:bottom w:val="none" w:sz="0" w:space="0" w:color="auto"/>
                                <w:right w:val="none" w:sz="0" w:space="0" w:color="auto"/>
                              </w:divBdr>
                              <w:divsChild>
                                <w:div w:id="461726859">
                                  <w:marLeft w:val="0"/>
                                  <w:marRight w:val="0"/>
                                  <w:marTop w:val="0"/>
                                  <w:marBottom w:val="0"/>
                                  <w:divBdr>
                                    <w:top w:val="none" w:sz="0" w:space="0" w:color="auto"/>
                                    <w:left w:val="none" w:sz="0" w:space="0" w:color="auto"/>
                                    <w:bottom w:val="none" w:sz="0" w:space="0" w:color="auto"/>
                                    <w:right w:val="none" w:sz="0" w:space="0" w:color="auto"/>
                                  </w:divBdr>
                                </w:div>
                              </w:divsChild>
                            </w:div>
                            <w:div w:id="1640770083">
                              <w:marLeft w:val="0"/>
                              <w:marRight w:val="0"/>
                              <w:marTop w:val="0"/>
                              <w:marBottom w:val="0"/>
                              <w:divBdr>
                                <w:top w:val="none" w:sz="0" w:space="0" w:color="auto"/>
                                <w:left w:val="none" w:sz="0" w:space="0" w:color="auto"/>
                                <w:bottom w:val="none" w:sz="0" w:space="0" w:color="auto"/>
                                <w:right w:val="none" w:sz="0" w:space="0" w:color="auto"/>
                              </w:divBdr>
                              <w:divsChild>
                                <w:div w:id="24877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840848">
                      <w:marLeft w:val="0"/>
                      <w:marRight w:val="0"/>
                      <w:marTop w:val="0"/>
                      <w:marBottom w:val="0"/>
                      <w:divBdr>
                        <w:top w:val="none" w:sz="0" w:space="0" w:color="auto"/>
                        <w:left w:val="none" w:sz="0" w:space="0" w:color="auto"/>
                        <w:bottom w:val="none" w:sz="0" w:space="0" w:color="auto"/>
                        <w:right w:val="none" w:sz="0" w:space="0" w:color="auto"/>
                      </w:divBdr>
                    </w:div>
                    <w:div w:id="2033725022">
                      <w:marLeft w:val="0"/>
                      <w:marRight w:val="0"/>
                      <w:marTop w:val="0"/>
                      <w:marBottom w:val="0"/>
                      <w:divBdr>
                        <w:top w:val="none" w:sz="0" w:space="0" w:color="auto"/>
                        <w:left w:val="none" w:sz="0" w:space="0" w:color="auto"/>
                        <w:bottom w:val="none" w:sz="0" w:space="0" w:color="auto"/>
                        <w:right w:val="none" w:sz="0" w:space="0" w:color="auto"/>
                      </w:divBdr>
                      <w:divsChild>
                        <w:div w:id="1824589797">
                          <w:marLeft w:val="0"/>
                          <w:marRight w:val="0"/>
                          <w:marTop w:val="30"/>
                          <w:marBottom w:val="30"/>
                          <w:divBdr>
                            <w:top w:val="none" w:sz="0" w:space="0" w:color="auto"/>
                            <w:left w:val="none" w:sz="0" w:space="0" w:color="auto"/>
                            <w:bottom w:val="none" w:sz="0" w:space="0" w:color="auto"/>
                            <w:right w:val="none" w:sz="0" w:space="0" w:color="auto"/>
                          </w:divBdr>
                          <w:divsChild>
                            <w:div w:id="237981721">
                              <w:marLeft w:val="0"/>
                              <w:marRight w:val="0"/>
                              <w:marTop w:val="0"/>
                              <w:marBottom w:val="0"/>
                              <w:divBdr>
                                <w:top w:val="none" w:sz="0" w:space="0" w:color="auto"/>
                                <w:left w:val="none" w:sz="0" w:space="0" w:color="auto"/>
                                <w:bottom w:val="none" w:sz="0" w:space="0" w:color="auto"/>
                                <w:right w:val="none" w:sz="0" w:space="0" w:color="auto"/>
                              </w:divBdr>
                              <w:divsChild>
                                <w:div w:id="907543716">
                                  <w:marLeft w:val="0"/>
                                  <w:marRight w:val="0"/>
                                  <w:marTop w:val="0"/>
                                  <w:marBottom w:val="0"/>
                                  <w:divBdr>
                                    <w:top w:val="none" w:sz="0" w:space="0" w:color="auto"/>
                                    <w:left w:val="none" w:sz="0" w:space="0" w:color="auto"/>
                                    <w:bottom w:val="none" w:sz="0" w:space="0" w:color="auto"/>
                                    <w:right w:val="none" w:sz="0" w:space="0" w:color="auto"/>
                                  </w:divBdr>
                                </w:div>
                              </w:divsChild>
                            </w:div>
                            <w:div w:id="1092824316">
                              <w:marLeft w:val="0"/>
                              <w:marRight w:val="0"/>
                              <w:marTop w:val="0"/>
                              <w:marBottom w:val="0"/>
                              <w:divBdr>
                                <w:top w:val="none" w:sz="0" w:space="0" w:color="auto"/>
                                <w:left w:val="none" w:sz="0" w:space="0" w:color="auto"/>
                                <w:bottom w:val="none" w:sz="0" w:space="0" w:color="auto"/>
                                <w:right w:val="none" w:sz="0" w:space="0" w:color="auto"/>
                              </w:divBdr>
                              <w:divsChild>
                                <w:div w:id="1915773173">
                                  <w:marLeft w:val="0"/>
                                  <w:marRight w:val="0"/>
                                  <w:marTop w:val="0"/>
                                  <w:marBottom w:val="0"/>
                                  <w:divBdr>
                                    <w:top w:val="none" w:sz="0" w:space="0" w:color="auto"/>
                                    <w:left w:val="none" w:sz="0" w:space="0" w:color="auto"/>
                                    <w:bottom w:val="none" w:sz="0" w:space="0" w:color="auto"/>
                                    <w:right w:val="none" w:sz="0" w:space="0" w:color="auto"/>
                                  </w:divBdr>
                                </w:div>
                              </w:divsChild>
                            </w:div>
                            <w:div w:id="1526868182">
                              <w:marLeft w:val="0"/>
                              <w:marRight w:val="0"/>
                              <w:marTop w:val="0"/>
                              <w:marBottom w:val="0"/>
                              <w:divBdr>
                                <w:top w:val="none" w:sz="0" w:space="0" w:color="auto"/>
                                <w:left w:val="none" w:sz="0" w:space="0" w:color="auto"/>
                                <w:bottom w:val="none" w:sz="0" w:space="0" w:color="auto"/>
                                <w:right w:val="none" w:sz="0" w:space="0" w:color="auto"/>
                              </w:divBdr>
                              <w:divsChild>
                                <w:div w:id="1587882646">
                                  <w:marLeft w:val="0"/>
                                  <w:marRight w:val="0"/>
                                  <w:marTop w:val="0"/>
                                  <w:marBottom w:val="0"/>
                                  <w:divBdr>
                                    <w:top w:val="none" w:sz="0" w:space="0" w:color="auto"/>
                                    <w:left w:val="none" w:sz="0" w:space="0" w:color="auto"/>
                                    <w:bottom w:val="none" w:sz="0" w:space="0" w:color="auto"/>
                                    <w:right w:val="none" w:sz="0" w:space="0" w:color="auto"/>
                                  </w:divBdr>
                                </w:div>
                              </w:divsChild>
                            </w:div>
                            <w:div w:id="1923559635">
                              <w:marLeft w:val="0"/>
                              <w:marRight w:val="0"/>
                              <w:marTop w:val="0"/>
                              <w:marBottom w:val="0"/>
                              <w:divBdr>
                                <w:top w:val="none" w:sz="0" w:space="0" w:color="auto"/>
                                <w:left w:val="none" w:sz="0" w:space="0" w:color="auto"/>
                                <w:bottom w:val="none" w:sz="0" w:space="0" w:color="auto"/>
                                <w:right w:val="none" w:sz="0" w:space="0" w:color="auto"/>
                              </w:divBdr>
                              <w:divsChild>
                                <w:div w:id="82316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40241">
                      <w:marLeft w:val="0"/>
                      <w:marRight w:val="0"/>
                      <w:marTop w:val="0"/>
                      <w:marBottom w:val="0"/>
                      <w:divBdr>
                        <w:top w:val="none" w:sz="0" w:space="0" w:color="auto"/>
                        <w:left w:val="none" w:sz="0" w:space="0" w:color="auto"/>
                        <w:bottom w:val="none" w:sz="0" w:space="0" w:color="auto"/>
                        <w:right w:val="none" w:sz="0" w:space="0" w:color="auto"/>
                      </w:divBdr>
                    </w:div>
                    <w:div w:id="210449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057245">
          <w:marLeft w:val="0"/>
          <w:marRight w:val="0"/>
          <w:marTop w:val="0"/>
          <w:marBottom w:val="0"/>
          <w:divBdr>
            <w:top w:val="none" w:sz="0" w:space="0" w:color="auto"/>
            <w:left w:val="none" w:sz="0" w:space="0" w:color="auto"/>
            <w:bottom w:val="none" w:sz="0" w:space="0" w:color="auto"/>
            <w:right w:val="none" w:sz="0" w:space="0" w:color="auto"/>
          </w:divBdr>
          <w:divsChild>
            <w:div w:id="717045355">
              <w:marLeft w:val="0"/>
              <w:marRight w:val="0"/>
              <w:marTop w:val="0"/>
              <w:marBottom w:val="0"/>
              <w:divBdr>
                <w:top w:val="none" w:sz="0" w:space="0" w:color="auto"/>
                <w:left w:val="none" w:sz="0" w:space="0" w:color="auto"/>
                <w:bottom w:val="none" w:sz="0" w:space="0" w:color="auto"/>
                <w:right w:val="none" w:sz="0" w:space="0" w:color="auto"/>
              </w:divBdr>
            </w:div>
            <w:div w:id="957680410">
              <w:marLeft w:val="0"/>
              <w:marRight w:val="0"/>
              <w:marTop w:val="0"/>
              <w:marBottom w:val="0"/>
              <w:divBdr>
                <w:top w:val="none" w:sz="0" w:space="0" w:color="auto"/>
                <w:left w:val="none" w:sz="0" w:space="0" w:color="auto"/>
                <w:bottom w:val="none" w:sz="0" w:space="0" w:color="auto"/>
                <w:right w:val="none" w:sz="0" w:space="0" w:color="auto"/>
              </w:divBdr>
            </w:div>
            <w:div w:id="1737824151">
              <w:marLeft w:val="0"/>
              <w:marRight w:val="0"/>
              <w:marTop w:val="0"/>
              <w:marBottom w:val="0"/>
              <w:divBdr>
                <w:top w:val="none" w:sz="0" w:space="0" w:color="auto"/>
                <w:left w:val="none" w:sz="0" w:space="0" w:color="auto"/>
                <w:bottom w:val="none" w:sz="0" w:space="0" w:color="auto"/>
                <w:right w:val="none" w:sz="0" w:space="0" w:color="auto"/>
              </w:divBdr>
            </w:div>
          </w:divsChild>
        </w:div>
        <w:div w:id="1937245809">
          <w:marLeft w:val="0"/>
          <w:marRight w:val="0"/>
          <w:marTop w:val="0"/>
          <w:marBottom w:val="0"/>
          <w:divBdr>
            <w:top w:val="none" w:sz="0" w:space="0" w:color="auto"/>
            <w:left w:val="none" w:sz="0" w:space="0" w:color="auto"/>
            <w:bottom w:val="none" w:sz="0" w:space="0" w:color="auto"/>
            <w:right w:val="none" w:sz="0" w:space="0" w:color="auto"/>
          </w:divBdr>
          <w:divsChild>
            <w:div w:id="2009864033">
              <w:marLeft w:val="-75"/>
              <w:marRight w:val="0"/>
              <w:marTop w:val="30"/>
              <w:marBottom w:val="30"/>
              <w:divBdr>
                <w:top w:val="none" w:sz="0" w:space="0" w:color="auto"/>
                <w:left w:val="none" w:sz="0" w:space="0" w:color="auto"/>
                <w:bottom w:val="none" w:sz="0" w:space="0" w:color="auto"/>
                <w:right w:val="none" w:sz="0" w:space="0" w:color="auto"/>
              </w:divBdr>
              <w:divsChild>
                <w:div w:id="1203128243">
                  <w:marLeft w:val="0"/>
                  <w:marRight w:val="0"/>
                  <w:marTop w:val="0"/>
                  <w:marBottom w:val="0"/>
                  <w:divBdr>
                    <w:top w:val="none" w:sz="0" w:space="0" w:color="auto"/>
                    <w:left w:val="none" w:sz="0" w:space="0" w:color="auto"/>
                    <w:bottom w:val="none" w:sz="0" w:space="0" w:color="auto"/>
                    <w:right w:val="none" w:sz="0" w:space="0" w:color="auto"/>
                  </w:divBdr>
                  <w:divsChild>
                    <w:div w:id="423840148">
                      <w:marLeft w:val="0"/>
                      <w:marRight w:val="0"/>
                      <w:marTop w:val="0"/>
                      <w:marBottom w:val="0"/>
                      <w:divBdr>
                        <w:top w:val="none" w:sz="0" w:space="0" w:color="auto"/>
                        <w:left w:val="none" w:sz="0" w:space="0" w:color="auto"/>
                        <w:bottom w:val="none" w:sz="0" w:space="0" w:color="auto"/>
                        <w:right w:val="none" w:sz="0" w:space="0" w:color="auto"/>
                      </w:divBdr>
                    </w:div>
                  </w:divsChild>
                </w:div>
                <w:div w:id="1222254885">
                  <w:marLeft w:val="0"/>
                  <w:marRight w:val="0"/>
                  <w:marTop w:val="0"/>
                  <w:marBottom w:val="0"/>
                  <w:divBdr>
                    <w:top w:val="none" w:sz="0" w:space="0" w:color="auto"/>
                    <w:left w:val="none" w:sz="0" w:space="0" w:color="auto"/>
                    <w:bottom w:val="none" w:sz="0" w:space="0" w:color="auto"/>
                    <w:right w:val="none" w:sz="0" w:space="0" w:color="auto"/>
                  </w:divBdr>
                  <w:divsChild>
                    <w:div w:id="1544369071">
                      <w:marLeft w:val="0"/>
                      <w:marRight w:val="0"/>
                      <w:marTop w:val="0"/>
                      <w:marBottom w:val="0"/>
                      <w:divBdr>
                        <w:top w:val="none" w:sz="0" w:space="0" w:color="auto"/>
                        <w:left w:val="none" w:sz="0" w:space="0" w:color="auto"/>
                        <w:bottom w:val="none" w:sz="0" w:space="0" w:color="auto"/>
                        <w:right w:val="none" w:sz="0" w:space="0" w:color="auto"/>
                      </w:divBdr>
                    </w:div>
                  </w:divsChild>
                </w:div>
                <w:div w:id="1261337376">
                  <w:marLeft w:val="0"/>
                  <w:marRight w:val="0"/>
                  <w:marTop w:val="0"/>
                  <w:marBottom w:val="0"/>
                  <w:divBdr>
                    <w:top w:val="none" w:sz="0" w:space="0" w:color="auto"/>
                    <w:left w:val="none" w:sz="0" w:space="0" w:color="auto"/>
                    <w:bottom w:val="none" w:sz="0" w:space="0" w:color="auto"/>
                    <w:right w:val="none" w:sz="0" w:space="0" w:color="auto"/>
                  </w:divBdr>
                  <w:divsChild>
                    <w:div w:id="746224203">
                      <w:marLeft w:val="0"/>
                      <w:marRight w:val="0"/>
                      <w:marTop w:val="0"/>
                      <w:marBottom w:val="0"/>
                      <w:divBdr>
                        <w:top w:val="none" w:sz="0" w:space="0" w:color="auto"/>
                        <w:left w:val="none" w:sz="0" w:space="0" w:color="auto"/>
                        <w:bottom w:val="none" w:sz="0" w:space="0" w:color="auto"/>
                        <w:right w:val="none" w:sz="0" w:space="0" w:color="auto"/>
                      </w:divBdr>
                    </w:div>
                  </w:divsChild>
                </w:div>
                <w:div w:id="2087024156">
                  <w:marLeft w:val="0"/>
                  <w:marRight w:val="0"/>
                  <w:marTop w:val="0"/>
                  <w:marBottom w:val="0"/>
                  <w:divBdr>
                    <w:top w:val="none" w:sz="0" w:space="0" w:color="auto"/>
                    <w:left w:val="none" w:sz="0" w:space="0" w:color="auto"/>
                    <w:bottom w:val="none" w:sz="0" w:space="0" w:color="auto"/>
                    <w:right w:val="none" w:sz="0" w:space="0" w:color="auto"/>
                  </w:divBdr>
                  <w:divsChild>
                    <w:div w:id="4869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63573">
          <w:marLeft w:val="0"/>
          <w:marRight w:val="0"/>
          <w:marTop w:val="0"/>
          <w:marBottom w:val="0"/>
          <w:divBdr>
            <w:top w:val="none" w:sz="0" w:space="0" w:color="auto"/>
            <w:left w:val="none" w:sz="0" w:space="0" w:color="auto"/>
            <w:bottom w:val="none" w:sz="0" w:space="0" w:color="auto"/>
            <w:right w:val="none" w:sz="0" w:space="0" w:color="auto"/>
          </w:divBdr>
          <w:divsChild>
            <w:div w:id="286277876">
              <w:marLeft w:val="0"/>
              <w:marRight w:val="0"/>
              <w:marTop w:val="0"/>
              <w:marBottom w:val="0"/>
              <w:divBdr>
                <w:top w:val="none" w:sz="0" w:space="0" w:color="auto"/>
                <w:left w:val="none" w:sz="0" w:space="0" w:color="auto"/>
                <w:bottom w:val="none" w:sz="0" w:space="0" w:color="auto"/>
                <w:right w:val="none" w:sz="0" w:space="0" w:color="auto"/>
              </w:divBdr>
            </w:div>
            <w:div w:id="1181580860">
              <w:marLeft w:val="0"/>
              <w:marRight w:val="0"/>
              <w:marTop w:val="0"/>
              <w:marBottom w:val="0"/>
              <w:divBdr>
                <w:top w:val="none" w:sz="0" w:space="0" w:color="auto"/>
                <w:left w:val="none" w:sz="0" w:space="0" w:color="auto"/>
                <w:bottom w:val="none" w:sz="0" w:space="0" w:color="auto"/>
                <w:right w:val="none" w:sz="0" w:space="0" w:color="auto"/>
              </w:divBdr>
            </w:div>
            <w:div w:id="1200242254">
              <w:marLeft w:val="0"/>
              <w:marRight w:val="0"/>
              <w:marTop w:val="0"/>
              <w:marBottom w:val="0"/>
              <w:divBdr>
                <w:top w:val="none" w:sz="0" w:space="0" w:color="auto"/>
                <w:left w:val="none" w:sz="0" w:space="0" w:color="auto"/>
                <w:bottom w:val="none" w:sz="0" w:space="0" w:color="auto"/>
                <w:right w:val="none" w:sz="0" w:space="0" w:color="auto"/>
              </w:divBdr>
            </w:div>
          </w:divsChild>
        </w:div>
        <w:div w:id="1972393988">
          <w:marLeft w:val="0"/>
          <w:marRight w:val="0"/>
          <w:marTop w:val="0"/>
          <w:marBottom w:val="0"/>
          <w:divBdr>
            <w:top w:val="none" w:sz="0" w:space="0" w:color="auto"/>
            <w:left w:val="none" w:sz="0" w:space="0" w:color="auto"/>
            <w:bottom w:val="none" w:sz="0" w:space="0" w:color="auto"/>
            <w:right w:val="none" w:sz="0" w:space="0" w:color="auto"/>
          </w:divBdr>
          <w:divsChild>
            <w:div w:id="647441964">
              <w:marLeft w:val="-75"/>
              <w:marRight w:val="0"/>
              <w:marTop w:val="30"/>
              <w:marBottom w:val="30"/>
              <w:divBdr>
                <w:top w:val="none" w:sz="0" w:space="0" w:color="auto"/>
                <w:left w:val="none" w:sz="0" w:space="0" w:color="auto"/>
                <w:bottom w:val="none" w:sz="0" w:space="0" w:color="auto"/>
                <w:right w:val="none" w:sz="0" w:space="0" w:color="auto"/>
              </w:divBdr>
              <w:divsChild>
                <w:div w:id="279840745">
                  <w:marLeft w:val="0"/>
                  <w:marRight w:val="0"/>
                  <w:marTop w:val="0"/>
                  <w:marBottom w:val="0"/>
                  <w:divBdr>
                    <w:top w:val="none" w:sz="0" w:space="0" w:color="auto"/>
                    <w:left w:val="none" w:sz="0" w:space="0" w:color="auto"/>
                    <w:bottom w:val="none" w:sz="0" w:space="0" w:color="auto"/>
                    <w:right w:val="none" w:sz="0" w:space="0" w:color="auto"/>
                  </w:divBdr>
                  <w:divsChild>
                    <w:div w:id="889610317">
                      <w:marLeft w:val="0"/>
                      <w:marRight w:val="0"/>
                      <w:marTop w:val="0"/>
                      <w:marBottom w:val="0"/>
                      <w:divBdr>
                        <w:top w:val="none" w:sz="0" w:space="0" w:color="auto"/>
                        <w:left w:val="none" w:sz="0" w:space="0" w:color="auto"/>
                        <w:bottom w:val="none" w:sz="0" w:space="0" w:color="auto"/>
                        <w:right w:val="none" w:sz="0" w:space="0" w:color="auto"/>
                      </w:divBdr>
                    </w:div>
                  </w:divsChild>
                </w:div>
                <w:div w:id="759109478">
                  <w:marLeft w:val="0"/>
                  <w:marRight w:val="0"/>
                  <w:marTop w:val="0"/>
                  <w:marBottom w:val="0"/>
                  <w:divBdr>
                    <w:top w:val="none" w:sz="0" w:space="0" w:color="auto"/>
                    <w:left w:val="none" w:sz="0" w:space="0" w:color="auto"/>
                    <w:bottom w:val="none" w:sz="0" w:space="0" w:color="auto"/>
                    <w:right w:val="none" w:sz="0" w:space="0" w:color="auto"/>
                  </w:divBdr>
                  <w:divsChild>
                    <w:div w:id="791556497">
                      <w:marLeft w:val="0"/>
                      <w:marRight w:val="0"/>
                      <w:marTop w:val="0"/>
                      <w:marBottom w:val="0"/>
                      <w:divBdr>
                        <w:top w:val="none" w:sz="0" w:space="0" w:color="auto"/>
                        <w:left w:val="none" w:sz="0" w:space="0" w:color="auto"/>
                        <w:bottom w:val="none" w:sz="0" w:space="0" w:color="auto"/>
                        <w:right w:val="none" w:sz="0" w:space="0" w:color="auto"/>
                      </w:divBdr>
                    </w:div>
                  </w:divsChild>
                </w:div>
                <w:div w:id="1399749143">
                  <w:marLeft w:val="0"/>
                  <w:marRight w:val="0"/>
                  <w:marTop w:val="0"/>
                  <w:marBottom w:val="0"/>
                  <w:divBdr>
                    <w:top w:val="none" w:sz="0" w:space="0" w:color="auto"/>
                    <w:left w:val="none" w:sz="0" w:space="0" w:color="auto"/>
                    <w:bottom w:val="none" w:sz="0" w:space="0" w:color="auto"/>
                    <w:right w:val="none" w:sz="0" w:space="0" w:color="auto"/>
                  </w:divBdr>
                  <w:divsChild>
                    <w:div w:id="1945261751">
                      <w:marLeft w:val="0"/>
                      <w:marRight w:val="0"/>
                      <w:marTop w:val="0"/>
                      <w:marBottom w:val="0"/>
                      <w:divBdr>
                        <w:top w:val="none" w:sz="0" w:space="0" w:color="auto"/>
                        <w:left w:val="none" w:sz="0" w:space="0" w:color="auto"/>
                        <w:bottom w:val="none" w:sz="0" w:space="0" w:color="auto"/>
                        <w:right w:val="none" w:sz="0" w:space="0" w:color="auto"/>
                      </w:divBdr>
                    </w:div>
                  </w:divsChild>
                </w:div>
                <w:div w:id="1925844033">
                  <w:marLeft w:val="0"/>
                  <w:marRight w:val="0"/>
                  <w:marTop w:val="0"/>
                  <w:marBottom w:val="0"/>
                  <w:divBdr>
                    <w:top w:val="none" w:sz="0" w:space="0" w:color="auto"/>
                    <w:left w:val="none" w:sz="0" w:space="0" w:color="auto"/>
                    <w:bottom w:val="none" w:sz="0" w:space="0" w:color="auto"/>
                    <w:right w:val="none" w:sz="0" w:space="0" w:color="auto"/>
                  </w:divBdr>
                  <w:divsChild>
                    <w:div w:id="18055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629106">
          <w:marLeft w:val="0"/>
          <w:marRight w:val="0"/>
          <w:marTop w:val="0"/>
          <w:marBottom w:val="0"/>
          <w:divBdr>
            <w:top w:val="none" w:sz="0" w:space="0" w:color="auto"/>
            <w:left w:val="none" w:sz="0" w:space="0" w:color="auto"/>
            <w:bottom w:val="none" w:sz="0" w:space="0" w:color="auto"/>
            <w:right w:val="none" w:sz="0" w:space="0" w:color="auto"/>
          </w:divBdr>
          <w:divsChild>
            <w:div w:id="27075688">
              <w:marLeft w:val="0"/>
              <w:marRight w:val="0"/>
              <w:marTop w:val="0"/>
              <w:marBottom w:val="0"/>
              <w:divBdr>
                <w:top w:val="none" w:sz="0" w:space="0" w:color="auto"/>
                <w:left w:val="none" w:sz="0" w:space="0" w:color="auto"/>
                <w:bottom w:val="none" w:sz="0" w:space="0" w:color="auto"/>
                <w:right w:val="none" w:sz="0" w:space="0" w:color="auto"/>
              </w:divBdr>
            </w:div>
            <w:div w:id="53893425">
              <w:marLeft w:val="0"/>
              <w:marRight w:val="0"/>
              <w:marTop w:val="0"/>
              <w:marBottom w:val="0"/>
              <w:divBdr>
                <w:top w:val="none" w:sz="0" w:space="0" w:color="auto"/>
                <w:left w:val="none" w:sz="0" w:space="0" w:color="auto"/>
                <w:bottom w:val="none" w:sz="0" w:space="0" w:color="auto"/>
                <w:right w:val="none" w:sz="0" w:space="0" w:color="auto"/>
              </w:divBdr>
            </w:div>
            <w:div w:id="284510683">
              <w:marLeft w:val="0"/>
              <w:marRight w:val="0"/>
              <w:marTop w:val="0"/>
              <w:marBottom w:val="0"/>
              <w:divBdr>
                <w:top w:val="none" w:sz="0" w:space="0" w:color="auto"/>
                <w:left w:val="none" w:sz="0" w:space="0" w:color="auto"/>
                <w:bottom w:val="none" w:sz="0" w:space="0" w:color="auto"/>
                <w:right w:val="none" w:sz="0" w:space="0" w:color="auto"/>
              </w:divBdr>
            </w:div>
            <w:div w:id="554898037">
              <w:marLeft w:val="0"/>
              <w:marRight w:val="0"/>
              <w:marTop w:val="0"/>
              <w:marBottom w:val="0"/>
              <w:divBdr>
                <w:top w:val="none" w:sz="0" w:space="0" w:color="auto"/>
                <w:left w:val="none" w:sz="0" w:space="0" w:color="auto"/>
                <w:bottom w:val="none" w:sz="0" w:space="0" w:color="auto"/>
                <w:right w:val="none" w:sz="0" w:space="0" w:color="auto"/>
              </w:divBdr>
            </w:div>
            <w:div w:id="897979126">
              <w:marLeft w:val="0"/>
              <w:marRight w:val="0"/>
              <w:marTop w:val="0"/>
              <w:marBottom w:val="0"/>
              <w:divBdr>
                <w:top w:val="none" w:sz="0" w:space="0" w:color="auto"/>
                <w:left w:val="none" w:sz="0" w:space="0" w:color="auto"/>
                <w:bottom w:val="none" w:sz="0" w:space="0" w:color="auto"/>
                <w:right w:val="none" w:sz="0" w:space="0" w:color="auto"/>
              </w:divBdr>
            </w:div>
            <w:div w:id="1176190596">
              <w:marLeft w:val="0"/>
              <w:marRight w:val="0"/>
              <w:marTop w:val="0"/>
              <w:marBottom w:val="0"/>
              <w:divBdr>
                <w:top w:val="none" w:sz="0" w:space="0" w:color="auto"/>
                <w:left w:val="none" w:sz="0" w:space="0" w:color="auto"/>
                <w:bottom w:val="none" w:sz="0" w:space="0" w:color="auto"/>
                <w:right w:val="none" w:sz="0" w:space="0" w:color="auto"/>
              </w:divBdr>
            </w:div>
          </w:divsChild>
        </w:div>
        <w:div w:id="2061438940">
          <w:marLeft w:val="0"/>
          <w:marRight w:val="0"/>
          <w:marTop w:val="0"/>
          <w:marBottom w:val="0"/>
          <w:divBdr>
            <w:top w:val="none" w:sz="0" w:space="0" w:color="auto"/>
            <w:left w:val="none" w:sz="0" w:space="0" w:color="auto"/>
            <w:bottom w:val="none" w:sz="0" w:space="0" w:color="auto"/>
            <w:right w:val="none" w:sz="0" w:space="0" w:color="auto"/>
          </w:divBdr>
          <w:divsChild>
            <w:div w:id="1465733282">
              <w:marLeft w:val="-75"/>
              <w:marRight w:val="0"/>
              <w:marTop w:val="30"/>
              <w:marBottom w:val="30"/>
              <w:divBdr>
                <w:top w:val="none" w:sz="0" w:space="0" w:color="auto"/>
                <w:left w:val="none" w:sz="0" w:space="0" w:color="auto"/>
                <w:bottom w:val="none" w:sz="0" w:space="0" w:color="auto"/>
                <w:right w:val="none" w:sz="0" w:space="0" w:color="auto"/>
              </w:divBdr>
              <w:divsChild>
                <w:div w:id="314144576">
                  <w:marLeft w:val="0"/>
                  <w:marRight w:val="0"/>
                  <w:marTop w:val="0"/>
                  <w:marBottom w:val="0"/>
                  <w:divBdr>
                    <w:top w:val="none" w:sz="0" w:space="0" w:color="auto"/>
                    <w:left w:val="none" w:sz="0" w:space="0" w:color="auto"/>
                    <w:bottom w:val="none" w:sz="0" w:space="0" w:color="auto"/>
                    <w:right w:val="none" w:sz="0" w:space="0" w:color="auto"/>
                  </w:divBdr>
                  <w:divsChild>
                    <w:div w:id="1782647155">
                      <w:marLeft w:val="0"/>
                      <w:marRight w:val="0"/>
                      <w:marTop w:val="0"/>
                      <w:marBottom w:val="0"/>
                      <w:divBdr>
                        <w:top w:val="none" w:sz="0" w:space="0" w:color="auto"/>
                        <w:left w:val="none" w:sz="0" w:space="0" w:color="auto"/>
                        <w:bottom w:val="none" w:sz="0" w:space="0" w:color="auto"/>
                        <w:right w:val="none" w:sz="0" w:space="0" w:color="auto"/>
                      </w:divBdr>
                    </w:div>
                  </w:divsChild>
                </w:div>
                <w:div w:id="620262850">
                  <w:marLeft w:val="0"/>
                  <w:marRight w:val="0"/>
                  <w:marTop w:val="0"/>
                  <w:marBottom w:val="0"/>
                  <w:divBdr>
                    <w:top w:val="none" w:sz="0" w:space="0" w:color="auto"/>
                    <w:left w:val="none" w:sz="0" w:space="0" w:color="auto"/>
                    <w:bottom w:val="none" w:sz="0" w:space="0" w:color="auto"/>
                    <w:right w:val="none" w:sz="0" w:space="0" w:color="auto"/>
                  </w:divBdr>
                  <w:divsChild>
                    <w:div w:id="545798619">
                      <w:marLeft w:val="0"/>
                      <w:marRight w:val="0"/>
                      <w:marTop w:val="0"/>
                      <w:marBottom w:val="0"/>
                      <w:divBdr>
                        <w:top w:val="none" w:sz="0" w:space="0" w:color="auto"/>
                        <w:left w:val="none" w:sz="0" w:space="0" w:color="auto"/>
                        <w:bottom w:val="none" w:sz="0" w:space="0" w:color="auto"/>
                        <w:right w:val="none" w:sz="0" w:space="0" w:color="auto"/>
                      </w:divBdr>
                    </w:div>
                  </w:divsChild>
                </w:div>
                <w:div w:id="1713504680">
                  <w:marLeft w:val="0"/>
                  <w:marRight w:val="0"/>
                  <w:marTop w:val="0"/>
                  <w:marBottom w:val="0"/>
                  <w:divBdr>
                    <w:top w:val="none" w:sz="0" w:space="0" w:color="auto"/>
                    <w:left w:val="none" w:sz="0" w:space="0" w:color="auto"/>
                    <w:bottom w:val="none" w:sz="0" w:space="0" w:color="auto"/>
                    <w:right w:val="none" w:sz="0" w:space="0" w:color="auto"/>
                  </w:divBdr>
                  <w:divsChild>
                    <w:div w:id="190462943">
                      <w:marLeft w:val="0"/>
                      <w:marRight w:val="0"/>
                      <w:marTop w:val="0"/>
                      <w:marBottom w:val="0"/>
                      <w:divBdr>
                        <w:top w:val="none" w:sz="0" w:space="0" w:color="auto"/>
                        <w:left w:val="none" w:sz="0" w:space="0" w:color="auto"/>
                        <w:bottom w:val="none" w:sz="0" w:space="0" w:color="auto"/>
                        <w:right w:val="none" w:sz="0" w:space="0" w:color="auto"/>
                      </w:divBdr>
                    </w:div>
                  </w:divsChild>
                </w:div>
                <w:div w:id="1970743473">
                  <w:marLeft w:val="0"/>
                  <w:marRight w:val="0"/>
                  <w:marTop w:val="0"/>
                  <w:marBottom w:val="0"/>
                  <w:divBdr>
                    <w:top w:val="none" w:sz="0" w:space="0" w:color="auto"/>
                    <w:left w:val="none" w:sz="0" w:space="0" w:color="auto"/>
                    <w:bottom w:val="none" w:sz="0" w:space="0" w:color="auto"/>
                    <w:right w:val="none" w:sz="0" w:space="0" w:color="auto"/>
                  </w:divBdr>
                  <w:divsChild>
                    <w:div w:id="2045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295520">
          <w:marLeft w:val="0"/>
          <w:marRight w:val="0"/>
          <w:marTop w:val="0"/>
          <w:marBottom w:val="0"/>
          <w:divBdr>
            <w:top w:val="none" w:sz="0" w:space="0" w:color="auto"/>
            <w:left w:val="none" w:sz="0" w:space="0" w:color="auto"/>
            <w:bottom w:val="none" w:sz="0" w:space="0" w:color="auto"/>
            <w:right w:val="none" w:sz="0" w:space="0" w:color="auto"/>
          </w:divBdr>
          <w:divsChild>
            <w:div w:id="2145611303">
              <w:marLeft w:val="-75"/>
              <w:marRight w:val="0"/>
              <w:marTop w:val="30"/>
              <w:marBottom w:val="30"/>
              <w:divBdr>
                <w:top w:val="none" w:sz="0" w:space="0" w:color="auto"/>
                <w:left w:val="none" w:sz="0" w:space="0" w:color="auto"/>
                <w:bottom w:val="none" w:sz="0" w:space="0" w:color="auto"/>
                <w:right w:val="none" w:sz="0" w:space="0" w:color="auto"/>
              </w:divBdr>
              <w:divsChild>
                <w:div w:id="110443163">
                  <w:marLeft w:val="0"/>
                  <w:marRight w:val="0"/>
                  <w:marTop w:val="0"/>
                  <w:marBottom w:val="0"/>
                  <w:divBdr>
                    <w:top w:val="none" w:sz="0" w:space="0" w:color="auto"/>
                    <w:left w:val="none" w:sz="0" w:space="0" w:color="auto"/>
                    <w:bottom w:val="none" w:sz="0" w:space="0" w:color="auto"/>
                    <w:right w:val="none" w:sz="0" w:space="0" w:color="auto"/>
                  </w:divBdr>
                  <w:divsChild>
                    <w:div w:id="90782818">
                      <w:marLeft w:val="0"/>
                      <w:marRight w:val="0"/>
                      <w:marTop w:val="0"/>
                      <w:marBottom w:val="0"/>
                      <w:divBdr>
                        <w:top w:val="none" w:sz="0" w:space="0" w:color="auto"/>
                        <w:left w:val="none" w:sz="0" w:space="0" w:color="auto"/>
                        <w:bottom w:val="none" w:sz="0" w:space="0" w:color="auto"/>
                        <w:right w:val="none" w:sz="0" w:space="0" w:color="auto"/>
                      </w:divBdr>
                    </w:div>
                  </w:divsChild>
                </w:div>
                <w:div w:id="558319156">
                  <w:marLeft w:val="0"/>
                  <w:marRight w:val="0"/>
                  <w:marTop w:val="0"/>
                  <w:marBottom w:val="0"/>
                  <w:divBdr>
                    <w:top w:val="none" w:sz="0" w:space="0" w:color="auto"/>
                    <w:left w:val="none" w:sz="0" w:space="0" w:color="auto"/>
                    <w:bottom w:val="none" w:sz="0" w:space="0" w:color="auto"/>
                    <w:right w:val="none" w:sz="0" w:space="0" w:color="auto"/>
                  </w:divBdr>
                  <w:divsChild>
                    <w:div w:id="1073235824">
                      <w:marLeft w:val="0"/>
                      <w:marRight w:val="0"/>
                      <w:marTop w:val="0"/>
                      <w:marBottom w:val="0"/>
                      <w:divBdr>
                        <w:top w:val="none" w:sz="0" w:space="0" w:color="auto"/>
                        <w:left w:val="none" w:sz="0" w:space="0" w:color="auto"/>
                        <w:bottom w:val="none" w:sz="0" w:space="0" w:color="auto"/>
                        <w:right w:val="none" w:sz="0" w:space="0" w:color="auto"/>
                      </w:divBdr>
                    </w:div>
                  </w:divsChild>
                </w:div>
                <w:div w:id="1878618181">
                  <w:marLeft w:val="0"/>
                  <w:marRight w:val="0"/>
                  <w:marTop w:val="0"/>
                  <w:marBottom w:val="0"/>
                  <w:divBdr>
                    <w:top w:val="none" w:sz="0" w:space="0" w:color="auto"/>
                    <w:left w:val="none" w:sz="0" w:space="0" w:color="auto"/>
                    <w:bottom w:val="none" w:sz="0" w:space="0" w:color="auto"/>
                    <w:right w:val="none" w:sz="0" w:space="0" w:color="auto"/>
                  </w:divBdr>
                  <w:divsChild>
                    <w:div w:id="769619429">
                      <w:marLeft w:val="0"/>
                      <w:marRight w:val="0"/>
                      <w:marTop w:val="0"/>
                      <w:marBottom w:val="0"/>
                      <w:divBdr>
                        <w:top w:val="none" w:sz="0" w:space="0" w:color="auto"/>
                        <w:left w:val="none" w:sz="0" w:space="0" w:color="auto"/>
                        <w:bottom w:val="none" w:sz="0" w:space="0" w:color="auto"/>
                        <w:right w:val="none" w:sz="0" w:space="0" w:color="auto"/>
                      </w:divBdr>
                    </w:div>
                  </w:divsChild>
                </w:div>
                <w:div w:id="2111583176">
                  <w:marLeft w:val="0"/>
                  <w:marRight w:val="0"/>
                  <w:marTop w:val="0"/>
                  <w:marBottom w:val="0"/>
                  <w:divBdr>
                    <w:top w:val="none" w:sz="0" w:space="0" w:color="auto"/>
                    <w:left w:val="none" w:sz="0" w:space="0" w:color="auto"/>
                    <w:bottom w:val="none" w:sz="0" w:space="0" w:color="auto"/>
                    <w:right w:val="none" w:sz="0" w:space="0" w:color="auto"/>
                  </w:divBdr>
                  <w:divsChild>
                    <w:div w:id="11197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881327">
          <w:marLeft w:val="0"/>
          <w:marRight w:val="0"/>
          <w:marTop w:val="0"/>
          <w:marBottom w:val="0"/>
          <w:divBdr>
            <w:top w:val="none" w:sz="0" w:space="0" w:color="auto"/>
            <w:left w:val="none" w:sz="0" w:space="0" w:color="auto"/>
            <w:bottom w:val="none" w:sz="0" w:space="0" w:color="auto"/>
            <w:right w:val="none" w:sz="0" w:space="0" w:color="auto"/>
          </w:divBdr>
          <w:divsChild>
            <w:div w:id="11808408">
              <w:marLeft w:val="0"/>
              <w:marRight w:val="0"/>
              <w:marTop w:val="0"/>
              <w:marBottom w:val="0"/>
              <w:divBdr>
                <w:top w:val="none" w:sz="0" w:space="0" w:color="auto"/>
                <w:left w:val="none" w:sz="0" w:space="0" w:color="auto"/>
                <w:bottom w:val="none" w:sz="0" w:space="0" w:color="auto"/>
                <w:right w:val="none" w:sz="0" w:space="0" w:color="auto"/>
              </w:divBdr>
            </w:div>
            <w:div w:id="213740686">
              <w:marLeft w:val="0"/>
              <w:marRight w:val="0"/>
              <w:marTop w:val="0"/>
              <w:marBottom w:val="0"/>
              <w:divBdr>
                <w:top w:val="none" w:sz="0" w:space="0" w:color="auto"/>
                <w:left w:val="none" w:sz="0" w:space="0" w:color="auto"/>
                <w:bottom w:val="none" w:sz="0" w:space="0" w:color="auto"/>
                <w:right w:val="none" w:sz="0" w:space="0" w:color="auto"/>
              </w:divBdr>
            </w:div>
            <w:div w:id="419066331">
              <w:marLeft w:val="0"/>
              <w:marRight w:val="0"/>
              <w:marTop w:val="0"/>
              <w:marBottom w:val="0"/>
              <w:divBdr>
                <w:top w:val="none" w:sz="0" w:space="0" w:color="auto"/>
                <w:left w:val="none" w:sz="0" w:space="0" w:color="auto"/>
                <w:bottom w:val="none" w:sz="0" w:space="0" w:color="auto"/>
                <w:right w:val="none" w:sz="0" w:space="0" w:color="auto"/>
              </w:divBdr>
            </w:div>
          </w:divsChild>
        </w:div>
        <w:div w:id="2118020285">
          <w:marLeft w:val="0"/>
          <w:marRight w:val="0"/>
          <w:marTop w:val="0"/>
          <w:marBottom w:val="0"/>
          <w:divBdr>
            <w:top w:val="none" w:sz="0" w:space="0" w:color="auto"/>
            <w:left w:val="none" w:sz="0" w:space="0" w:color="auto"/>
            <w:bottom w:val="none" w:sz="0" w:space="0" w:color="auto"/>
            <w:right w:val="none" w:sz="0" w:space="0" w:color="auto"/>
          </w:divBdr>
          <w:divsChild>
            <w:div w:id="525482728">
              <w:marLeft w:val="0"/>
              <w:marRight w:val="0"/>
              <w:marTop w:val="0"/>
              <w:marBottom w:val="0"/>
              <w:divBdr>
                <w:top w:val="none" w:sz="0" w:space="0" w:color="auto"/>
                <w:left w:val="none" w:sz="0" w:space="0" w:color="auto"/>
                <w:bottom w:val="none" w:sz="0" w:space="0" w:color="auto"/>
                <w:right w:val="none" w:sz="0" w:space="0" w:color="auto"/>
              </w:divBdr>
            </w:div>
            <w:div w:id="625552361">
              <w:marLeft w:val="0"/>
              <w:marRight w:val="0"/>
              <w:marTop w:val="0"/>
              <w:marBottom w:val="0"/>
              <w:divBdr>
                <w:top w:val="none" w:sz="0" w:space="0" w:color="auto"/>
                <w:left w:val="none" w:sz="0" w:space="0" w:color="auto"/>
                <w:bottom w:val="none" w:sz="0" w:space="0" w:color="auto"/>
                <w:right w:val="none" w:sz="0" w:space="0" w:color="auto"/>
              </w:divBdr>
            </w:div>
            <w:div w:id="684140100">
              <w:marLeft w:val="0"/>
              <w:marRight w:val="0"/>
              <w:marTop w:val="0"/>
              <w:marBottom w:val="0"/>
              <w:divBdr>
                <w:top w:val="none" w:sz="0" w:space="0" w:color="auto"/>
                <w:left w:val="none" w:sz="0" w:space="0" w:color="auto"/>
                <w:bottom w:val="none" w:sz="0" w:space="0" w:color="auto"/>
                <w:right w:val="none" w:sz="0" w:space="0" w:color="auto"/>
              </w:divBdr>
            </w:div>
          </w:divsChild>
        </w:div>
        <w:div w:id="2143452029">
          <w:marLeft w:val="0"/>
          <w:marRight w:val="0"/>
          <w:marTop w:val="0"/>
          <w:marBottom w:val="0"/>
          <w:divBdr>
            <w:top w:val="none" w:sz="0" w:space="0" w:color="auto"/>
            <w:left w:val="none" w:sz="0" w:space="0" w:color="auto"/>
            <w:bottom w:val="none" w:sz="0" w:space="0" w:color="auto"/>
            <w:right w:val="none" w:sz="0" w:space="0" w:color="auto"/>
          </w:divBdr>
          <w:divsChild>
            <w:div w:id="1115100782">
              <w:marLeft w:val="-75"/>
              <w:marRight w:val="0"/>
              <w:marTop w:val="30"/>
              <w:marBottom w:val="30"/>
              <w:divBdr>
                <w:top w:val="none" w:sz="0" w:space="0" w:color="auto"/>
                <w:left w:val="none" w:sz="0" w:space="0" w:color="auto"/>
                <w:bottom w:val="none" w:sz="0" w:space="0" w:color="auto"/>
                <w:right w:val="none" w:sz="0" w:space="0" w:color="auto"/>
              </w:divBdr>
              <w:divsChild>
                <w:div w:id="525824419">
                  <w:marLeft w:val="0"/>
                  <w:marRight w:val="0"/>
                  <w:marTop w:val="0"/>
                  <w:marBottom w:val="0"/>
                  <w:divBdr>
                    <w:top w:val="none" w:sz="0" w:space="0" w:color="auto"/>
                    <w:left w:val="none" w:sz="0" w:space="0" w:color="auto"/>
                    <w:bottom w:val="none" w:sz="0" w:space="0" w:color="auto"/>
                    <w:right w:val="none" w:sz="0" w:space="0" w:color="auto"/>
                  </w:divBdr>
                  <w:divsChild>
                    <w:div w:id="1966736805">
                      <w:marLeft w:val="0"/>
                      <w:marRight w:val="0"/>
                      <w:marTop w:val="0"/>
                      <w:marBottom w:val="0"/>
                      <w:divBdr>
                        <w:top w:val="none" w:sz="0" w:space="0" w:color="auto"/>
                        <w:left w:val="none" w:sz="0" w:space="0" w:color="auto"/>
                        <w:bottom w:val="none" w:sz="0" w:space="0" w:color="auto"/>
                        <w:right w:val="none" w:sz="0" w:space="0" w:color="auto"/>
                      </w:divBdr>
                    </w:div>
                  </w:divsChild>
                </w:div>
                <w:div w:id="932202551">
                  <w:marLeft w:val="0"/>
                  <w:marRight w:val="0"/>
                  <w:marTop w:val="0"/>
                  <w:marBottom w:val="0"/>
                  <w:divBdr>
                    <w:top w:val="none" w:sz="0" w:space="0" w:color="auto"/>
                    <w:left w:val="none" w:sz="0" w:space="0" w:color="auto"/>
                    <w:bottom w:val="none" w:sz="0" w:space="0" w:color="auto"/>
                    <w:right w:val="none" w:sz="0" w:space="0" w:color="auto"/>
                  </w:divBdr>
                  <w:divsChild>
                    <w:div w:id="652759017">
                      <w:marLeft w:val="0"/>
                      <w:marRight w:val="0"/>
                      <w:marTop w:val="0"/>
                      <w:marBottom w:val="0"/>
                      <w:divBdr>
                        <w:top w:val="none" w:sz="0" w:space="0" w:color="auto"/>
                        <w:left w:val="none" w:sz="0" w:space="0" w:color="auto"/>
                        <w:bottom w:val="none" w:sz="0" w:space="0" w:color="auto"/>
                        <w:right w:val="none" w:sz="0" w:space="0" w:color="auto"/>
                      </w:divBdr>
                    </w:div>
                  </w:divsChild>
                </w:div>
                <w:div w:id="1713312158">
                  <w:marLeft w:val="0"/>
                  <w:marRight w:val="0"/>
                  <w:marTop w:val="0"/>
                  <w:marBottom w:val="0"/>
                  <w:divBdr>
                    <w:top w:val="none" w:sz="0" w:space="0" w:color="auto"/>
                    <w:left w:val="none" w:sz="0" w:space="0" w:color="auto"/>
                    <w:bottom w:val="none" w:sz="0" w:space="0" w:color="auto"/>
                    <w:right w:val="none" w:sz="0" w:space="0" w:color="auto"/>
                  </w:divBdr>
                  <w:divsChild>
                    <w:div w:id="376666613">
                      <w:marLeft w:val="0"/>
                      <w:marRight w:val="0"/>
                      <w:marTop w:val="0"/>
                      <w:marBottom w:val="0"/>
                      <w:divBdr>
                        <w:top w:val="none" w:sz="0" w:space="0" w:color="auto"/>
                        <w:left w:val="none" w:sz="0" w:space="0" w:color="auto"/>
                        <w:bottom w:val="none" w:sz="0" w:space="0" w:color="auto"/>
                        <w:right w:val="none" w:sz="0" w:space="0" w:color="auto"/>
                      </w:divBdr>
                    </w:div>
                  </w:divsChild>
                </w:div>
                <w:div w:id="1931619434">
                  <w:marLeft w:val="0"/>
                  <w:marRight w:val="0"/>
                  <w:marTop w:val="0"/>
                  <w:marBottom w:val="0"/>
                  <w:divBdr>
                    <w:top w:val="none" w:sz="0" w:space="0" w:color="auto"/>
                    <w:left w:val="none" w:sz="0" w:space="0" w:color="auto"/>
                    <w:bottom w:val="none" w:sz="0" w:space="0" w:color="auto"/>
                    <w:right w:val="none" w:sz="0" w:space="0" w:color="auto"/>
                  </w:divBdr>
                  <w:divsChild>
                    <w:div w:id="7003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578096">
      <w:bodyDiv w:val="1"/>
      <w:marLeft w:val="0"/>
      <w:marRight w:val="0"/>
      <w:marTop w:val="0"/>
      <w:marBottom w:val="0"/>
      <w:divBdr>
        <w:top w:val="none" w:sz="0" w:space="0" w:color="auto"/>
        <w:left w:val="none" w:sz="0" w:space="0" w:color="auto"/>
        <w:bottom w:val="none" w:sz="0" w:space="0" w:color="auto"/>
        <w:right w:val="none" w:sz="0" w:space="0" w:color="auto"/>
      </w:divBdr>
    </w:div>
    <w:div w:id="533617705">
      <w:bodyDiv w:val="1"/>
      <w:marLeft w:val="0"/>
      <w:marRight w:val="0"/>
      <w:marTop w:val="0"/>
      <w:marBottom w:val="0"/>
      <w:divBdr>
        <w:top w:val="none" w:sz="0" w:space="0" w:color="auto"/>
        <w:left w:val="none" w:sz="0" w:space="0" w:color="auto"/>
        <w:bottom w:val="none" w:sz="0" w:space="0" w:color="auto"/>
        <w:right w:val="none" w:sz="0" w:space="0" w:color="auto"/>
      </w:divBdr>
    </w:div>
    <w:div w:id="551581966">
      <w:bodyDiv w:val="1"/>
      <w:marLeft w:val="0"/>
      <w:marRight w:val="0"/>
      <w:marTop w:val="0"/>
      <w:marBottom w:val="0"/>
      <w:divBdr>
        <w:top w:val="none" w:sz="0" w:space="0" w:color="auto"/>
        <w:left w:val="none" w:sz="0" w:space="0" w:color="auto"/>
        <w:bottom w:val="none" w:sz="0" w:space="0" w:color="auto"/>
        <w:right w:val="none" w:sz="0" w:space="0" w:color="auto"/>
      </w:divBdr>
    </w:div>
    <w:div w:id="639463919">
      <w:bodyDiv w:val="1"/>
      <w:marLeft w:val="0"/>
      <w:marRight w:val="0"/>
      <w:marTop w:val="0"/>
      <w:marBottom w:val="0"/>
      <w:divBdr>
        <w:top w:val="none" w:sz="0" w:space="0" w:color="auto"/>
        <w:left w:val="none" w:sz="0" w:space="0" w:color="auto"/>
        <w:bottom w:val="none" w:sz="0" w:space="0" w:color="auto"/>
        <w:right w:val="none" w:sz="0" w:space="0" w:color="auto"/>
      </w:divBdr>
    </w:div>
    <w:div w:id="654603994">
      <w:bodyDiv w:val="1"/>
      <w:marLeft w:val="0"/>
      <w:marRight w:val="0"/>
      <w:marTop w:val="0"/>
      <w:marBottom w:val="0"/>
      <w:divBdr>
        <w:top w:val="none" w:sz="0" w:space="0" w:color="auto"/>
        <w:left w:val="none" w:sz="0" w:space="0" w:color="auto"/>
        <w:bottom w:val="none" w:sz="0" w:space="0" w:color="auto"/>
        <w:right w:val="none" w:sz="0" w:space="0" w:color="auto"/>
      </w:divBdr>
    </w:div>
    <w:div w:id="664748183">
      <w:bodyDiv w:val="1"/>
      <w:marLeft w:val="0"/>
      <w:marRight w:val="0"/>
      <w:marTop w:val="0"/>
      <w:marBottom w:val="0"/>
      <w:divBdr>
        <w:top w:val="none" w:sz="0" w:space="0" w:color="auto"/>
        <w:left w:val="none" w:sz="0" w:space="0" w:color="auto"/>
        <w:bottom w:val="none" w:sz="0" w:space="0" w:color="auto"/>
        <w:right w:val="none" w:sz="0" w:space="0" w:color="auto"/>
      </w:divBdr>
    </w:div>
    <w:div w:id="678780179">
      <w:bodyDiv w:val="1"/>
      <w:marLeft w:val="0"/>
      <w:marRight w:val="0"/>
      <w:marTop w:val="0"/>
      <w:marBottom w:val="0"/>
      <w:divBdr>
        <w:top w:val="none" w:sz="0" w:space="0" w:color="auto"/>
        <w:left w:val="none" w:sz="0" w:space="0" w:color="auto"/>
        <w:bottom w:val="none" w:sz="0" w:space="0" w:color="auto"/>
        <w:right w:val="none" w:sz="0" w:space="0" w:color="auto"/>
      </w:divBdr>
    </w:div>
    <w:div w:id="723138689">
      <w:bodyDiv w:val="1"/>
      <w:marLeft w:val="0"/>
      <w:marRight w:val="0"/>
      <w:marTop w:val="0"/>
      <w:marBottom w:val="0"/>
      <w:divBdr>
        <w:top w:val="none" w:sz="0" w:space="0" w:color="auto"/>
        <w:left w:val="none" w:sz="0" w:space="0" w:color="auto"/>
        <w:bottom w:val="none" w:sz="0" w:space="0" w:color="auto"/>
        <w:right w:val="none" w:sz="0" w:space="0" w:color="auto"/>
      </w:divBdr>
    </w:div>
    <w:div w:id="732659067">
      <w:bodyDiv w:val="1"/>
      <w:marLeft w:val="0"/>
      <w:marRight w:val="0"/>
      <w:marTop w:val="0"/>
      <w:marBottom w:val="0"/>
      <w:divBdr>
        <w:top w:val="none" w:sz="0" w:space="0" w:color="auto"/>
        <w:left w:val="none" w:sz="0" w:space="0" w:color="auto"/>
        <w:bottom w:val="none" w:sz="0" w:space="0" w:color="auto"/>
        <w:right w:val="none" w:sz="0" w:space="0" w:color="auto"/>
      </w:divBdr>
    </w:div>
    <w:div w:id="733434108">
      <w:bodyDiv w:val="1"/>
      <w:marLeft w:val="0"/>
      <w:marRight w:val="0"/>
      <w:marTop w:val="0"/>
      <w:marBottom w:val="0"/>
      <w:divBdr>
        <w:top w:val="none" w:sz="0" w:space="0" w:color="auto"/>
        <w:left w:val="none" w:sz="0" w:space="0" w:color="auto"/>
        <w:bottom w:val="none" w:sz="0" w:space="0" w:color="auto"/>
        <w:right w:val="none" w:sz="0" w:space="0" w:color="auto"/>
      </w:divBdr>
    </w:div>
    <w:div w:id="788856983">
      <w:bodyDiv w:val="1"/>
      <w:marLeft w:val="0"/>
      <w:marRight w:val="0"/>
      <w:marTop w:val="0"/>
      <w:marBottom w:val="0"/>
      <w:divBdr>
        <w:top w:val="none" w:sz="0" w:space="0" w:color="auto"/>
        <w:left w:val="none" w:sz="0" w:space="0" w:color="auto"/>
        <w:bottom w:val="none" w:sz="0" w:space="0" w:color="auto"/>
        <w:right w:val="none" w:sz="0" w:space="0" w:color="auto"/>
      </w:divBdr>
    </w:div>
    <w:div w:id="793671937">
      <w:bodyDiv w:val="1"/>
      <w:marLeft w:val="0"/>
      <w:marRight w:val="0"/>
      <w:marTop w:val="0"/>
      <w:marBottom w:val="0"/>
      <w:divBdr>
        <w:top w:val="none" w:sz="0" w:space="0" w:color="auto"/>
        <w:left w:val="none" w:sz="0" w:space="0" w:color="auto"/>
        <w:bottom w:val="none" w:sz="0" w:space="0" w:color="auto"/>
        <w:right w:val="none" w:sz="0" w:space="0" w:color="auto"/>
      </w:divBdr>
    </w:div>
    <w:div w:id="809713410">
      <w:bodyDiv w:val="1"/>
      <w:marLeft w:val="0"/>
      <w:marRight w:val="0"/>
      <w:marTop w:val="0"/>
      <w:marBottom w:val="0"/>
      <w:divBdr>
        <w:top w:val="none" w:sz="0" w:space="0" w:color="auto"/>
        <w:left w:val="none" w:sz="0" w:space="0" w:color="auto"/>
        <w:bottom w:val="none" w:sz="0" w:space="0" w:color="auto"/>
        <w:right w:val="none" w:sz="0" w:space="0" w:color="auto"/>
      </w:divBdr>
    </w:div>
    <w:div w:id="811290791">
      <w:bodyDiv w:val="1"/>
      <w:marLeft w:val="0"/>
      <w:marRight w:val="0"/>
      <w:marTop w:val="0"/>
      <w:marBottom w:val="0"/>
      <w:divBdr>
        <w:top w:val="none" w:sz="0" w:space="0" w:color="auto"/>
        <w:left w:val="none" w:sz="0" w:space="0" w:color="auto"/>
        <w:bottom w:val="none" w:sz="0" w:space="0" w:color="auto"/>
        <w:right w:val="none" w:sz="0" w:space="0" w:color="auto"/>
      </w:divBdr>
    </w:div>
    <w:div w:id="853956287">
      <w:bodyDiv w:val="1"/>
      <w:marLeft w:val="0"/>
      <w:marRight w:val="0"/>
      <w:marTop w:val="0"/>
      <w:marBottom w:val="0"/>
      <w:divBdr>
        <w:top w:val="none" w:sz="0" w:space="0" w:color="auto"/>
        <w:left w:val="none" w:sz="0" w:space="0" w:color="auto"/>
        <w:bottom w:val="none" w:sz="0" w:space="0" w:color="auto"/>
        <w:right w:val="none" w:sz="0" w:space="0" w:color="auto"/>
      </w:divBdr>
    </w:div>
    <w:div w:id="899822684">
      <w:bodyDiv w:val="1"/>
      <w:marLeft w:val="0"/>
      <w:marRight w:val="0"/>
      <w:marTop w:val="0"/>
      <w:marBottom w:val="0"/>
      <w:divBdr>
        <w:top w:val="none" w:sz="0" w:space="0" w:color="auto"/>
        <w:left w:val="none" w:sz="0" w:space="0" w:color="auto"/>
        <w:bottom w:val="none" w:sz="0" w:space="0" w:color="auto"/>
        <w:right w:val="none" w:sz="0" w:space="0" w:color="auto"/>
      </w:divBdr>
    </w:div>
    <w:div w:id="928076034">
      <w:bodyDiv w:val="1"/>
      <w:marLeft w:val="0"/>
      <w:marRight w:val="0"/>
      <w:marTop w:val="0"/>
      <w:marBottom w:val="0"/>
      <w:divBdr>
        <w:top w:val="none" w:sz="0" w:space="0" w:color="auto"/>
        <w:left w:val="none" w:sz="0" w:space="0" w:color="auto"/>
        <w:bottom w:val="none" w:sz="0" w:space="0" w:color="auto"/>
        <w:right w:val="none" w:sz="0" w:space="0" w:color="auto"/>
      </w:divBdr>
    </w:div>
    <w:div w:id="944263766">
      <w:bodyDiv w:val="1"/>
      <w:marLeft w:val="0"/>
      <w:marRight w:val="0"/>
      <w:marTop w:val="0"/>
      <w:marBottom w:val="0"/>
      <w:divBdr>
        <w:top w:val="none" w:sz="0" w:space="0" w:color="auto"/>
        <w:left w:val="none" w:sz="0" w:space="0" w:color="auto"/>
        <w:bottom w:val="none" w:sz="0" w:space="0" w:color="auto"/>
        <w:right w:val="none" w:sz="0" w:space="0" w:color="auto"/>
      </w:divBdr>
    </w:div>
    <w:div w:id="960841980">
      <w:bodyDiv w:val="1"/>
      <w:marLeft w:val="0"/>
      <w:marRight w:val="0"/>
      <w:marTop w:val="0"/>
      <w:marBottom w:val="0"/>
      <w:divBdr>
        <w:top w:val="none" w:sz="0" w:space="0" w:color="auto"/>
        <w:left w:val="none" w:sz="0" w:space="0" w:color="auto"/>
        <w:bottom w:val="none" w:sz="0" w:space="0" w:color="auto"/>
        <w:right w:val="none" w:sz="0" w:space="0" w:color="auto"/>
      </w:divBdr>
    </w:div>
    <w:div w:id="968705329">
      <w:bodyDiv w:val="1"/>
      <w:marLeft w:val="0"/>
      <w:marRight w:val="0"/>
      <w:marTop w:val="0"/>
      <w:marBottom w:val="0"/>
      <w:divBdr>
        <w:top w:val="none" w:sz="0" w:space="0" w:color="auto"/>
        <w:left w:val="none" w:sz="0" w:space="0" w:color="auto"/>
        <w:bottom w:val="none" w:sz="0" w:space="0" w:color="auto"/>
        <w:right w:val="none" w:sz="0" w:space="0" w:color="auto"/>
      </w:divBdr>
    </w:div>
    <w:div w:id="1006052634">
      <w:bodyDiv w:val="1"/>
      <w:marLeft w:val="0"/>
      <w:marRight w:val="0"/>
      <w:marTop w:val="0"/>
      <w:marBottom w:val="0"/>
      <w:divBdr>
        <w:top w:val="none" w:sz="0" w:space="0" w:color="auto"/>
        <w:left w:val="none" w:sz="0" w:space="0" w:color="auto"/>
        <w:bottom w:val="none" w:sz="0" w:space="0" w:color="auto"/>
        <w:right w:val="none" w:sz="0" w:space="0" w:color="auto"/>
      </w:divBdr>
      <w:divsChild>
        <w:div w:id="24446513">
          <w:marLeft w:val="0"/>
          <w:marRight w:val="0"/>
          <w:marTop w:val="0"/>
          <w:marBottom w:val="0"/>
          <w:divBdr>
            <w:top w:val="none" w:sz="0" w:space="0" w:color="auto"/>
            <w:left w:val="none" w:sz="0" w:space="0" w:color="auto"/>
            <w:bottom w:val="none" w:sz="0" w:space="0" w:color="auto"/>
            <w:right w:val="none" w:sz="0" w:space="0" w:color="auto"/>
          </w:divBdr>
          <w:divsChild>
            <w:div w:id="733167253">
              <w:marLeft w:val="-75"/>
              <w:marRight w:val="0"/>
              <w:marTop w:val="30"/>
              <w:marBottom w:val="30"/>
              <w:divBdr>
                <w:top w:val="none" w:sz="0" w:space="0" w:color="auto"/>
                <w:left w:val="none" w:sz="0" w:space="0" w:color="auto"/>
                <w:bottom w:val="none" w:sz="0" w:space="0" w:color="auto"/>
                <w:right w:val="none" w:sz="0" w:space="0" w:color="auto"/>
              </w:divBdr>
              <w:divsChild>
                <w:div w:id="649287170">
                  <w:marLeft w:val="0"/>
                  <w:marRight w:val="0"/>
                  <w:marTop w:val="0"/>
                  <w:marBottom w:val="0"/>
                  <w:divBdr>
                    <w:top w:val="none" w:sz="0" w:space="0" w:color="auto"/>
                    <w:left w:val="none" w:sz="0" w:space="0" w:color="auto"/>
                    <w:bottom w:val="none" w:sz="0" w:space="0" w:color="auto"/>
                    <w:right w:val="none" w:sz="0" w:space="0" w:color="auto"/>
                  </w:divBdr>
                </w:div>
                <w:div w:id="1023172711">
                  <w:marLeft w:val="0"/>
                  <w:marRight w:val="0"/>
                  <w:marTop w:val="0"/>
                  <w:marBottom w:val="0"/>
                  <w:divBdr>
                    <w:top w:val="none" w:sz="0" w:space="0" w:color="auto"/>
                    <w:left w:val="none" w:sz="0" w:space="0" w:color="auto"/>
                    <w:bottom w:val="none" w:sz="0" w:space="0" w:color="auto"/>
                    <w:right w:val="none" w:sz="0" w:space="0" w:color="auto"/>
                  </w:divBdr>
                  <w:divsChild>
                    <w:div w:id="1017732044">
                      <w:marLeft w:val="0"/>
                      <w:marRight w:val="0"/>
                      <w:marTop w:val="0"/>
                      <w:marBottom w:val="0"/>
                      <w:divBdr>
                        <w:top w:val="none" w:sz="0" w:space="0" w:color="auto"/>
                        <w:left w:val="none" w:sz="0" w:space="0" w:color="auto"/>
                        <w:bottom w:val="none" w:sz="0" w:space="0" w:color="auto"/>
                        <w:right w:val="none" w:sz="0" w:space="0" w:color="auto"/>
                      </w:divBdr>
                    </w:div>
                  </w:divsChild>
                </w:div>
                <w:div w:id="1799883228">
                  <w:marLeft w:val="0"/>
                  <w:marRight w:val="0"/>
                  <w:marTop w:val="0"/>
                  <w:marBottom w:val="0"/>
                  <w:divBdr>
                    <w:top w:val="none" w:sz="0" w:space="0" w:color="auto"/>
                    <w:left w:val="none" w:sz="0" w:space="0" w:color="auto"/>
                    <w:bottom w:val="none" w:sz="0" w:space="0" w:color="auto"/>
                    <w:right w:val="none" w:sz="0" w:space="0" w:color="auto"/>
                  </w:divBdr>
                  <w:divsChild>
                    <w:div w:id="1351105826">
                      <w:marLeft w:val="0"/>
                      <w:marRight w:val="0"/>
                      <w:marTop w:val="0"/>
                      <w:marBottom w:val="0"/>
                      <w:divBdr>
                        <w:top w:val="none" w:sz="0" w:space="0" w:color="auto"/>
                        <w:left w:val="none" w:sz="0" w:space="0" w:color="auto"/>
                        <w:bottom w:val="none" w:sz="0" w:space="0" w:color="auto"/>
                        <w:right w:val="none" w:sz="0" w:space="0" w:color="auto"/>
                      </w:divBdr>
                    </w:div>
                  </w:divsChild>
                </w:div>
                <w:div w:id="213957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0547">
          <w:marLeft w:val="0"/>
          <w:marRight w:val="0"/>
          <w:marTop w:val="0"/>
          <w:marBottom w:val="0"/>
          <w:divBdr>
            <w:top w:val="none" w:sz="0" w:space="0" w:color="auto"/>
            <w:left w:val="none" w:sz="0" w:space="0" w:color="auto"/>
            <w:bottom w:val="none" w:sz="0" w:space="0" w:color="auto"/>
            <w:right w:val="none" w:sz="0" w:space="0" w:color="auto"/>
          </w:divBdr>
          <w:divsChild>
            <w:div w:id="865169039">
              <w:marLeft w:val="-75"/>
              <w:marRight w:val="0"/>
              <w:marTop w:val="30"/>
              <w:marBottom w:val="30"/>
              <w:divBdr>
                <w:top w:val="none" w:sz="0" w:space="0" w:color="auto"/>
                <w:left w:val="none" w:sz="0" w:space="0" w:color="auto"/>
                <w:bottom w:val="none" w:sz="0" w:space="0" w:color="auto"/>
                <w:right w:val="none" w:sz="0" w:space="0" w:color="auto"/>
              </w:divBdr>
              <w:divsChild>
                <w:div w:id="38668180">
                  <w:marLeft w:val="0"/>
                  <w:marRight w:val="0"/>
                  <w:marTop w:val="0"/>
                  <w:marBottom w:val="0"/>
                  <w:divBdr>
                    <w:top w:val="none" w:sz="0" w:space="0" w:color="auto"/>
                    <w:left w:val="none" w:sz="0" w:space="0" w:color="auto"/>
                    <w:bottom w:val="none" w:sz="0" w:space="0" w:color="auto"/>
                    <w:right w:val="none" w:sz="0" w:space="0" w:color="auto"/>
                  </w:divBdr>
                </w:div>
                <w:div w:id="231625300">
                  <w:marLeft w:val="0"/>
                  <w:marRight w:val="0"/>
                  <w:marTop w:val="0"/>
                  <w:marBottom w:val="0"/>
                  <w:divBdr>
                    <w:top w:val="none" w:sz="0" w:space="0" w:color="auto"/>
                    <w:left w:val="none" w:sz="0" w:space="0" w:color="auto"/>
                    <w:bottom w:val="none" w:sz="0" w:space="0" w:color="auto"/>
                    <w:right w:val="none" w:sz="0" w:space="0" w:color="auto"/>
                  </w:divBdr>
                  <w:divsChild>
                    <w:div w:id="286859270">
                      <w:marLeft w:val="0"/>
                      <w:marRight w:val="0"/>
                      <w:marTop w:val="0"/>
                      <w:marBottom w:val="0"/>
                      <w:divBdr>
                        <w:top w:val="none" w:sz="0" w:space="0" w:color="auto"/>
                        <w:left w:val="none" w:sz="0" w:space="0" w:color="auto"/>
                        <w:bottom w:val="none" w:sz="0" w:space="0" w:color="auto"/>
                        <w:right w:val="none" w:sz="0" w:space="0" w:color="auto"/>
                      </w:divBdr>
                    </w:div>
                  </w:divsChild>
                </w:div>
                <w:div w:id="1738702440">
                  <w:marLeft w:val="0"/>
                  <w:marRight w:val="0"/>
                  <w:marTop w:val="0"/>
                  <w:marBottom w:val="0"/>
                  <w:divBdr>
                    <w:top w:val="none" w:sz="0" w:space="0" w:color="auto"/>
                    <w:left w:val="none" w:sz="0" w:space="0" w:color="auto"/>
                    <w:bottom w:val="none" w:sz="0" w:space="0" w:color="auto"/>
                    <w:right w:val="none" w:sz="0" w:space="0" w:color="auto"/>
                  </w:divBdr>
                </w:div>
                <w:div w:id="1937591782">
                  <w:marLeft w:val="0"/>
                  <w:marRight w:val="0"/>
                  <w:marTop w:val="0"/>
                  <w:marBottom w:val="0"/>
                  <w:divBdr>
                    <w:top w:val="none" w:sz="0" w:space="0" w:color="auto"/>
                    <w:left w:val="none" w:sz="0" w:space="0" w:color="auto"/>
                    <w:bottom w:val="none" w:sz="0" w:space="0" w:color="auto"/>
                    <w:right w:val="none" w:sz="0" w:space="0" w:color="auto"/>
                  </w:divBdr>
                  <w:divsChild>
                    <w:div w:id="201425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08961">
          <w:marLeft w:val="0"/>
          <w:marRight w:val="0"/>
          <w:marTop w:val="0"/>
          <w:marBottom w:val="0"/>
          <w:divBdr>
            <w:top w:val="none" w:sz="0" w:space="0" w:color="auto"/>
            <w:left w:val="none" w:sz="0" w:space="0" w:color="auto"/>
            <w:bottom w:val="none" w:sz="0" w:space="0" w:color="auto"/>
            <w:right w:val="none" w:sz="0" w:space="0" w:color="auto"/>
          </w:divBdr>
          <w:divsChild>
            <w:div w:id="2133135555">
              <w:marLeft w:val="-75"/>
              <w:marRight w:val="0"/>
              <w:marTop w:val="30"/>
              <w:marBottom w:val="30"/>
              <w:divBdr>
                <w:top w:val="none" w:sz="0" w:space="0" w:color="auto"/>
                <w:left w:val="none" w:sz="0" w:space="0" w:color="auto"/>
                <w:bottom w:val="none" w:sz="0" w:space="0" w:color="auto"/>
                <w:right w:val="none" w:sz="0" w:space="0" w:color="auto"/>
              </w:divBdr>
              <w:divsChild>
                <w:div w:id="132404894">
                  <w:marLeft w:val="0"/>
                  <w:marRight w:val="0"/>
                  <w:marTop w:val="0"/>
                  <w:marBottom w:val="0"/>
                  <w:divBdr>
                    <w:top w:val="none" w:sz="0" w:space="0" w:color="auto"/>
                    <w:left w:val="none" w:sz="0" w:space="0" w:color="auto"/>
                    <w:bottom w:val="none" w:sz="0" w:space="0" w:color="auto"/>
                    <w:right w:val="none" w:sz="0" w:space="0" w:color="auto"/>
                  </w:divBdr>
                </w:div>
                <w:div w:id="1642879650">
                  <w:marLeft w:val="0"/>
                  <w:marRight w:val="0"/>
                  <w:marTop w:val="0"/>
                  <w:marBottom w:val="0"/>
                  <w:divBdr>
                    <w:top w:val="none" w:sz="0" w:space="0" w:color="auto"/>
                    <w:left w:val="none" w:sz="0" w:space="0" w:color="auto"/>
                    <w:bottom w:val="none" w:sz="0" w:space="0" w:color="auto"/>
                    <w:right w:val="none" w:sz="0" w:space="0" w:color="auto"/>
                  </w:divBdr>
                  <w:divsChild>
                    <w:div w:id="445195746">
                      <w:marLeft w:val="0"/>
                      <w:marRight w:val="0"/>
                      <w:marTop w:val="0"/>
                      <w:marBottom w:val="0"/>
                      <w:divBdr>
                        <w:top w:val="none" w:sz="0" w:space="0" w:color="auto"/>
                        <w:left w:val="none" w:sz="0" w:space="0" w:color="auto"/>
                        <w:bottom w:val="none" w:sz="0" w:space="0" w:color="auto"/>
                        <w:right w:val="none" w:sz="0" w:space="0" w:color="auto"/>
                      </w:divBdr>
                    </w:div>
                  </w:divsChild>
                </w:div>
                <w:div w:id="1713652673">
                  <w:marLeft w:val="0"/>
                  <w:marRight w:val="0"/>
                  <w:marTop w:val="0"/>
                  <w:marBottom w:val="0"/>
                  <w:divBdr>
                    <w:top w:val="none" w:sz="0" w:space="0" w:color="auto"/>
                    <w:left w:val="none" w:sz="0" w:space="0" w:color="auto"/>
                    <w:bottom w:val="none" w:sz="0" w:space="0" w:color="auto"/>
                    <w:right w:val="none" w:sz="0" w:space="0" w:color="auto"/>
                  </w:divBdr>
                </w:div>
                <w:div w:id="2062095202">
                  <w:marLeft w:val="0"/>
                  <w:marRight w:val="0"/>
                  <w:marTop w:val="0"/>
                  <w:marBottom w:val="0"/>
                  <w:divBdr>
                    <w:top w:val="none" w:sz="0" w:space="0" w:color="auto"/>
                    <w:left w:val="none" w:sz="0" w:space="0" w:color="auto"/>
                    <w:bottom w:val="none" w:sz="0" w:space="0" w:color="auto"/>
                    <w:right w:val="none" w:sz="0" w:space="0" w:color="auto"/>
                  </w:divBdr>
                  <w:divsChild>
                    <w:div w:id="20314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7386">
          <w:marLeft w:val="0"/>
          <w:marRight w:val="0"/>
          <w:marTop w:val="0"/>
          <w:marBottom w:val="0"/>
          <w:divBdr>
            <w:top w:val="none" w:sz="0" w:space="0" w:color="auto"/>
            <w:left w:val="none" w:sz="0" w:space="0" w:color="auto"/>
            <w:bottom w:val="none" w:sz="0" w:space="0" w:color="auto"/>
            <w:right w:val="none" w:sz="0" w:space="0" w:color="auto"/>
          </w:divBdr>
          <w:divsChild>
            <w:div w:id="219562636">
              <w:marLeft w:val="-75"/>
              <w:marRight w:val="0"/>
              <w:marTop w:val="30"/>
              <w:marBottom w:val="30"/>
              <w:divBdr>
                <w:top w:val="none" w:sz="0" w:space="0" w:color="auto"/>
                <w:left w:val="none" w:sz="0" w:space="0" w:color="auto"/>
                <w:bottom w:val="none" w:sz="0" w:space="0" w:color="auto"/>
                <w:right w:val="none" w:sz="0" w:space="0" w:color="auto"/>
              </w:divBdr>
              <w:divsChild>
                <w:div w:id="7143540">
                  <w:marLeft w:val="0"/>
                  <w:marRight w:val="0"/>
                  <w:marTop w:val="0"/>
                  <w:marBottom w:val="0"/>
                  <w:divBdr>
                    <w:top w:val="none" w:sz="0" w:space="0" w:color="auto"/>
                    <w:left w:val="none" w:sz="0" w:space="0" w:color="auto"/>
                    <w:bottom w:val="none" w:sz="0" w:space="0" w:color="auto"/>
                    <w:right w:val="none" w:sz="0" w:space="0" w:color="auto"/>
                  </w:divBdr>
                  <w:divsChild>
                    <w:div w:id="508374863">
                      <w:marLeft w:val="0"/>
                      <w:marRight w:val="0"/>
                      <w:marTop w:val="0"/>
                      <w:marBottom w:val="0"/>
                      <w:divBdr>
                        <w:top w:val="none" w:sz="0" w:space="0" w:color="auto"/>
                        <w:left w:val="none" w:sz="0" w:space="0" w:color="auto"/>
                        <w:bottom w:val="none" w:sz="0" w:space="0" w:color="auto"/>
                        <w:right w:val="none" w:sz="0" w:space="0" w:color="auto"/>
                      </w:divBdr>
                    </w:div>
                  </w:divsChild>
                </w:div>
                <w:div w:id="1180123356">
                  <w:marLeft w:val="0"/>
                  <w:marRight w:val="0"/>
                  <w:marTop w:val="0"/>
                  <w:marBottom w:val="0"/>
                  <w:divBdr>
                    <w:top w:val="none" w:sz="0" w:space="0" w:color="auto"/>
                    <w:left w:val="none" w:sz="0" w:space="0" w:color="auto"/>
                    <w:bottom w:val="none" w:sz="0" w:space="0" w:color="auto"/>
                    <w:right w:val="none" w:sz="0" w:space="0" w:color="auto"/>
                  </w:divBdr>
                </w:div>
                <w:div w:id="1846285034">
                  <w:marLeft w:val="0"/>
                  <w:marRight w:val="0"/>
                  <w:marTop w:val="0"/>
                  <w:marBottom w:val="0"/>
                  <w:divBdr>
                    <w:top w:val="none" w:sz="0" w:space="0" w:color="auto"/>
                    <w:left w:val="none" w:sz="0" w:space="0" w:color="auto"/>
                    <w:bottom w:val="none" w:sz="0" w:space="0" w:color="auto"/>
                    <w:right w:val="none" w:sz="0" w:space="0" w:color="auto"/>
                  </w:divBdr>
                </w:div>
                <w:div w:id="2084446517">
                  <w:marLeft w:val="0"/>
                  <w:marRight w:val="0"/>
                  <w:marTop w:val="0"/>
                  <w:marBottom w:val="0"/>
                  <w:divBdr>
                    <w:top w:val="none" w:sz="0" w:space="0" w:color="auto"/>
                    <w:left w:val="none" w:sz="0" w:space="0" w:color="auto"/>
                    <w:bottom w:val="none" w:sz="0" w:space="0" w:color="auto"/>
                    <w:right w:val="none" w:sz="0" w:space="0" w:color="auto"/>
                  </w:divBdr>
                  <w:divsChild>
                    <w:div w:id="150740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2280">
          <w:marLeft w:val="0"/>
          <w:marRight w:val="0"/>
          <w:marTop w:val="0"/>
          <w:marBottom w:val="0"/>
          <w:divBdr>
            <w:top w:val="none" w:sz="0" w:space="0" w:color="auto"/>
            <w:left w:val="none" w:sz="0" w:space="0" w:color="auto"/>
            <w:bottom w:val="none" w:sz="0" w:space="0" w:color="auto"/>
            <w:right w:val="none" w:sz="0" w:space="0" w:color="auto"/>
          </w:divBdr>
          <w:divsChild>
            <w:div w:id="1494370059">
              <w:marLeft w:val="-75"/>
              <w:marRight w:val="0"/>
              <w:marTop w:val="30"/>
              <w:marBottom w:val="30"/>
              <w:divBdr>
                <w:top w:val="none" w:sz="0" w:space="0" w:color="auto"/>
                <w:left w:val="none" w:sz="0" w:space="0" w:color="auto"/>
                <w:bottom w:val="none" w:sz="0" w:space="0" w:color="auto"/>
                <w:right w:val="none" w:sz="0" w:space="0" w:color="auto"/>
              </w:divBdr>
              <w:divsChild>
                <w:div w:id="434638627">
                  <w:marLeft w:val="0"/>
                  <w:marRight w:val="0"/>
                  <w:marTop w:val="0"/>
                  <w:marBottom w:val="0"/>
                  <w:divBdr>
                    <w:top w:val="none" w:sz="0" w:space="0" w:color="auto"/>
                    <w:left w:val="none" w:sz="0" w:space="0" w:color="auto"/>
                    <w:bottom w:val="none" w:sz="0" w:space="0" w:color="auto"/>
                    <w:right w:val="none" w:sz="0" w:space="0" w:color="auto"/>
                  </w:divBdr>
                  <w:divsChild>
                    <w:div w:id="1705903318">
                      <w:marLeft w:val="0"/>
                      <w:marRight w:val="0"/>
                      <w:marTop w:val="0"/>
                      <w:marBottom w:val="0"/>
                      <w:divBdr>
                        <w:top w:val="none" w:sz="0" w:space="0" w:color="auto"/>
                        <w:left w:val="none" w:sz="0" w:space="0" w:color="auto"/>
                        <w:bottom w:val="none" w:sz="0" w:space="0" w:color="auto"/>
                        <w:right w:val="none" w:sz="0" w:space="0" w:color="auto"/>
                      </w:divBdr>
                    </w:div>
                  </w:divsChild>
                </w:div>
                <w:div w:id="439028483">
                  <w:marLeft w:val="0"/>
                  <w:marRight w:val="0"/>
                  <w:marTop w:val="0"/>
                  <w:marBottom w:val="0"/>
                  <w:divBdr>
                    <w:top w:val="none" w:sz="0" w:space="0" w:color="auto"/>
                    <w:left w:val="none" w:sz="0" w:space="0" w:color="auto"/>
                    <w:bottom w:val="none" w:sz="0" w:space="0" w:color="auto"/>
                    <w:right w:val="none" w:sz="0" w:space="0" w:color="auto"/>
                  </w:divBdr>
                </w:div>
                <w:div w:id="778447827">
                  <w:marLeft w:val="0"/>
                  <w:marRight w:val="0"/>
                  <w:marTop w:val="0"/>
                  <w:marBottom w:val="0"/>
                  <w:divBdr>
                    <w:top w:val="none" w:sz="0" w:space="0" w:color="auto"/>
                    <w:left w:val="none" w:sz="0" w:space="0" w:color="auto"/>
                    <w:bottom w:val="none" w:sz="0" w:space="0" w:color="auto"/>
                    <w:right w:val="none" w:sz="0" w:space="0" w:color="auto"/>
                  </w:divBdr>
                </w:div>
                <w:div w:id="1149051120">
                  <w:marLeft w:val="0"/>
                  <w:marRight w:val="0"/>
                  <w:marTop w:val="0"/>
                  <w:marBottom w:val="0"/>
                  <w:divBdr>
                    <w:top w:val="none" w:sz="0" w:space="0" w:color="auto"/>
                    <w:left w:val="none" w:sz="0" w:space="0" w:color="auto"/>
                    <w:bottom w:val="none" w:sz="0" w:space="0" w:color="auto"/>
                    <w:right w:val="none" w:sz="0" w:space="0" w:color="auto"/>
                  </w:divBdr>
                  <w:divsChild>
                    <w:div w:id="10218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73311">
          <w:marLeft w:val="0"/>
          <w:marRight w:val="0"/>
          <w:marTop w:val="0"/>
          <w:marBottom w:val="0"/>
          <w:divBdr>
            <w:top w:val="none" w:sz="0" w:space="0" w:color="auto"/>
            <w:left w:val="none" w:sz="0" w:space="0" w:color="auto"/>
            <w:bottom w:val="none" w:sz="0" w:space="0" w:color="auto"/>
            <w:right w:val="none" w:sz="0" w:space="0" w:color="auto"/>
          </w:divBdr>
          <w:divsChild>
            <w:div w:id="1149907551">
              <w:marLeft w:val="-75"/>
              <w:marRight w:val="0"/>
              <w:marTop w:val="30"/>
              <w:marBottom w:val="30"/>
              <w:divBdr>
                <w:top w:val="none" w:sz="0" w:space="0" w:color="auto"/>
                <w:left w:val="none" w:sz="0" w:space="0" w:color="auto"/>
                <w:bottom w:val="none" w:sz="0" w:space="0" w:color="auto"/>
                <w:right w:val="none" w:sz="0" w:space="0" w:color="auto"/>
              </w:divBdr>
              <w:divsChild>
                <w:div w:id="146671535">
                  <w:marLeft w:val="0"/>
                  <w:marRight w:val="0"/>
                  <w:marTop w:val="0"/>
                  <w:marBottom w:val="0"/>
                  <w:divBdr>
                    <w:top w:val="none" w:sz="0" w:space="0" w:color="auto"/>
                    <w:left w:val="none" w:sz="0" w:space="0" w:color="auto"/>
                    <w:bottom w:val="none" w:sz="0" w:space="0" w:color="auto"/>
                    <w:right w:val="none" w:sz="0" w:space="0" w:color="auto"/>
                  </w:divBdr>
                </w:div>
                <w:div w:id="452990088">
                  <w:marLeft w:val="0"/>
                  <w:marRight w:val="0"/>
                  <w:marTop w:val="0"/>
                  <w:marBottom w:val="0"/>
                  <w:divBdr>
                    <w:top w:val="none" w:sz="0" w:space="0" w:color="auto"/>
                    <w:left w:val="none" w:sz="0" w:space="0" w:color="auto"/>
                    <w:bottom w:val="none" w:sz="0" w:space="0" w:color="auto"/>
                    <w:right w:val="none" w:sz="0" w:space="0" w:color="auto"/>
                  </w:divBdr>
                  <w:divsChild>
                    <w:div w:id="547837412">
                      <w:marLeft w:val="0"/>
                      <w:marRight w:val="0"/>
                      <w:marTop w:val="0"/>
                      <w:marBottom w:val="0"/>
                      <w:divBdr>
                        <w:top w:val="none" w:sz="0" w:space="0" w:color="auto"/>
                        <w:left w:val="none" w:sz="0" w:space="0" w:color="auto"/>
                        <w:bottom w:val="none" w:sz="0" w:space="0" w:color="auto"/>
                        <w:right w:val="none" w:sz="0" w:space="0" w:color="auto"/>
                      </w:divBdr>
                    </w:div>
                  </w:divsChild>
                </w:div>
                <w:div w:id="586233792">
                  <w:marLeft w:val="0"/>
                  <w:marRight w:val="0"/>
                  <w:marTop w:val="0"/>
                  <w:marBottom w:val="0"/>
                  <w:divBdr>
                    <w:top w:val="none" w:sz="0" w:space="0" w:color="auto"/>
                    <w:left w:val="none" w:sz="0" w:space="0" w:color="auto"/>
                    <w:bottom w:val="none" w:sz="0" w:space="0" w:color="auto"/>
                    <w:right w:val="none" w:sz="0" w:space="0" w:color="auto"/>
                  </w:divBdr>
                  <w:divsChild>
                    <w:div w:id="1131825248">
                      <w:marLeft w:val="0"/>
                      <w:marRight w:val="0"/>
                      <w:marTop w:val="0"/>
                      <w:marBottom w:val="0"/>
                      <w:divBdr>
                        <w:top w:val="none" w:sz="0" w:space="0" w:color="auto"/>
                        <w:left w:val="none" w:sz="0" w:space="0" w:color="auto"/>
                        <w:bottom w:val="none" w:sz="0" w:space="0" w:color="auto"/>
                        <w:right w:val="none" w:sz="0" w:space="0" w:color="auto"/>
                      </w:divBdr>
                    </w:div>
                  </w:divsChild>
                </w:div>
                <w:div w:id="170801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6129">
          <w:marLeft w:val="0"/>
          <w:marRight w:val="0"/>
          <w:marTop w:val="0"/>
          <w:marBottom w:val="0"/>
          <w:divBdr>
            <w:top w:val="none" w:sz="0" w:space="0" w:color="auto"/>
            <w:left w:val="none" w:sz="0" w:space="0" w:color="auto"/>
            <w:bottom w:val="none" w:sz="0" w:space="0" w:color="auto"/>
            <w:right w:val="none" w:sz="0" w:space="0" w:color="auto"/>
          </w:divBdr>
          <w:divsChild>
            <w:div w:id="460995855">
              <w:marLeft w:val="-75"/>
              <w:marRight w:val="0"/>
              <w:marTop w:val="30"/>
              <w:marBottom w:val="30"/>
              <w:divBdr>
                <w:top w:val="none" w:sz="0" w:space="0" w:color="auto"/>
                <w:left w:val="none" w:sz="0" w:space="0" w:color="auto"/>
                <w:bottom w:val="none" w:sz="0" w:space="0" w:color="auto"/>
                <w:right w:val="none" w:sz="0" w:space="0" w:color="auto"/>
              </w:divBdr>
              <w:divsChild>
                <w:div w:id="555777351">
                  <w:marLeft w:val="0"/>
                  <w:marRight w:val="0"/>
                  <w:marTop w:val="0"/>
                  <w:marBottom w:val="0"/>
                  <w:divBdr>
                    <w:top w:val="none" w:sz="0" w:space="0" w:color="auto"/>
                    <w:left w:val="none" w:sz="0" w:space="0" w:color="auto"/>
                    <w:bottom w:val="none" w:sz="0" w:space="0" w:color="auto"/>
                    <w:right w:val="none" w:sz="0" w:space="0" w:color="auto"/>
                  </w:divBdr>
                  <w:divsChild>
                    <w:div w:id="1322461124">
                      <w:marLeft w:val="0"/>
                      <w:marRight w:val="0"/>
                      <w:marTop w:val="0"/>
                      <w:marBottom w:val="0"/>
                      <w:divBdr>
                        <w:top w:val="none" w:sz="0" w:space="0" w:color="auto"/>
                        <w:left w:val="none" w:sz="0" w:space="0" w:color="auto"/>
                        <w:bottom w:val="none" w:sz="0" w:space="0" w:color="auto"/>
                        <w:right w:val="none" w:sz="0" w:space="0" w:color="auto"/>
                      </w:divBdr>
                    </w:div>
                  </w:divsChild>
                </w:div>
                <w:div w:id="718897146">
                  <w:marLeft w:val="0"/>
                  <w:marRight w:val="0"/>
                  <w:marTop w:val="0"/>
                  <w:marBottom w:val="0"/>
                  <w:divBdr>
                    <w:top w:val="none" w:sz="0" w:space="0" w:color="auto"/>
                    <w:left w:val="none" w:sz="0" w:space="0" w:color="auto"/>
                    <w:bottom w:val="none" w:sz="0" w:space="0" w:color="auto"/>
                    <w:right w:val="none" w:sz="0" w:space="0" w:color="auto"/>
                  </w:divBdr>
                  <w:divsChild>
                    <w:div w:id="755054453">
                      <w:marLeft w:val="0"/>
                      <w:marRight w:val="0"/>
                      <w:marTop w:val="0"/>
                      <w:marBottom w:val="0"/>
                      <w:divBdr>
                        <w:top w:val="none" w:sz="0" w:space="0" w:color="auto"/>
                        <w:left w:val="none" w:sz="0" w:space="0" w:color="auto"/>
                        <w:bottom w:val="none" w:sz="0" w:space="0" w:color="auto"/>
                        <w:right w:val="none" w:sz="0" w:space="0" w:color="auto"/>
                      </w:divBdr>
                    </w:div>
                  </w:divsChild>
                </w:div>
                <w:div w:id="1024790817">
                  <w:marLeft w:val="0"/>
                  <w:marRight w:val="0"/>
                  <w:marTop w:val="0"/>
                  <w:marBottom w:val="0"/>
                  <w:divBdr>
                    <w:top w:val="none" w:sz="0" w:space="0" w:color="auto"/>
                    <w:left w:val="none" w:sz="0" w:space="0" w:color="auto"/>
                    <w:bottom w:val="none" w:sz="0" w:space="0" w:color="auto"/>
                    <w:right w:val="none" w:sz="0" w:space="0" w:color="auto"/>
                  </w:divBdr>
                </w:div>
                <w:div w:id="17082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34334">
          <w:marLeft w:val="0"/>
          <w:marRight w:val="0"/>
          <w:marTop w:val="0"/>
          <w:marBottom w:val="0"/>
          <w:divBdr>
            <w:top w:val="none" w:sz="0" w:space="0" w:color="auto"/>
            <w:left w:val="none" w:sz="0" w:space="0" w:color="auto"/>
            <w:bottom w:val="none" w:sz="0" w:space="0" w:color="auto"/>
            <w:right w:val="none" w:sz="0" w:space="0" w:color="auto"/>
          </w:divBdr>
          <w:divsChild>
            <w:div w:id="547231261">
              <w:marLeft w:val="0"/>
              <w:marRight w:val="0"/>
              <w:marTop w:val="0"/>
              <w:marBottom w:val="0"/>
              <w:divBdr>
                <w:top w:val="none" w:sz="0" w:space="0" w:color="auto"/>
                <w:left w:val="none" w:sz="0" w:space="0" w:color="auto"/>
                <w:bottom w:val="none" w:sz="0" w:space="0" w:color="auto"/>
                <w:right w:val="none" w:sz="0" w:space="0" w:color="auto"/>
              </w:divBdr>
            </w:div>
            <w:div w:id="1375152860">
              <w:marLeft w:val="0"/>
              <w:marRight w:val="0"/>
              <w:marTop w:val="0"/>
              <w:marBottom w:val="0"/>
              <w:divBdr>
                <w:top w:val="none" w:sz="0" w:space="0" w:color="auto"/>
                <w:left w:val="none" w:sz="0" w:space="0" w:color="auto"/>
                <w:bottom w:val="none" w:sz="0" w:space="0" w:color="auto"/>
                <w:right w:val="none" w:sz="0" w:space="0" w:color="auto"/>
              </w:divBdr>
            </w:div>
            <w:div w:id="1389650928">
              <w:marLeft w:val="0"/>
              <w:marRight w:val="0"/>
              <w:marTop w:val="0"/>
              <w:marBottom w:val="0"/>
              <w:divBdr>
                <w:top w:val="none" w:sz="0" w:space="0" w:color="auto"/>
                <w:left w:val="none" w:sz="0" w:space="0" w:color="auto"/>
                <w:bottom w:val="none" w:sz="0" w:space="0" w:color="auto"/>
                <w:right w:val="none" w:sz="0" w:space="0" w:color="auto"/>
              </w:divBdr>
            </w:div>
            <w:div w:id="1396202746">
              <w:marLeft w:val="0"/>
              <w:marRight w:val="0"/>
              <w:marTop w:val="0"/>
              <w:marBottom w:val="0"/>
              <w:divBdr>
                <w:top w:val="none" w:sz="0" w:space="0" w:color="auto"/>
                <w:left w:val="none" w:sz="0" w:space="0" w:color="auto"/>
                <w:bottom w:val="none" w:sz="0" w:space="0" w:color="auto"/>
                <w:right w:val="none" w:sz="0" w:space="0" w:color="auto"/>
              </w:divBdr>
            </w:div>
            <w:div w:id="1488278346">
              <w:marLeft w:val="0"/>
              <w:marRight w:val="0"/>
              <w:marTop w:val="0"/>
              <w:marBottom w:val="0"/>
              <w:divBdr>
                <w:top w:val="none" w:sz="0" w:space="0" w:color="auto"/>
                <w:left w:val="none" w:sz="0" w:space="0" w:color="auto"/>
                <w:bottom w:val="none" w:sz="0" w:space="0" w:color="auto"/>
                <w:right w:val="none" w:sz="0" w:space="0" w:color="auto"/>
              </w:divBdr>
            </w:div>
            <w:div w:id="1904179283">
              <w:marLeft w:val="0"/>
              <w:marRight w:val="0"/>
              <w:marTop w:val="0"/>
              <w:marBottom w:val="0"/>
              <w:divBdr>
                <w:top w:val="none" w:sz="0" w:space="0" w:color="auto"/>
                <w:left w:val="none" w:sz="0" w:space="0" w:color="auto"/>
                <w:bottom w:val="none" w:sz="0" w:space="0" w:color="auto"/>
                <w:right w:val="none" w:sz="0" w:space="0" w:color="auto"/>
              </w:divBdr>
            </w:div>
          </w:divsChild>
        </w:div>
        <w:div w:id="299502108">
          <w:marLeft w:val="0"/>
          <w:marRight w:val="0"/>
          <w:marTop w:val="0"/>
          <w:marBottom w:val="0"/>
          <w:divBdr>
            <w:top w:val="none" w:sz="0" w:space="0" w:color="auto"/>
            <w:left w:val="none" w:sz="0" w:space="0" w:color="auto"/>
            <w:bottom w:val="none" w:sz="0" w:space="0" w:color="auto"/>
            <w:right w:val="none" w:sz="0" w:space="0" w:color="auto"/>
          </w:divBdr>
          <w:divsChild>
            <w:div w:id="848174673">
              <w:marLeft w:val="0"/>
              <w:marRight w:val="0"/>
              <w:marTop w:val="0"/>
              <w:marBottom w:val="0"/>
              <w:divBdr>
                <w:top w:val="none" w:sz="0" w:space="0" w:color="auto"/>
                <w:left w:val="none" w:sz="0" w:space="0" w:color="auto"/>
                <w:bottom w:val="none" w:sz="0" w:space="0" w:color="auto"/>
                <w:right w:val="none" w:sz="0" w:space="0" w:color="auto"/>
              </w:divBdr>
            </w:div>
            <w:div w:id="1228805393">
              <w:marLeft w:val="0"/>
              <w:marRight w:val="0"/>
              <w:marTop w:val="0"/>
              <w:marBottom w:val="0"/>
              <w:divBdr>
                <w:top w:val="none" w:sz="0" w:space="0" w:color="auto"/>
                <w:left w:val="none" w:sz="0" w:space="0" w:color="auto"/>
                <w:bottom w:val="none" w:sz="0" w:space="0" w:color="auto"/>
                <w:right w:val="none" w:sz="0" w:space="0" w:color="auto"/>
              </w:divBdr>
            </w:div>
            <w:div w:id="1286765987">
              <w:marLeft w:val="0"/>
              <w:marRight w:val="0"/>
              <w:marTop w:val="0"/>
              <w:marBottom w:val="0"/>
              <w:divBdr>
                <w:top w:val="none" w:sz="0" w:space="0" w:color="auto"/>
                <w:left w:val="none" w:sz="0" w:space="0" w:color="auto"/>
                <w:bottom w:val="none" w:sz="0" w:space="0" w:color="auto"/>
                <w:right w:val="none" w:sz="0" w:space="0" w:color="auto"/>
              </w:divBdr>
            </w:div>
          </w:divsChild>
        </w:div>
        <w:div w:id="300502235">
          <w:marLeft w:val="0"/>
          <w:marRight w:val="0"/>
          <w:marTop w:val="0"/>
          <w:marBottom w:val="0"/>
          <w:divBdr>
            <w:top w:val="none" w:sz="0" w:space="0" w:color="auto"/>
            <w:left w:val="none" w:sz="0" w:space="0" w:color="auto"/>
            <w:bottom w:val="none" w:sz="0" w:space="0" w:color="auto"/>
            <w:right w:val="none" w:sz="0" w:space="0" w:color="auto"/>
          </w:divBdr>
          <w:divsChild>
            <w:div w:id="114712411">
              <w:marLeft w:val="0"/>
              <w:marRight w:val="0"/>
              <w:marTop w:val="0"/>
              <w:marBottom w:val="0"/>
              <w:divBdr>
                <w:top w:val="none" w:sz="0" w:space="0" w:color="auto"/>
                <w:left w:val="none" w:sz="0" w:space="0" w:color="auto"/>
                <w:bottom w:val="none" w:sz="0" w:space="0" w:color="auto"/>
                <w:right w:val="none" w:sz="0" w:space="0" w:color="auto"/>
              </w:divBdr>
            </w:div>
            <w:div w:id="523136739">
              <w:marLeft w:val="0"/>
              <w:marRight w:val="0"/>
              <w:marTop w:val="0"/>
              <w:marBottom w:val="0"/>
              <w:divBdr>
                <w:top w:val="none" w:sz="0" w:space="0" w:color="auto"/>
                <w:left w:val="none" w:sz="0" w:space="0" w:color="auto"/>
                <w:bottom w:val="none" w:sz="0" w:space="0" w:color="auto"/>
                <w:right w:val="none" w:sz="0" w:space="0" w:color="auto"/>
              </w:divBdr>
            </w:div>
            <w:div w:id="1512598126">
              <w:marLeft w:val="0"/>
              <w:marRight w:val="0"/>
              <w:marTop w:val="0"/>
              <w:marBottom w:val="0"/>
              <w:divBdr>
                <w:top w:val="none" w:sz="0" w:space="0" w:color="auto"/>
                <w:left w:val="none" w:sz="0" w:space="0" w:color="auto"/>
                <w:bottom w:val="none" w:sz="0" w:space="0" w:color="auto"/>
                <w:right w:val="none" w:sz="0" w:space="0" w:color="auto"/>
              </w:divBdr>
            </w:div>
          </w:divsChild>
        </w:div>
        <w:div w:id="303505894">
          <w:marLeft w:val="0"/>
          <w:marRight w:val="0"/>
          <w:marTop w:val="0"/>
          <w:marBottom w:val="0"/>
          <w:divBdr>
            <w:top w:val="none" w:sz="0" w:space="0" w:color="auto"/>
            <w:left w:val="none" w:sz="0" w:space="0" w:color="auto"/>
            <w:bottom w:val="none" w:sz="0" w:space="0" w:color="auto"/>
            <w:right w:val="none" w:sz="0" w:space="0" w:color="auto"/>
          </w:divBdr>
          <w:divsChild>
            <w:div w:id="126437171">
              <w:marLeft w:val="0"/>
              <w:marRight w:val="0"/>
              <w:marTop w:val="0"/>
              <w:marBottom w:val="0"/>
              <w:divBdr>
                <w:top w:val="none" w:sz="0" w:space="0" w:color="auto"/>
                <w:left w:val="none" w:sz="0" w:space="0" w:color="auto"/>
                <w:bottom w:val="none" w:sz="0" w:space="0" w:color="auto"/>
                <w:right w:val="none" w:sz="0" w:space="0" w:color="auto"/>
              </w:divBdr>
            </w:div>
            <w:div w:id="329874751">
              <w:marLeft w:val="0"/>
              <w:marRight w:val="0"/>
              <w:marTop w:val="0"/>
              <w:marBottom w:val="0"/>
              <w:divBdr>
                <w:top w:val="none" w:sz="0" w:space="0" w:color="auto"/>
                <w:left w:val="none" w:sz="0" w:space="0" w:color="auto"/>
                <w:bottom w:val="none" w:sz="0" w:space="0" w:color="auto"/>
                <w:right w:val="none" w:sz="0" w:space="0" w:color="auto"/>
              </w:divBdr>
            </w:div>
            <w:div w:id="798231637">
              <w:marLeft w:val="0"/>
              <w:marRight w:val="0"/>
              <w:marTop w:val="0"/>
              <w:marBottom w:val="0"/>
              <w:divBdr>
                <w:top w:val="none" w:sz="0" w:space="0" w:color="auto"/>
                <w:left w:val="none" w:sz="0" w:space="0" w:color="auto"/>
                <w:bottom w:val="none" w:sz="0" w:space="0" w:color="auto"/>
                <w:right w:val="none" w:sz="0" w:space="0" w:color="auto"/>
              </w:divBdr>
            </w:div>
            <w:div w:id="1398938837">
              <w:marLeft w:val="0"/>
              <w:marRight w:val="0"/>
              <w:marTop w:val="0"/>
              <w:marBottom w:val="0"/>
              <w:divBdr>
                <w:top w:val="none" w:sz="0" w:space="0" w:color="auto"/>
                <w:left w:val="none" w:sz="0" w:space="0" w:color="auto"/>
                <w:bottom w:val="none" w:sz="0" w:space="0" w:color="auto"/>
                <w:right w:val="none" w:sz="0" w:space="0" w:color="auto"/>
              </w:divBdr>
            </w:div>
            <w:div w:id="1755206266">
              <w:marLeft w:val="0"/>
              <w:marRight w:val="0"/>
              <w:marTop w:val="0"/>
              <w:marBottom w:val="0"/>
              <w:divBdr>
                <w:top w:val="none" w:sz="0" w:space="0" w:color="auto"/>
                <w:left w:val="none" w:sz="0" w:space="0" w:color="auto"/>
                <w:bottom w:val="none" w:sz="0" w:space="0" w:color="auto"/>
                <w:right w:val="none" w:sz="0" w:space="0" w:color="auto"/>
              </w:divBdr>
            </w:div>
            <w:div w:id="1793553235">
              <w:marLeft w:val="0"/>
              <w:marRight w:val="0"/>
              <w:marTop w:val="0"/>
              <w:marBottom w:val="0"/>
              <w:divBdr>
                <w:top w:val="none" w:sz="0" w:space="0" w:color="auto"/>
                <w:left w:val="none" w:sz="0" w:space="0" w:color="auto"/>
                <w:bottom w:val="none" w:sz="0" w:space="0" w:color="auto"/>
                <w:right w:val="none" w:sz="0" w:space="0" w:color="auto"/>
              </w:divBdr>
            </w:div>
            <w:div w:id="1986204126">
              <w:marLeft w:val="0"/>
              <w:marRight w:val="0"/>
              <w:marTop w:val="0"/>
              <w:marBottom w:val="0"/>
              <w:divBdr>
                <w:top w:val="none" w:sz="0" w:space="0" w:color="auto"/>
                <w:left w:val="none" w:sz="0" w:space="0" w:color="auto"/>
                <w:bottom w:val="none" w:sz="0" w:space="0" w:color="auto"/>
                <w:right w:val="none" w:sz="0" w:space="0" w:color="auto"/>
              </w:divBdr>
            </w:div>
          </w:divsChild>
        </w:div>
        <w:div w:id="303896596">
          <w:marLeft w:val="0"/>
          <w:marRight w:val="0"/>
          <w:marTop w:val="0"/>
          <w:marBottom w:val="0"/>
          <w:divBdr>
            <w:top w:val="none" w:sz="0" w:space="0" w:color="auto"/>
            <w:left w:val="none" w:sz="0" w:space="0" w:color="auto"/>
            <w:bottom w:val="none" w:sz="0" w:space="0" w:color="auto"/>
            <w:right w:val="none" w:sz="0" w:space="0" w:color="auto"/>
          </w:divBdr>
          <w:divsChild>
            <w:div w:id="36322730">
              <w:marLeft w:val="0"/>
              <w:marRight w:val="0"/>
              <w:marTop w:val="0"/>
              <w:marBottom w:val="0"/>
              <w:divBdr>
                <w:top w:val="none" w:sz="0" w:space="0" w:color="auto"/>
                <w:left w:val="none" w:sz="0" w:space="0" w:color="auto"/>
                <w:bottom w:val="none" w:sz="0" w:space="0" w:color="auto"/>
                <w:right w:val="none" w:sz="0" w:space="0" w:color="auto"/>
              </w:divBdr>
            </w:div>
            <w:div w:id="82070990">
              <w:marLeft w:val="0"/>
              <w:marRight w:val="0"/>
              <w:marTop w:val="0"/>
              <w:marBottom w:val="0"/>
              <w:divBdr>
                <w:top w:val="none" w:sz="0" w:space="0" w:color="auto"/>
                <w:left w:val="none" w:sz="0" w:space="0" w:color="auto"/>
                <w:bottom w:val="none" w:sz="0" w:space="0" w:color="auto"/>
                <w:right w:val="none" w:sz="0" w:space="0" w:color="auto"/>
              </w:divBdr>
            </w:div>
            <w:div w:id="142091971">
              <w:marLeft w:val="0"/>
              <w:marRight w:val="0"/>
              <w:marTop w:val="0"/>
              <w:marBottom w:val="0"/>
              <w:divBdr>
                <w:top w:val="none" w:sz="0" w:space="0" w:color="auto"/>
                <w:left w:val="none" w:sz="0" w:space="0" w:color="auto"/>
                <w:bottom w:val="none" w:sz="0" w:space="0" w:color="auto"/>
                <w:right w:val="none" w:sz="0" w:space="0" w:color="auto"/>
              </w:divBdr>
            </w:div>
            <w:div w:id="690185969">
              <w:marLeft w:val="0"/>
              <w:marRight w:val="0"/>
              <w:marTop w:val="0"/>
              <w:marBottom w:val="0"/>
              <w:divBdr>
                <w:top w:val="none" w:sz="0" w:space="0" w:color="auto"/>
                <w:left w:val="none" w:sz="0" w:space="0" w:color="auto"/>
                <w:bottom w:val="none" w:sz="0" w:space="0" w:color="auto"/>
                <w:right w:val="none" w:sz="0" w:space="0" w:color="auto"/>
              </w:divBdr>
            </w:div>
            <w:div w:id="1027176240">
              <w:marLeft w:val="0"/>
              <w:marRight w:val="0"/>
              <w:marTop w:val="0"/>
              <w:marBottom w:val="0"/>
              <w:divBdr>
                <w:top w:val="none" w:sz="0" w:space="0" w:color="auto"/>
                <w:left w:val="none" w:sz="0" w:space="0" w:color="auto"/>
                <w:bottom w:val="none" w:sz="0" w:space="0" w:color="auto"/>
                <w:right w:val="none" w:sz="0" w:space="0" w:color="auto"/>
              </w:divBdr>
            </w:div>
            <w:div w:id="1339113354">
              <w:marLeft w:val="0"/>
              <w:marRight w:val="0"/>
              <w:marTop w:val="0"/>
              <w:marBottom w:val="0"/>
              <w:divBdr>
                <w:top w:val="none" w:sz="0" w:space="0" w:color="auto"/>
                <w:left w:val="none" w:sz="0" w:space="0" w:color="auto"/>
                <w:bottom w:val="none" w:sz="0" w:space="0" w:color="auto"/>
                <w:right w:val="none" w:sz="0" w:space="0" w:color="auto"/>
              </w:divBdr>
            </w:div>
            <w:div w:id="1604460239">
              <w:marLeft w:val="0"/>
              <w:marRight w:val="0"/>
              <w:marTop w:val="0"/>
              <w:marBottom w:val="0"/>
              <w:divBdr>
                <w:top w:val="none" w:sz="0" w:space="0" w:color="auto"/>
                <w:left w:val="none" w:sz="0" w:space="0" w:color="auto"/>
                <w:bottom w:val="none" w:sz="0" w:space="0" w:color="auto"/>
                <w:right w:val="none" w:sz="0" w:space="0" w:color="auto"/>
              </w:divBdr>
            </w:div>
            <w:div w:id="1639187099">
              <w:marLeft w:val="0"/>
              <w:marRight w:val="0"/>
              <w:marTop w:val="0"/>
              <w:marBottom w:val="0"/>
              <w:divBdr>
                <w:top w:val="none" w:sz="0" w:space="0" w:color="auto"/>
                <w:left w:val="none" w:sz="0" w:space="0" w:color="auto"/>
                <w:bottom w:val="none" w:sz="0" w:space="0" w:color="auto"/>
                <w:right w:val="none" w:sz="0" w:space="0" w:color="auto"/>
              </w:divBdr>
            </w:div>
            <w:div w:id="1786927414">
              <w:marLeft w:val="0"/>
              <w:marRight w:val="0"/>
              <w:marTop w:val="0"/>
              <w:marBottom w:val="0"/>
              <w:divBdr>
                <w:top w:val="none" w:sz="0" w:space="0" w:color="auto"/>
                <w:left w:val="none" w:sz="0" w:space="0" w:color="auto"/>
                <w:bottom w:val="none" w:sz="0" w:space="0" w:color="auto"/>
                <w:right w:val="none" w:sz="0" w:space="0" w:color="auto"/>
              </w:divBdr>
            </w:div>
          </w:divsChild>
        </w:div>
        <w:div w:id="321399154">
          <w:marLeft w:val="0"/>
          <w:marRight w:val="0"/>
          <w:marTop w:val="0"/>
          <w:marBottom w:val="0"/>
          <w:divBdr>
            <w:top w:val="none" w:sz="0" w:space="0" w:color="auto"/>
            <w:left w:val="none" w:sz="0" w:space="0" w:color="auto"/>
            <w:bottom w:val="none" w:sz="0" w:space="0" w:color="auto"/>
            <w:right w:val="none" w:sz="0" w:space="0" w:color="auto"/>
          </w:divBdr>
          <w:divsChild>
            <w:div w:id="1482622984">
              <w:marLeft w:val="-75"/>
              <w:marRight w:val="0"/>
              <w:marTop w:val="30"/>
              <w:marBottom w:val="30"/>
              <w:divBdr>
                <w:top w:val="none" w:sz="0" w:space="0" w:color="auto"/>
                <w:left w:val="none" w:sz="0" w:space="0" w:color="auto"/>
                <w:bottom w:val="none" w:sz="0" w:space="0" w:color="auto"/>
                <w:right w:val="none" w:sz="0" w:space="0" w:color="auto"/>
              </w:divBdr>
              <w:divsChild>
                <w:div w:id="1058017733">
                  <w:marLeft w:val="0"/>
                  <w:marRight w:val="0"/>
                  <w:marTop w:val="0"/>
                  <w:marBottom w:val="0"/>
                  <w:divBdr>
                    <w:top w:val="none" w:sz="0" w:space="0" w:color="auto"/>
                    <w:left w:val="none" w:sz="0" w:space="0" w:color="auto"/>
                    <w:bottom w:val="none" w:sz="0" w:space="0" w:color="auto"/>
                    <w:right w:val="none" w:sz="0" w:space="0" w:color="auto"/>
                  </w:divBdr>
                </w:div>
                <w:div w:id="1719668706">
                  <w:marLeft w:val="0"/>
                  <w:marRight w:val="0"/>
                  <w:marTop w:val="0"/>
                  <w:marBottom w:val="0"/>
                  <w:divBdr>
                    <w:top w:val="none" w:sz="0" w:space="0" w:color="auto"/>
                    <w:left w:val="none" w:sz="0" w:space="0" w:color="auto"/>
                    <w:bottom w:val="none" w:sz="0" w:space="0" w:color="auto"/>
                    <w:right w:val="none" w:sz="0" w:space="0" w:color="auto"/>
                  </w:divBdr>
                </w:div>
                <w:div w:id="1726299537">
                  <w:marLeft w:val="0"/>
                  <w:marRight w:val="0"/>
                  <w:marTop w:val="0"/>
                  <w:marBottom w:val="0"/>
                  <w:divBdr>
                    <w:top w:val="none" w:sz="0" w:space="0" w:color="auto"/>
                    <w:left w:val="none" w:sz="0" w:space="0" w:color="auto"/>
                    <w:bottom w:val="none" w:sz="0" w:space="0" w:color="auto"/>
                    <w:right w:val="none" w:sz="0" w:space="0" w:color="auto"/>
                  </w:divBdr>
                  <w:divsChild>
                    <w:div w:id="536116752">
                      <w:marLeft w:val="0"/>
                      <w:marRight w:val="0"/>
                      <w:marTop w:val="0"/>
                      <w:marBottom w:val="0"/>
                      <w:divBdr>
                        <w:top w:val="none" w:sz="0" w:space="0" w:color="auto"/>
                        <w:left w:val="none" w:sz="0" w:space="0" w:color="auto"/>
                        <w:bottom w:val="none" w:sz="0" w:space="0" w:color="auto"/>
                        <w:right w:val="none" w:sz="0" w:space="0" w:color="auto"/>
                      </w:divBdr>
                    </w:div>
                  </w:divsChild>
                </w:div>
                <w:div w:id="1822186316">
                  <w:marLeft w:val="0"/>
                  <w:marRight w:val="0"/>
                  <w:marTop w:val="0"/>
                  <w:marBottom w:val="0"/>
                  <w:divBdr>
                    <w:top w:val="none" w:sz="0" w:space="0" w:color="auto"/>
                    <w:left w:val="none" w:sz="0" w:space="0" w:color="auto"/>
                    <w:bottom w:val="none" w:sz="0" w:space="0" w:color="auto"/>
                    <w:right w:val="none" w:sz="0" w:space="0" w:color="auto"/>
                  </w:divBdr>
                  <w:divsChild>
                    <w:div w:id="12808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245915">
          <w:marLeft w:val="0"/>
          <w:marRight w:val="0"/>
          <w:marTop w:val="0"/>
          <w:marBottom w:val="0"/>
          <w:divBdr>
            <w:top w:val="none" w:sz="0" w:space="0" w:color="auto"/>
            <w:left w:val="none" w:sz="0" w:space="0" w:color="auto"/>
            <w:bottom w:val="none" w:sz="0" w:space="0" w:color="auto"/>
            <w:right w:val="none" w:sz="0" w:space="0" w:color="auto"/>
          </w:divBdr>
          <w:divsChild>
            <w:div w:id="1028410077">
              <w:marLeft w:val="-75"/>
              <w:marRight w:val="0"/>
              <w:marTop w:val="30"/>
              <w:marBottom w:val="30"/>
              <w:divBdr>
                <w:top w:val="none" w:sz="0" w:space="0" w:color="auto"/>
                <w:left w:val="none" w:sz="0" w:space="0" w:color="auto"/>
                <w:bottom w:val="none" w:sz="0" w:space="0" w:color="auto"/>
                <w:right w:val="none" w:sz="0" w:space="0" w:color="auto"/>
              </w:divBdr>
              <w:divsChild>
                <w:div w:id="891499005">
                  <w:marLeft w:val="0"/>
                  <w:marRight w:val="0"/>
                  <w:marTop w:val="0"/>
                  <w:marBottom w:val="0"/>
                  <w:divBdr>
                    <w:top w:val="none" w:sz="0" w:space="0" w:color="auto"/>
                    <w:left w:val="none" w:sz="0" w:space="0" w:color="auto"/>
                    <w:bottom w:val="none" w:sz="0" w:space="0" w:color="auto"/>
                    <w:right w:val="none" w:sz="0" w:space="0" w:color="auto"/>
                  </w:divBdr>
                  <w:divsChild>
                    <w:div w:id="2030981357">
                      <w:marLeft w:val="0"/>
                      <w:marRight w:val="0"/>
                      <w:marTop w:val="0"/>
                      <w:marBottom w:val="0"/>
                      <w:divBdr>
                        <w:top w:val="none" w:sz="0" w:space="0" w:color="auto"/>
                        <w:left w:val="none" w:sz="0" w:space="0" w:color="auto"/>
                        <w:bottom w:val="none" w:sz="0" w:space="0" w:color="auto"/>
                        <w:right w:val="none" w:sz="0" w:space="0" w:color="auto"/>
                      </w:divBdr>
                    </w:div>
                  </w:divsChild>
                </w:div>
                <w:div w:id="1140148076">
                  <w:marLeft w:val="0"/>
                  <w:marRight w:val="0"/>
                  <w:marTop w:val="0"/>
                  <w:marBottom w:val="0"/>
                  <w:divBdr>
                    <w:top w:val="none" w:sz="0" w:space="0" w:color="auto"/>
                    <w:left w:val="none" w:sz="0" w:space="0" w:color="auto"/>
                    <w:bottom w:val="none" w:sz="0" w:space="0" w:color="auto"/>
                    <w:right w:val="none" w:sz="0" w:space="0" w:color="auto"/>
                  </w:divBdr>
                </w:div>
                <w:div w:id="1375500322">
                  <w:marLeft w:val="0"/>
                  <w:marRight w:val="0"/>
                  <w:marTop w:val="0"/>
                  <w:marBottom w:val="0"/>
                  <w:divBdr>
                    <w:top w:val="none" w:sz="0" w:space="0" w:color="auto"/>
                    <w:left w:val="none" w:sz="0" w:space="0" w:color="auto"/>
                    <w:bottom w:val="none" w:sz="0" w:space="0" w:color="auto"/>
                    <w:right w:val="none" w:sz="0" w:space="0" w:color="auto"/>
                  </w:divBdr>
                </w:div>
                <w:div w:id="1556894385">
                  <w:marLeft w:val="0"/>
                  <w:marRight w:val="0"/>
                  <w:marTop w:val="0"/>
                  <w:marBottom w:val="0"/>
                  <w:divBdr>
                    <w:top w:val="none" w:sz="0" w:space="0" w:color="auto"/>
                    <w:left w:val="none" w:sz="0" w:space="0" w:color="auto"/>
                    <w:bottom w:val="none" w:sz="0" w:space="0" w:color="auto"/>
                    <w:right w:val="none" w:sz="0" w:space="0" w:color="auto"/>
                  </w:divBdr>
                  <w:divsChild>
                    <w:div w:id="20859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29066">
          <w:marLeft w:val="0"/>
          <w:marRight w:val="0"/>
          <w:marTop w:val="0"/>
          <w:marBottom w:val="0"/>
          <w:divBdr>
            <w:top w:val="none" w:sz="0" w:space="0" w:color="auto"/>
            <w:left w:val="none" w:sz="0" w:space="0" w:color="auto"/>
            <w:bottom w:val="none" w:sz="0" w:space="0" w:color="auto"/>
            <w:right w:val="none" w:sz="0" w:space="0" w:color="auto"/>
          </w:divBdr>
          <w:divsChild>
            <w:div w:id="335111222">
              <w:marLeft w:val="0"/>
              <w:marRight w:val="0"/>
              <w:marTop w:val="0"/>
              <w:marBottom w:val="0"/>
              <w:divBdr>
                <w:top w:val="none" w:sz="0" w:space="0" w:color="auto"/>
                <w:left w:val="none" w:sz="0" w:space="0" w:color="auto"/>
                <w:bottom w:val="none" w:sz="0" w:space="0" w:color="auto"/>
                <w:right w:val="none" w:sz="0" w:space="0" w:color="auto"/>
              </w:divBdr>
            </w:div>
            <w:div w:id="792599573">
              <w:marLeft w:val="0"/>
              <w:marRight w:val="0"/>
              <w:marTop w:val="0"/>
              <w:marBottom w:val="0"/>
              <w:divBdr>
                <w:top w:val="none" w:sz="0" w:space="0" w:color="auto"/>
                <w:left w:val="none" w:sz="0" w:space="0" w:color="auto"/>
                <w:bottom w:val="none" w:sz="0" w:space="0" w:color="auto"/>
                <w:right w:val="none" w:sz="0" w:space="0" w:color="auto"/>
              </w:divBdr>
            </w:div>
            <w:div w:id="1812018871">
              <w:marLeft w:val="0"/>
              <w:marRight w:val="0"/>
              <w:marTop w:val="0"/>
              <w:marBottom w:val="0"/>
              <w:divBdr>
                <w:top w:val="none" w:sz="0" w:space="0" w:color="auto"/>
                <w:left w:val="none" w:sz="0" w:space="0" w:color="auto"/>
                <w:bottom w:val="none" w:sz="0" w:space="0" w:color="auto"/>
                <w:right w:val="none" w:sz="0" w:space="0" w:color="auto"/>
              </w:divBdr>
            </w:div>
            <w:div w:id="2027317558">
              <w:marLeft w:val="0"/>
              <w:marRight w:val="0"/>
              <w:marTop w:val="0"/>
              <w:marBottom w:val="0"/>
              <w:divBdr>
                <w:top w:val="none" w:sz="0" w:space="0" w:color="auto"/>
                <w:left w:val="none" w:sz="0" w:space="0" w:color="auto"/>
                <w:bottom w:val="none" w:sz="0" w:space="0" w:color="auto"/>
                <w:right w:val="none" w:sz="0" w:space="0" w:color="auto"/>
              </w:divBdr>
            </w:div>
          </w:divsChild>
        </w:div>
        <w:div w:id="360476412">
          <w:marLeft w:val="0"/>
          <w:marRight w:val="0"/>
          <w:marTop w:val="0"/>
          <w:marBottom w:val="0"/>
          <w:divBdr>
            <w:top w:val="none" w:sz="0" w:space="0" w:color="auto"/>
            <w:left w:val="none" w:sz="0" w:space="0" w:color="auto"/>
            <w:bottom w:val="none" w:sz="0" w:space="0" w:color="auto"/>
            <w:right w:val="none" w:sz="0" w:space="0" w:color="auto"/>
          </w:divBdr>
        </w:div>
        <w:div w:id="383221078">
          <w:marLeft w:val="0"/>
          <w:marRight w:val="0"/>
          <w:marTop w:val="0"/>
          <w:marBottom w:val="0"/>
          <w:divBdr>
            <w:top w:val="none" w:sz="0" w:space="0" w:color="auto"/>
            <w:left w:val="none" w:sz="0" w:space="0" w:color="auto"/>
            <w:bottom w:val="none" w:sz="0" w:space="0" w:color="auto"/>
            <w:right w:val="none" w:sz="0" w:space="0" w:color="auto"/>
          </w:divBdr>
          <w:divsChild>
            <w:div w:id="46422656">
              <w:marLeft w:val="0"/>
              <w:marRight w:val="0"/>
              <w:marTop w:val="0"/>
              <w:marBottom w:val="0"/>
              <w:divBdr>
                <w:top w:val="none" w:sz="0" w:space="0" w:color="auto"/>
                <w:left w:val="none" w:sz="0" w:space="0" w:color="auto"/>
                <w:bottom w:val="none" w:sz="0" w:space="0" w:color="auto"/>
                <w:right w:val="none" w:sz="0" w:space="0" w:color="auto"/>
              </w:divBdr>
            </w:div>
            <w:div w:id="209268911">
              <w:marLeft w:val="0"/>
              <w:marRight w:val="0"/>
              <w:marTop w:val="0"/>
              <w:marBottom w:val="0"/>
              <w:divBdr>
                <w:top w:val="none" w:sz="0" w:space="0" w:color="auto"/>
                <w:left w:val="none" w:sz="0" w:space="0" w:color="auto"/>
                <w:bottom w:val="none" w:sz="0" w:space="0" w:color="auto"/>
                <w:right w:val="none" w:sz="0" w:space="0" w:color="auto"/>
              </w:divBdr>
            </w:div>
            <w:div w:id="271400036">
              <w:marLeft w:val="0"/>
              <w:marRight w:val="0"/>
              <w:marTop w:val="0"/>
              <w:marBottom w:val="0"/>
              <w:divBdr>
                <w:top w:val="none" w:sz="0" w:space="0" w:color="auto"/>
                <w:left w:val="none" w:sz="0" w:space="0" w:color="auto"/>
                <w:bottom w:val="none" w:sz="0" w:space="0" w:color="auto"/>
                <w:right w:val="none" w:sz="0" w:space="0" w:color="auto"/>
              </w:divBdr>
            </w:div>
            <w:div w:id="810100609">
              <w:marLeft w:val="0"/>
              <w:marRight w:val="0"/>
              <w:marTop w:val="0"/>
              <w:marBottom w:val="0"/>
              <w:divBdr>
                <w:top w:val="none" w:sz="0" w:space="0" w:color="auto"/>
                <w:left w:val="none" w:sz="0" w:space="0" w:color="auto"/>
                <w:bottom w:val="none" w:sz="0" w:space="0" w:color="auto"/>
                <w:right w:val="none" w:sz="0" w:space="0" w:color="auto"/>
              </w:divBdr>
            </w:div>
            <w:div w:id="1092312738">
              <w:marLeft w:val="0"/>
              <w:marRight w:val="0"/>
              <w:marTop w:val="0"/>
              <w:marBottom w:val="0"/>
              <w:divBdr>
                <w:top w:val="none" w:sz="0" w:space="0" w:color="auto"/>
                <w:left w:val="none" w:sz="0" w:space="0" w:color="auto"/>
                <w:bottom w:val="none" w:sz="0" w:space="0" w:color="auto"/>
                <w:right w:val="none" w:sz="0" w:space="0" w:color="auto"/>
              </w:divBdr>
            </w:div>
            <w:div w:id="1194727865">
              <w:marLeft w:val="0"/>
              <w:marRight w:val="0"/>
              <w:marTop w:val="0"/>
              <w:marBottom w:val="0"/>
              <w:divBdr>
                <w:top w:val="none" w:sz="0" w:space="0" w:color="auto"/>
                <w:left w:val="none" w:sz="0" w:space="0" w:color="auto"/>
                <w:bottom w:val="none" w:sz="0" w:space="0" w:color="auto"/>
                <w:right w:val="none" w:sz="0" w:space="0" w:color="auto"/>
              </w:divBdr>
            </w:div>
            <w:div w:id="1664163059">
              <w:marLeft w:val="0"/>
              <w:marRight w:val="0"/>
              <w:marTop w:val="0"/>
              <w:marBottom w:val="0"/>
              <w:divBdr>
                <w:top w:val="none" w:sz="0" w:space="0" w:color="auto"/>
                <w:left w:val="none" w:sz="0" w:space="0" w:color="auto"/>
                <w:bottom w:val="none" w:sz="0" w:space="0" w:color="auto"/>
                <w:right w:val="none" w:sz="0" w:space="0" w:color="auto"/>
              </w:divBdr>
            </w:div>
            <w:div w:id="1861963793">
              <w:marLeft w:val="0"/>
              <w:marRight w:val="0"/>
              <w:marTop w:val="0"/>
              <w:marBottom w:val="0"/>
              <w:divBdr>
                <w:top w:val="none" w:sz="0" w:space="0" w:color="auto"/>
                <w:left w:val="none" w:sz="0" w:space="0" w:color="auto"/>
                <w:bottom w:val="none" w:sz="0" w:space="0" w:color="auto"/>
                <w:right w:val="none" w:sz="0" w:space="0" w:color="auto"/>
              </w:divBdr>
            </w:div>
          </w:divsChild>
        </w:div>
        <w:div w:id="383867687">
          <w:marLeft w:val="0"/>
          <w:marRight w:val="0"/>
          <w:marTop w:val="0"/>
          <w:marBottom w:val="0"/>
          <w:divBdr>
            <w:top w:val="none" w:sz="0" w:space="0" w:color="auto"/>
            <w:left w:val="none" w:sz="0" w:space="0" w:color="auto"/>
            <w:bottom w:val="none" w:sz="0" w:space="0" w:color="auto"/>
            <w:right w:val="none" w:sz="0" w:space="0" w:color="auto"/>
          </w:divBdr>
          <w:divsChild>
            <w:div w:id="399594292">
              <w:marLeft w:val="0"/>
              <w:marRight w:val="0"/>
              <w:marTop w:val="0"/>
              <w:marBottom w:val="0"/>
              <w:divBdr>
                <w:top w:val="none" w:sz="0" w:space="0" w:color="auto"/>
                <w:left w:val="none" w:sz="0" w:space="0" w:color="auto"/>
                <w:bottom w:val="none" w:sz="0" w:space="0" w:color="auto"/>
                <w:right w:val="none" w:sz="0" w:space="0" w:color="auto"/>
              </w:divBdr>
            </w:div>
            <w:div w:id="422605277">
              <w:marLeft w:val="0"/>
              <w:marRight w:val="0"/>
              <w:marTop w:val="0"/>
              <w:marBottom w:val="0"/>
              <w:divBdr>
                <w:top w:val="none" w:sz="0" w:space="0" w:color="auto"/>
                <w:left w:val="none" w:sz="0" w:space="0" w:color="auto"/>
                <w:bottom w:val="none" w:sz="0" w:space="0" w:color="auto"/>
                <w:right w:val="none" w:sz="0" w:space="0" w:color="auto"/>
              </w:divBdr>
            </w:div>
            <w:div w:id="1499079576">
              <w:marLeft w:val="0"/>
              <w:marRight w:val="0"/>
              <w:marTop w:val="0"/>
              <w:marBottom w:val="0"/>
              <w:divBdr>
                <w:top w:val="none" w:sz="0" w:space="0" w:color="auto"/>
                <w:left w:val="none" w:sz="0" w:space="0" w:color="auto"/>
                <w:bottom w:val="none" w:sz="0" w:space="0" w:color="auto"/>
                <w:right w:val="none" w:sz="0" w:space="0" w:color="auto"/>
              </w:divBdr>
            </w:div>
          </w:divsChild>
        </w:div>
        <w:div w:id="389115686">
          <w:marLeft w:val="0"/>
          <w:marRight w:val="0"/>
          <w:marTop w:val="0"/>
          <w:marBottom w:val="0"/>
          <w:divBdr>
            <w:top w:val="none" w:sz="0" w:space="0" w:color="auto"/>
            <w:left w:val="none" w:sz="0" w:space="0" w:color="auto"/>
            <w:bottom w:val="none" w:sz="0" w:space="0" w:color="auto"/>
            <w:right w:val="none" w:sz="0" w:space="0" w:color="auto"/>
          </w:divBdr>
          <w:divsChild>
            <w:div w:id="1475372727">
              <w:marLeft w:val="0"/>
              <w:marRight w:val="0"/>
              <w:marTop w:val="0"/>
              <w:marBottom w:val="0"/>
              <w:divBdr>
                <w:top w:val="none" w:sz="0" w:space="0" w:color="auto"/>
                <w:left w:val="none" w:sz="0" w:space="0" w:color="auto"/>
                <w:bottom w:val="none" w:sz="0" w:space="0" w:color="auto"/>
                <w:right w:val="none" w:sz="0" w:space="0" w:color="auto"/>
              </w:divBdr>
            </w:div>
            <w:div w:id="1799181241">
              <w:marLeft w:val="0"/>
              <w:marRight w:val="0"/>
              <w:marTop w:val="0"/>
              <w:marBottom w:val="0"/>
              <w:divBdr>
                <w:top w:val="none" w:sz="0" w:space="0" w:color="auto"/>
                <w:left w:val="none" w:sz="0" w:space="0" w:color="auto"/>
                <w:bottom w:val="none" w:sz="0" w:space="0" w:color="auto"/>
                <w:right w:val="none" w:sz="0" w:space="0" w:color="auto"/>
              </w:divBdr>
            </w:div>
            <w:div w:id="2044397888">
              <w:marLeft w:val="0"/>
              <w:marRight w:val="0"/>
              <w:marTop w:val="0"/>
              <w:marBottom w:val="0"/>
              <w:divBdr>
                <w:top w:val="none" w:sz="0" w:space="0" w:color="auto"/>
                <w:left w:val="none" w:sz="0" w:space="0" w:color="auto"/>
                <w:bottom w:val="none" w:sz="0" w:space="0" w:color="auto"/>
                <w:right w:val="none" w:sz="0" w:space="0" w:color="auto"/>
              </w:divBdr>
            </w:div>
          </w:divsChild>
        </w:div>
        <w:div w:id="440225768">
          <w:marLeft w:val="0"/>
          <w:marRight w:val="0"/>
          <w:marTop w:val="0"/>
          <w:marBottom w:val="0"/>
          <w:divBdr>
            <w:top w:val="none" w:sz="0" w:space="0" w:color="auto"/>
            <w:left w:val="none" w:sz="0" w:space="0" w:color="auto"/>
            <w:bottom w:val="none" w:sz="0" w:space="0" w:color="auto"/>
            <w:right w:val="none" w:sz="0" w:space="0" w:color="auto"/>
          </w:divBdr>
          <w:divsChild>
            <w:div w:id="1844973309">
              <w:marLeft w:val="-75"/>
              <w:marRight w:val="0"/>
              <w:marTop w:val="30"/>
              <w:marBottom w:val="30"/>
              <w:divBdr>
                <w:top w:val="none" w:sz="0" w:space="0" w:color="auto"/>
                <w:left w:val="none" w:sz="0" w:space="0" w:color="auto"/>
                <w:bottom w:val="none" w:sz="0" w:space="0" w:color="auto"/>
                <w:right w:val="none" w:sz="0" w:space="0" w:color="auto"/>
              </w:divBdr>
              <w:divsChild>
                <w:div w:id="156042490">
                  <w:marLeft w:val="0"/>
                  <w:marRight w:val="0"/>
                  <w:marTop w:val="0"/>
                  <w:marBottom w:val="0"/>
                  <w:divBdr>
                    <w:top w:val="none" w:sz="0" w:space="0" w:color="auto"/>
                    <w:left w:val="none" w:sz="0" w:space="0" w:color="auto"/>
                    <w:bottom w:val="none" w:sz="0" w:space="0" w:color="auto"/>
                    <w:right w:val="none" w:sz="0" w:space="0" w:color="auto"/>
                  </w:divBdr>
                </w:div>
                <w:div w:id="1696927864">
                  <w:marLeft w:val="0"/>
                  <w:marRight w:val="0"/>
                  <w:marTop w:val="0"/>
                  <w:marBottom w:val="0"/>
                  <w:divBdr>
                    <w:top w:val="none" w:sz="0" w:space="0" w:color="auto"/>
                    <w:left w:val="none" w:sz="0" w:space="0" w:color="auto"/>
                    <w:bottom w:val="none" w:sz="0" w:space="0" w:color="auto"/>
                    <w:right w:val="none" w:sz="0" w:space="0" w:color="auto"/>
                  </w:divBdr>
                  <w:divsChild>
                    <w:div w:id="2033532862">
                      <w:marLeft w:val="0"/>
                      <w:marRight w:val="0"/>
                      <w:marTop w:val="0"/>
                      <w:marBottom w:val="0"/>
                      <w:divBdr>
                        <w:top w:val="none" w:sz="0" w:space="0" w:color="auto"/>
                        <w:left w:val="none" w:sz="0" w:space="0" w:color="auto"/>
                        <w:bottom w:val="none" w:sz="0" w:space="0" w:color="auto"/>
                        <w:right w:val="none" w:sz="0" w:space="0" w:color="auto"/>
                      </w:divBdr>
                    </w:div>
                  </w:divsChild>
                </w:div>
                <w:div w:id="1789423205">
                  <w:marLeft w:val="0"/>
                  <w:marRight w:val="0"/>
                  <w:marTop w:val="0"/>
                  <w:marBottom w:val="0"/>
                  <w:divBdr>
                    <w:top w:val="none" w:sz="0" w:space="0" w:color="auto"/>
                    <w:left w:val="none" w:sz="0" w:space="0" w:color="auto"/>
                    <w:bottom w:val="none" w:sz="0" w:space="0" w:color="auto"/>
                    <w:right w:val="none" w:sz="0" w:space="0" w:color="auto"/>
                  </w:divBdr>
                  <w:divsChild>
                    <w:div w:id="1637031107">
                      <w:marLeft w:val="0"/>
                      <w:marRight w:val="0"/>
                      <w:marTop w:val="0"/>
                      <w:marBottom w:val="0"/>
                      <w:divBdr>
                        <w:top w:val="none" w:sz="0" w:space="0" w:color="auto"/>
                        <w:left w:val="none" w:sz="0" w:space="0" w:color="auto"/>
                        <w:bottom w:val="none" w:sz="0" w:space="0" w:color="auto"/>
                        <w:right w:val="none" w:sz="0" w:space="0" w:color="auto"/>
                      </w:divBdr>
                    </w:div>
                  </w:divsChild>
                </w:div>
                <w:div w:id="205418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2064">
          <w:marLeft w:val="0"/>
          <w:marRight w:val="0"/>
          <w:marTop w:val="0"/>
          <w:marBottom w:val="0"/>
          <w:divBdr>
            <w:top w:val="none" w:sz="0" w:space="0" w:color="auto"/>
            <w:left w:val="none" w:sz="0" w:space="0" w:color="auto"/>
            <w:bottom w:val="none" w:sz="0" w:space="0" w:color="auto"/>
            <w:right w:val="none" w:sz="0" w:space="0" w:color="auto"/>
          </w:divBdr>
        </w:div>
        <w:div w:id="471750008">
          <w:marLeft w:val="0"/>
          <w:marRight w:val="0"/>
          <w:marTop w:val="0"/>
          <w:marBottom w:val="0"/>
          <w:divBdr>
            <w:top w:val="none" w:sz="0" w:space="0" w:color="auto"/>
            <w:left w:val="none" w:sz="0" w:space="0" w:color="auto"/>
            <w:bottom w:val="none" w:sz="0" w:space="0" w:color="auto"/>
            <w:right w:val="none" w:sz="0" w:space="0" w:color="auto"/>
          </w:divBdr>
          <w:divsChild>
            <w:div w:id="81680754">
              <w:marLeft w:val="0"/>
              <w:marRight w:val="0"/>
              <w:marTop w:val="0"/>
              <w:marBottom w:val="0"/>
              <w:divBdr>
                <w:top w:val="none" w:sz="0" w:space="0" w:color="auto"/>
                <w:left w:val="none" w:sz="0" w:space="0" w:color="auto"/>
                <w:bottom w:val="none" w:sz="0" w:space="0" w:color="auto"/>
                <w:right w:val="none" w:sz="0" w:space="0" w:color="auto"/>
              </w:divBdr>
            </w:div>
            <w:div w:id="145509892">
              <w:marLeft w:val="0"/>
              <w:marRight w:val="0"/>
              <w:marTop w:val="0"/>
              <w:marBottom w:val="0"/>
              <w:divBdr>
                <w:top w:val="none" w:sz="0" w:space="0" w:color="auto"/>
                <w:left w:val="none" w:sz="0" w:space="0" w:color="auto"/>
                <w:bottom w:val="none" w:sz="0" w:space="0" w:color="auto"/>
                <w:right w:val="none" w:sz="0" w:space="0" w:color="auto"/>
              </w:divBdr>
            </w:div>
            <w:div w:id="607349747">
              <w:marLeft w:val="0"/>
              <w:marRight w:val="0"/>
              <w:marTop w:val="0"/>
              <w:marBottom w:val="0"/>
              <w:divBdr>
                <w:top w:val="none" w:sz="0" w:space="0" w:color="auto"/>
                <w:left w:val="none" w:sz="0" w:space="0" w:color="auto"/>
                <w:bottom w:val="none" w:sz="0" w:space="0" w:color="auto"/>
                <w:right w:val="none" w:sz="0" w:space="0" w:color="auto"/>
              </w:divBdr>
            </w:div>
            <w:div w:id="983660950">
              <w:marLeft w:val="0"/>
              <w:marRight w:val="0"/>
              <w:marTop w:val="0"/>
              <w:marBottom w:val="0"/>
              <w:divBdr>
                <w:top w:val="none" w:sz="0" w:space="0" w:color="auto"/>
                <w:left w:val="none" w:sz="0" w:space="0" w:color="auto"/>
                <w:bottom w:val="none" w:sz="0" w:space="0" w:color="auto"/>
                <w:right w:val="none" w:sz="0" w:space="0" w:color="auto"/>
              </w:divBdr>
            </w:div>
            <w:div w:id="1878859534">
              <w:marLeft w:val="0"/>
              <w:marRight w:val="0"/>
              <w:marTop w:val="0"/>
              <w:marBottom w:val="0"/>
              <w:divBdr>
                <w:top w:val="none" w:sz="0" w:space="0" w:color="auto"/>
                <w:left w:val="none" w:sz="0" w:space="0" w:color="auto"/>
                <w:bottom w:val="none" w:sz="0" w:space="0" w:color="auto"/>
                <w:right w:val="none" w:sz="0" w:space="0" w:color="auto"/>
              </w:divBdr>
            </w:div>
            <w:div w:id="2123106457">
              <w:marLeft w:val="0"/>
              <w:marRight w:val="0"/>
              <w:marTop w:val="0"/>
              <w:marBottom w:val="0"/>
              <w:divBdr>
                <w:top w:val="none" w:sz="0" w:space="0" w:color="auto"/>
                <w:left w:val="none" w:sz="0" w:space="0" w:color="auto"/>
                <w:bottom w:val="none" w:sz="0" w:space="0" w:color="auto"/>
                <w:right w:val="none" w:sz="0" w:space="0" w:color="auto"/>
              </w:divBdr>
            </w:div>
          </w:divsChild>
        </w:div>
        <w:div w:id="474418550">
          <w:marLeft w:val="0"/>
          <w:marRight w:val="0"/>
          <w:marTop w:val="0"/>
          <w:marBottom w:val="0"/>
          <w:divBdr>
            <w:top w:val="none" w:sz="0" w:space="0" w:color="auto"/>
            <w:left w:val="none" w:sz="0" w:space="0" w:color="auto"/>
            <w:bottom w:val="none" w:sz="0" w:space="0" w:color="auto"/>
            <w:right w:val="none" w:sz="0" w:space="0" w:color="auto"/>
          </w:divBdr>
          <w:divsChild>
            <w:div w:id="669333565">
              <w:marLeft w:val="0"/>
              <w:marRight w:val="0"/>
              <w:marTop w:val="0"/>
              <w:marBottom w:val="0"/>
              <w:divBdr>
                <w:top w:val="none" w:sz="0" w:space="0" w:color="auto"/>
                <w:left w:val="none" w:sz="0" w:space="0" w:color="auto"/>
                <w:bottom w:val="none" w:sz="0" w:space="0" w:color="auto"/>
                <w:right w:val="none" w:sz="0" w:space="0" w:color="auto"/>
              </w:divBdr>
            </w:div>
            <w:div w:id="1586760666">
              <w:marLeft w:val="0"/>
              <w:marRight w:val="0"/>
              <w:marTop w:val="0"/>
              <w:marBottom w:val="0"/>
              <w:divBdr>
                <w:top w:val="none" w:sz="0" w:space="0" w:color="auto"/>
                <w:left w:val="none" w:sz="0" w:space="0" w:color="auto"/>
                <w:bottom w:val="none" w:sz="0" w:space="0" w:color="auto"/>
                <w:right w:val="none" w:sz="0" w:space="0" w:color="auto"/>
              </w:divBdr>
            </w:div>
            <w:div w:id="1647735127">
              <w:marLeft w:val="0"/>
              <w:marRight w:val="0"/>
              <w:marTop w:val="0"/>
              <w:marBottom w:val="0"/>
              <w:divBdr>
                <w:top w:val="none" w:sz="0" w:space="0" w:color="auto"/>
                <w:left w:val="none" w:sz="0" w:space="0" w:color="auto"/>
                <w:bottom w:val="none" w:sz="0" w:space="0" w:color="auto"/>
                <w:right w:val="none" w:sz="0" w:space="0" w:color="auto"/>
              </w:divBdr>
            </w:div>
          </w:divsChild>
        </w:div>
        <w:div w:id="478612938">
          <w:marLeft w:val="0"/>
          <w:marRight w:val="0"/>
          <w:marTop w:val="0"/>
          <w:marBottom w:val="0"/>
          <w:divBdr>
            <w:top w:val="none" w:sz="0" w:space="0" w:color="auto"/>
            <w:left w:val="none" w:sz="0" w:space="0" w:color="auto"/>
            <w:bottom w:val="none" w:sz="0" w:space="0" w:color="auto"/>
            <w:right w:val="none" w:sz="0" w:space="0" w:color="auto"/>
          </w:divBdr>
          <w:divsChild>
            <w:div w:id="373042100">
              <w:marLeft w:val="-75"/>
              <w:marRight w:val="0"/>
              <w:marTop w:val="30"/>
              <w:marBottom w:val="30"/>
              <w:divBdr>
                <w:top w:val="none" w:sz="0" w:space="0" w:color="auto"/>
                <w:left w:val="none" w:sz="0" w:space="0" w:color="auto"/>
                <w:bottom w:val="none" w:sz="0" w:space="0" w:color="auto"/>
                <w:right w:val="none" w:sz="0" w:space="0" w:color="auto"/>
              </w:divBdr>
              <w:divsChild>
                <w:div w:id="16080414">
                  <w:marLeft w:val="0"/>
                  <w:marRight w:val="0"/>
                  <w:marTop w:val="0"/>
                  <w:marBottom w:val="0"/>
                  <w:divBdr>
                    <w:top w:val="none" w:sz="0" w:space="0" w:color="auto"/>
                    <w:left w:val="none" w:sz="0" w:space="0" w:color="auto"/>
                    <w:bottom w:val="none" w:sz="0" w:space="0" w:color="auto"/>
                    <w:right w:val="none" w:sz="0" w:space="0" w:color="auto"/>
                  </w:divBdr>
                </w:div>
                <w:div w:id="557516913">
                  <w:marLeft w:val="0"/>
                  <w:marRight w:val="0"/>
                  <w:marTop w:val="0"/>
                  <w:marBottom w:val="0"/>
                  <w:divBdr>
                    <w:top w:val="none" w:sz="0" w:space="0" w:color="auto"/>
                    <w:left w:val="none" w:sz="0" w:space="0" w:color="auto"/>
                    <w:bottom w:val="none" w:sz="0" w:space="0" w:color="auto"/>
                    <w:right w:val="none" w:sz="0" w:space="0" w:color="auto"/>
                  </w:divBdr>
                  <w:divsChild>
                    <w:div w:id="144467572">
                      <w:marLeft w:val="0"/>
                      <w:marRight w:val="0"/>
                      <w:marTop w:val="0"/>
                      <w:marBottom w:val="0"/>
                      <w:divBdr>
                        <w:top w:val="none" w:sz="0" w:space="0" w:color="auto"/>
                        <w:left w:val="none" w:sz="0" w:space="0" w:color="auto"/>
                        <w:bottom w:val="none" w:sz="0" w:space="0" w:color="auto"/>
                        <w:right w:val="none" w:sz="0" w:space="0" w:color="auto"/>
                      </w:divBdr>
                    </w:div>
                  </w:divsChild>
                </w:div>
                <w:div w:id="595947138">
                  <w:marLeft w:val="0"/>
                  <w:marRight w:val="0"/>
                  <w:marTop w:val="0"/>
                  <w:marBottom w:val="0"/>
                  <w:divBdr>
                    <w:top w:val="none" w:sz="0" w:space="0" w:color="auto"/>
                    <w:left w:val="none" w:sz="0" w:space="0" w:color="auto"/>
                    <w:bottom w:val="none" w:sz="0" w:space="0" w:color="auto"/>
                    <w:right w:val="none" w:sz="0" w:space="0" w:color="auto"/>
                  </w:divBdr>
                  <w:divsChild>
                    <w:div w:id="167671770">
                      <w:marLeft w:val="0"/>
                      <w:marRight w:val="0"/>
                      <w:marTop w:val="0"/>
                      <w:marBottom w:val="0"/>
                      <w:divBdr>
                        <w:top w:val="none" w:sz="0" w:space="0" w:color="auto"/>
                        <w:left w:val="none" w:sz="0" w:space="0" w:color="auto"/>
                        <w:bottom w:val="none" w:sz="0" w:space="0" w:color="auto"/>
                        <w:right w:val="none" w:sz="0" w:space="0" w:color="auto"/>
                      </w:divBdr>
                    </w:div>
                  </w:divsChild>
                </w:div>
                <w:div w:id="101464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6597">
          <w:marLeft w:val="0"/>
          <w:marRight w:val="0"/>
          <w:marTop w:val="0"/>
          <w:marBottom w:val="0"/>
          <w:divBdr>
            <w:top w:val="none" w:sz="0" w:space="0" w:color="auto"/>
            <w:left w:val="none" w:sz="0" w:space="0" w:color="auto"/>
            <w:bottom w:val="none" w:sz="0" w:space="0" w:color="auto"/>
            <w:right w:val="none" w:sz="0" w:space="0" w:color="auto"/>
          </w:divBdr>
          <w:divsChild>
            <w:div w:id="637806682">
              <w:marLeft w:val="-75"/>
              <w:marRight w:val="0"/>
              <w:marTop w:val="30"/>
              <w:marBottom w:val="30"/>
              <w:divBdr>
                <w:top w:val="none" w:sz="0" w:space="0" w:color="auto"/>
                <w:left w:val="none" w:sz="0" w:space="0" w:color="auto"/>
                <w:bottom w:val="none" w:sz="0" w:space="0" w:color="auto"/>
                <w:right w:val="none" w:sz="0" w:space="0" w:color="auto"/>
              </w:divBdr>
              <w:divsChild>
                <w:div w:id="32312968">
                  <w:marLeft w:val="0"/>
                  <w:marRight w:val="0"/>
                  <w:marTop w:val="0"/>
                  <w:marBottom w:val="0"/>
                  <w:divBdr>
                    <w:top w:val="none" w:sz="0" w:space="0" w:color="auto"/>
                    <w:left w:val="none" w:sz="0" w:space="0" w:color="auto"/>
                    <w:bottom w:val="none" w:sz="0" w:space="0" w:color="auto"/>
                    <w:right w:val="none" w:sz="0" w:space="0" w:color="auto"/>
                  </w:divBdr>
                  <w:divsChild>
                    <w:div w:id="272516001">
                      <w:marLeft w:val="0"/>
                      <w:marRight w:val="0"/>
                      <w:marTop w:val="0"/>
                      <w:marBottom w:val="0"/>
                      <w:divBdr>
                        <w:top w:val="none" w:sz="0" w:space="0" w:color="auto"/>
                        <w:left w:val="none" w:sz="0" w:space="0" w:color="auto"/>
                        <w:bottom w:val="none" w:sz="0" w:space="0" w:color="auto"/>
                        <w:right w:val="none" w:sz="0" w:space="0" w:color="auto"/>
                      </w:divBdr>
                    </w:div>
                  </w:divsChild>
                </w:div>
                <w:div w:id="677997588">
                  <w:marLeft w:val="0"/>
                  <w:marRight w:val="0"/>
                  <w:marTop w:val="0"/>
                  <w:marBottom w:val="0"/>
                  <w:divBdr>
                    <w:top w:val="none" w:sz="0" w:space="0" w:color="auto"/>
                    <w:left w:val="none" w:sz="0" w:space="0" w:color="auto"/>
                    <w:bottom w:val="none" w:sz="0" w:space="0" w:color="auto"/>
                    <w:right w:val="none" w:sz="0" w:space="0" w:color="auto"/>
                  </w:divBdr>
                </w:div>
                <w:div w:id="687407506">
                  <w:marLeft w:val="0"/>
                  <w:marRight w:val="0"/>
                  <w:marTop w:val="0"/>
                  <w:marBottom w:val="0"/>
                  <w:divBdr>
                    <w:top w:val="none" w:sz="0" w:space="0" w:color="auto"/>
                    <w:left w:val="none" w:sz="0" w:space="0" w:color="auto"/>
                    <w:bottom w:val="none" w:sz="0" w:space="0" w:color="auto"/>
                    <w:right w:val="none" w:sz="0" w:space="0" w:color="auto"/>
                  </w:divBdr>
                </w:div>
                <w:div w:id="1457530646">
                  <w:marLeft w:val="0"/>
                  <w:marRight w:val="0"/>
                  <w:marTop w:val="0"/>
                  <w:marBottom w:val="0"/>
                  <w:divBdr>
                    <w:top w:val="none" w:sz="0" w:space="0" w:color="auto"/>
                    <w:left w:val="none" w:sz="0" w:space="0" w:color="auto"/>
                    <w:bottom w:val="none" w:sz="0" w:space="0" w:color="auto"/>
                    <w:right w:val="none" w:sz="0" w:space="0" w:color="auto"/>
                  </w:divBdr>
                  <w:divsChild>
                    <w:div w:id="201880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501540">
          <w:marLeft w:val="0"/>
          <w:marRight w:val="0"/>
          <w:marTop w:val="0"/>
          <w:marBottom w:val="0"/>
          <w:divBdr>
            <w:top w:val="none" w:sz="0" w:space="0" w:color="auto"/>
            <w:left w:val="none" w:sz="0" w:space="0" w:color="auto"/>
            <w:bottom w:val="none" w:sz="0" w:space="0" w:color="auto"/>
            <w:right w:val="none" w:sz="0" w:space="0" w:color="auto"/>
          </w:divBdr>
          <w:divsChild>
            <w:div w:id="425853009">
              <w:marLeft w:val="-75"/>
              <w:marRight w:val="0"/>
              <w:marTop w:val="30"/>
              <w:marBottom w:val="30"/>
              <w:divBdr>
                <w:top w:val="none" w:sz="0" w:space="0" w:color="auto"/>
                <w:left w:val="none" w:sz="0" w:space="0" w:color="auto"/>
                <w:bottom w:val="none" w:sz="0" w:space="0" w:color="auto"/>
                <w:right w:val="none" w:sz="0" w:space="0" w:color="auto"/>
              </w:divBdr>
              <w:divsChild>
                <w:div w:id="302538954">
                  <w:marLeft w:val="0"/>
                  <w:marRight w:val="0"/>
                  <w:marTop w:val="0"/>
                  <w:marBottom w:val="0"/>
                  <w:divBdr>
                    <w:top w:val="none" w:sz="0" w:space="0" w:color="auto"/>
                    <w:left w:val="none" w:sz="0" w:space="0" w:color="auto"/>
                    <w:bottom w:val="none" w:sz="0" w:space="0" w:color="auto"/>
                    <w:right w:val="none" w:sz="0" w:space="0" w:color="auto"/>
                  </w:divBdr>
                </w:div>
                <w:div w:id="894120139">
                  <w:marLeft w:val="0"/>
                  <w:marRight w:val="0"/>
                  <w:marTop w:val="0"/>
                  <w:marBottom w:val="0"/>
                  <w:divBdr>
                    <w:top w:val="none" w:sz="0" w:space="0" w:color="auto"/>
                    <w:left w:val="none" w:sz="0" w:space="0" w:color="auto"/>
                    <w:bottom w:val="none" w:sz="0" w:space="0" w:color="auto"/>
                    <w:right w:val="none" w:sz="0" w:space="0" w:color="auto"/>
                  </w:divBdr>
                  <w:divsChild>
                    <w:div w:id="1108620767">
                      <w:marLeft w:val="0"/>
                      <w:marRight w:val="0"/>
                      <w:marTop w:val="0"/>
                      <w:marBottom w:val="0"/>
                      <w:divBdr>
                        <w:top w:val="none" w:sz="0" w:space="0" w:color="auto"/>
                        <w:left w:val="none" w:sz="0" w:space="0" w:color="auto"/>
                        <w:bottom w:val="none" w:sz="0" w:space="0" w:color="auto"/>
                        <w:right w:val="none" w:sz="0" w:space="0" w:color="auto"/>
                      </w:divBdr>
                    </w:div>
                  </w:divsChild>
                </w:div>
                <w:div w:id="1050692859">
                  <w:marLeft w:val="0"/>
                  <w:marRight w:val="0"/>
                  <w:marTop w:val="0"/>
                  <w:marBottom w:val="0"/>
                  <w:divBdr>
                    <w:top w:val="none" w:sz="0" w:space="0" w:color="auto"/>
                    <w:left w:val="none" w:sz="0" w:space="0" w:color="auto"/>
                    <w:bottom w:val="none" w:sz="0" w:space="0" w:color="auto"/>
                    <w:right w:val="none" w:sz="0" w:space="0" w:color="auto"/>
                  </w:divBdr>
                  <w:divsChild>
                    <w:div w:id="2143230656">
                      <w:marLeft w:val="0"/>
                      <w:marRight w:val="0"/>
                      <w:marTop w:val="0"/>
                      <w:marBottom w:val="0"/>
                      <w:divBdr>
                        <w:top w:val="none" w:sz="0" w:space="0" w:color="auto"/>
                        <w:left w:val="none" w:sz="0" w:space="0" w:color="auto"/>
                        <w:bottom w:val="none" w:sz="0" w:space="0" w:color="auto"/>
                        <w:right w:val="none" w:sz="0" w:space="0" w:color="auto"/>
                      </w:divBdr>
                    </w:div>
                  </w:divsChild>
                </w:div>
                <w:div w:id="118548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6393">
          <w:marLeft w:val="0"/>
          <w:marRight w:val="0"/>
          <w:marTop w:val="0"/>
          <w:marBottom w:val="0"/>
          <w:divBdr>
            <w:top w:val="none" w:sz="0" w:space="0" w:color="auto"/>
            <w:left w:val="none" w:sz="0" w:space="0" w:color="auto"/>
            <w:bottom w:val="none" w:sz="0" w:space="0" w:color="auto"/>
            <w:right w:val="none" w:sz="0" w:space="0" w:color="auto"/>
          </w:divBdr>
          <w:divsChild>
            <w:div w:id="297494362">
              <w:marLeft w:val="-75"/>
              <w:marRight w:val="0"/>
              <w:marTop w:val="30"/>
              <w:marBottom w:val="30"/>
              <w:divBdr>
                <w:top w:val="none" w:sz="0" w:space="0" w:color="auto"/>
                <w:left w:val="none" w:sz="0" w:space="0" w:color="auto"/>
                <w:bottom w:val="none" w:sz="0" w:space="0" w:color="auto"/>
                <w:right w:val="none" w:sz="0" w:space="0" w:color="auto"/>
              </w:divBdr>
              <w:divsChild>
                <w:div w:id="90977095">
                  <w:marLeft w:val="0"/>
                  <w:marRight w:val="0"/>
                  <w:marTop w:val="0"/>
                  <w:marBottom w:val="0"/>
                  <w:divBdr>
                    <w:top w:val="none" w:sz="0" w:space="0" w:color="auto"/>
                    <w:left w:val="none" w:sz="0" w:space="0" w:color="auto"/>
                    <w:bottom w:val="none" w:sz="0" w:space="0" w:color="auto"/>
                    <w:right w:val="none" w:sz="0" w:space="0" w:color="auto"/>
                  </w:divBdr>
                  <w:divsChild>
                    <w:div w:id="798303918">
                      <w:marLeft w:val="0"/>
                      <w:marRight w:val="0"/>
                      <w:marTop w:val="0"/>
                      <w:marBottom w:val="0"/>
                      <w:divBdr>
                        <w:top w:val="none" w:sz="0" w:space="0" w:color="auto"/>
                        <w:left w:val="none" w:sz="0" w:space="0" w:color="auto"/>
                        <w:bottom w:val="none" w:sz="0" w:space="0" w:color="auto"/>
                        <w:right w:val="none" w:sz="0" w:space="0" w:color="auto"/>
                      </w:divBdr>
                    </w:div>
                  </w:divsChild>
                </w:div>
                <w:div w:id="1641374972">
                  <w:marLeft w:val="0"/>
                  <w:marRight w:val="0"/>
                  <w:marTop w:val="0"/>
                  <w:marBottom w:val="0"/>
                  <w:divBdr>
                    <w:top w:val="none" w:sz="0" w:space="0" w:color="auto"/>
                    <w:left w:val="none" w:sz="0" w:space="0" w:color="auto"/>
                    <w:bottom w:val="none" w:sz="0" w:space="0" w:color="auto"/>
                    <w:right w:val="none" w:sz="0" w:space="0" w:color="auto"/>
                  </w:divBdr>
                </w:div>
                <w:div w:id="1671717087">
                  <w:marLeft w:val="0"/>
                  <w:marRight w:val="0"/>
                  <w:marTop w:val="0"/>
                  <w:marBottom w:val="0"/>
                  <w:divBdr>
                    <w:top w:val="none" w:sz="0" w:space="0" w:color="auto"/>
                    <w:left w:val="none" w:sz="0" w:space="0" w:color="auto"/>
                    <w:bottom w:val="none" w:sz="0" w:space="0" w:color="auto"/>
                    <w:right w:val="none" w:sz="0" w:space="0" w:color="auto"/>
                  </w:divBdr>
                </w:div>
                <w:div w:id="2145345594">
                  <w:marLeft w:val="0"/>
                  <w:marRight w:val="0"/>
                  <w:marTop w:val="0"/>
                  <w:marBottom w:val="0"/>
                  <w:divBdr>
                    <w:top w:val="none" w:sz="0" w:space="0" w:color="auto"/>
                    <w:left w:val="none" w:sz="0" w:space="0" w:color="auto"/>
                    <w:bottom w:val="none" w:sz="0" w:space="0" w:color="auto"/>
                    <w:right w:val="none" w:sz="0" w:space="0" w:color="auto"/>
                  </w:divBdr>
                  <w:divsChild>
                    <w:div w:id="18586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87851">
          <w:marLeft w:val="0"/>
          <w:marRight w:val="0"/>
          <w:marTop w:val="0"/>
          <w:marBottom w:val="0"/>
          <w:divBdr>
            <w:top w:val="none" w:sz="0" w:space="0" w:color="auto"/>
            <w:left w:val="none" w:sz="0" w:space="0" w:color="auto"/>
            <w:bottom w:val="none" w:sz="0" w:space="0" w:color="auto"/>
            <w:right w:val="none" w:sz="0" w:space="0" w:color="auto"/>
          </w:divBdr>
          <w:divsChild>
            <w:div w:id="49422309">
              <w:marLeft w:val="-75"/>
              <w:marRight w:val="0"/>
              <w:marTop w:val="30"/>
              <w:marBottom w:val="30"/>
              <w:divBdr>
                <w:top w:val="none" w:sz="0" w:space="0" w:color="auto"/>
                <w:left w:val="none" w:sz="0" w:space="0" w:color="auto"/>
                <w:bottom w:val="none" w:sz="0" w:space="0" w:color="auto"/>
                <w:right w:val="none" w:sz="0" w:space="0" w:color="auto"/>
              </w:divBdr>
              <w:divsChild>
                <w:div w:id="186061997">
                  <w:marLeft w:val="0"/>
                  <w:marRight w:val="0"/>
                  <w:marTop w:val="0"/>
                  <w:marBottom w:val="0"/>
                  <w:divBdr>
                    <w:top w:val="none" w:sz="0" w:space="0" w:color="auto"/>
                    <w:left w:val="none" w:sz="0" w:space="0" w:color="auto"/>
                    <w:bottom w:val="none" w:sz="0" w:space="0" w:color="auto"/>
                    <w:right w:val="none" w:sz="0" w:space="0" w:color="auto"/>
                  </w:divBdr>
                </w:div>
                <w:div w:id="765657559">
                  <w:marLeft w:val="0"/>
                  <w:marRight w:val="0"/>
                  <w:marTop w:val="0"/>
                  <w:marBottom w:val="0"/>
                  <w:divBdr>
                    <w:top w:val="none" w:sz="0" w:space="0" w:color="auto"/>
                    <w:left w:val="none" w:sz="0" w:space="0" w:color="auto"/>
                    <w:bottom w:val="none" w:sz="0" w:space="0" w:color="auto"/>
                    <w:right w:val="none" w:sz="0" w:space="0" w:color="auto"/>
                  </w:divBdr>
                  <w:divsChild>
                    <w:div w:id="251933304">
                      <w:marLeft w:val="0"/>
                      <w:marRight w:val="0"/>
                      <w:marTop w:val="0"/>
                      <w:marBottom w:val="0"/>
                      <w:divBdr>
                        <w:top w:val="none" w:sz="0" w:space="0" w:color="auto"/>
                        <w:left w:val="none" w:sz="0" w:space="0" w:color="auto"/>
                        <w:bottom w:val="none" w:sz="0" w:space="0" w:color="auto"/>
                        <w:right w:val="none" w:sz="0" w:space="0" w:color="auto"/>
                      </w:divBdr>
                    </w:div>
                  </w:divsChild>
                </w:div>
                <w:div w:id="1129206083">
                  <w:marLeft w:val="0"/>
                  <w:marRight w:val="0"/>
                  <w:marTop w:val="0"/>
                  <w:marBottom w:val="0"/>
                  <w:divBdr>
                    <w:top w:val="none" w:sz="0" w:space="0" w:color="auto"/>
                    <w:left w:val="none" w:sz="0" w:space="0" w:color="auto"/>
                    <w:bottom w:val="none" w:sz="0" w:space="0" w:color="auto"/>
                    <w:right w:val="none" w:sz="0" w:space="0" w:color="auto"/>
                  </w:divBdr>
                  <w:divsChild>
                    <w:div w:id="1049231812">
                      <w:marLeft w:val="0"/>
                      <w:marRight w:val="0"/>
                      <w:marTop w:val="0"/>
                      <w:marBottom w:val="0"/>
                      <w:divBdr>
                        <w:top w:val="none" w:sz="0" w:space="0" w:color="auto"/>
                        <w:left w:val="none" w:sz="0" w:space="0" w:color="auto"/>
                        <w:bottom w:val="none" w:sz="0" w:space="0" w:color="auto"/>
                        <w:right w:val="none" w:sz="0" w:space="0" w:color="auto"/>
                      </w:divBdr>
                    </w:div>
                  </w:divsChild>
                </w:div>
                <w:div w:id="20980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6075">
          <w:marLeft w:val="0"/>
          <w:marRight w:val="0"/>
          <w:marTop w:val="0"/>
          <w:marBottom w:val="0"/>
          <w:divBdr>
            <w:top w:val="none" w:sz="0" w:space="0" w:color="auto"/>
            <w:left w:val="none" w:sz="0" w:space="0" w:color="auto"/>
            <w:bottom w:val="none" w:sz="0" w:space="0" w:color="auto"/>
            <w:right w:val="none" w:sz="0" w:space="0" w:color="auto"/>
          </w:divBdr>
          <w:divsChild>
            <w:div w:id="205996443">
              <w:marLeft w:val="0"/>
              <w:marRight w:val="0"/>
              <w:marTop w:val="0"/>
              <w:marBottom w:val="0"/>
              <w:divBdr>
                <w:top w:val="none" w:sz="0" w:space="0" w:color="auto"/>
                <w:left w:val="none" w:sz="0" w:space="0" w:color="auto"/>
                <w:bottom w:val="none" w:sz="0" w:space="0" w:color="auto"/>
                <w:right w:val="none" w:sz="0" w:space="0" w:color="auto"/>
              </w:divBdr>
            </w:div>
            <w:div w:id="383217272">
              <w:marLeft w:val="0"/>
              <w:marRight w:val="0"/>
              <w:marTop w:val="0"/>
              <w:marBottom w:val="0"/>
              <w:divBdr>
                <w:top w:val="none" w:sz="0" w:space="0" w:color="auto"/>
                <w:left w:val="none" w:sz="0" w:space="0" w:color="auto"/>
                <w:bottom w:val="none" w:sz="0" w:space="0" w:color="auto"/>
                <w:right w:val="none" w:sz="0" w:space="0" w:color="auto"/>
              </w:divBdr>
            </w:div>
            <w:div w:id="1059593546">
              <w:marLeft w:val="0"/>
              <w:marRight w:val="0"/>
              <w:marTop w:val="0"/>
              <w:marBottom w:val="0"/>
              <w:divBdr>
                <w:top w:val="none" w:sz="0" w:space="0" w:color="auto"/>
                <w:left w:val="none" w:sz="0" w:space="0" w:color="auto"/>
                <w:bottom w:val="none" w:sz="0" w:space="0" w:color="auto"/>
                <w:right w:val="none" w:sz="0" w:space="0" w:color="auto"/>
              </w:divBdr>
            </w:div>
            <w:div w:id="1334336910">
              <w:marLeft w:val="0"/>
              <w:marRight w:val="0"/>
              <w:marTop w:val="0"/>
              <w:marBottom w:val="0"/>
              <w:divBdr>
                <w:top w:val="none" w:sz="0" w:space="0" w:color="auto"/>
                <w:left w:val="none" w:sz="0" w:space="0" w:color="auto"/>
                <w:bottom w:val="none" w:sz="0" w:space="0" w:color="auto"/>
                <w:right w:val="none" w:sz="0" w:space="0" w:color="auto"/>
              </w:divBdr>
            </w:div>
            <w:div w:id="1910535718">
              <w:marLeft w:val="0"/>
              <w:marRight w:val="0"/>
              <w:marTop w:val="0"/>
              <w:marBottom w:val="0"/>
              <w:divBdr>
                <w:top w:val="none" w:sz="0" w:space="0" w:color="auto"/>
                <w:left w:val="none" w:sz="0" w:space="0" w:color="auto"/>
                <w:bottom w:val="none" w:sz="0" w:space="0" w:color="auto"/>
                <w:right w:val="none" w:sz="0" w:space="0" w:color="auto"/>
              </w:divBdr>
            </w:div>
          </w:divsChild>
        </w:div>
        <w:div w:id="608128501">
          <w:marLeft w:val="0"/>
          <w:marRight w:val="0"/>
          <w:marTop w:val="0"/>
          <w:marBottom w:val="0"/>
          <w:divBdr>
            <w:top w:val="none" w:sz="0" w:space="0" w:color="auto"/>
            <w:left w:val="none" w:sz="0" w:space="0" w:color="auto"/>
            <w:bottom w:val="none" w:sz="0" w:space="0" w:color="auto"/>
            <w:right w:val="none" w:sz="0" w:space="0" w:color="auto"/>
          </w:divBdr>
          <w:divsChild>
            <w:div w:id="408161605">
              <w:marLeft w:val="0"/>
              <w:marRight w:val="0"/>
              <w:marTop w:val="0"/>
              <w:marBottom w:val="0"/>
              <w:divBdr>
                <w:top w:val="none" w:sz="0" w:space="0" w:color="auto"/>
                <w:left w:val="none" w:sz="0" w:space="0" w:color="auto"/>
                <w:bottom w:val="none" w:sz="0" w:space="0" w:color="auto"/>
                <w:right w:val="none" w:sz="0" w:space="0" w:color="auto"/>
              </w:divBdr>
            </w:div>
            <w:div w:id="1790078429">
              <w:marLeft w:val="0"/>
              <w:marRight w:val="0"/>
              <w:marTop w:val="0"/>
              <w:marBottom w:val="0"/>
              <w:divBdr>
                <w:top w:val="none" w:sz="0" w:space="0" w:color="auto"/>
                <w:left w:val="none" w:sz="0" w:space="0" w:color="auto"/>
                <w:bottom w:val="none" w:sz="0" w:space="0" w:color="auto"/>
                <w:right w:val="none" w:sz="0" w:space="0" w:color="auto"/>
              </w:divBdr>
            </w:div>
          </w:divsChild>
        </w:div>
        <w:div w:id="617643580">
          <w:marLeft w:val="0"/>
          <w:marRight w:val="0"/>
          <w:marTop w:val="0"/>
          <w:marBottom w:val="0"/>
          <w:divBdr>
            <w:top w:val="none" w:sz="0" w:space="0" w:color="auto"/>
            <w:left w:val="none" w:sz="0" w:space="0" w:color="auto"/>
            <w:bottom w:val="none" w:sz="0" w:space="0" w:color="auto"/>
            <w:right w:val="none" w:sz="0" w:space="0" w:color="auto"/>
          </w:divBdr>
          <w:divsChild>
            <w:div w:id="1554807834">
              <w:marLeft w:val="-75"/>
              <w:marRight w:val="0"/>
              <w:marTop w:val="30"/>
              <w:marBottom w:val="30"/>
              <w:divBdr>
                <w:top w:val="none" w:sz="0" w:space="0" w:color="auto"/>
                <w:left w:val="none" w:sz="0" w:space="0" w:color="auto"/>
                <w:bottom w:val="none" w:sz="0" w:space="0" w:color="auto"/>
                <w:right w:val="none" w:sz="0" w:space="0" w:color="auto"/>
              </w:divBdr>
              <w:divsChild>
                <w:div w:id="135687385">
                  <w:marLeft w:val="0"/>
                  <w:marRight w:val="0"/>
                  <w:marTop w:val="0"/>
                  <w:marBottom w:val="0"/>
                  <w:divBdr>
                    <w:top w:val="none" w:sz="0" w:space="0" w:color="auto"/>
                    <w:left w:val="none" w:sz="0" w:space="0" w:color="auto"/>
                    <w:bottom w:val="none" w:sz="0" w:space="0" w:color="auto"/>
                    <w:right w:val="none" w:sz="0" w:space="0" w:color="auto"/>
                  </w:divBdr>
                  <w:divsChild>
                    <w:div w:id="514732099">
                      <w:marLeft w:val="0"/>
                      <w:marRight w:val="0"/>
                      <w:marTop w:val="0"/>
                      <w:marBottom w:val="0"/>
                      <w:divBdr>
                        <w:top w:val="none" w:sz="0" w:space="0" w:color="auto"/>
                        <w:left w:val="none" w:sz="0" w:space="0" w:color="auto"/>
                        <w:bottom w:val="none" w:sz="0" w:space="0" w:color="auto"/>
                        <w:right w:val="none" w:sz="0" w:space="0" w:color="auto"/>
                      </w:divBdr>
                    </w:div>
                  </w:divsChild>
                </w:div>
                <w:div w:id="713190462">
                  <w:marLeft w:val="0"/>
                  <w:marRight w:val="0"/>
                  <w:marTop w:val="0"/>
                  <w:marBottom w:val="0"/>
                  <w:divBdr>
                    <w:top w:val="none" w:sz="0" w:space="0" w:color="auto"/>
                    <w:left w:val="none" w:sz="0" w:space="0" w:color="auto"/>
                    <w:bottom w:val="none" w:sz="0" w:space="0" w:color="auto"/>
                    <w:right w:val="none" w:sz="0" w:space="0" w:color="auto"/>
                  </w:divBdr>
                </w:div>
                <w:div w:id="1300378581">
                  <w:marLeft w:val="0"/>
                  <w:marRight w:val="0"/>
                  <w:marTop w:val="0"/>
                  <w:marBottom w:val="0"/>
                  <w:divBdr>
                    <w:top w:val="none" w:sz="0" w:space="0" w:color="auto"/>
                    <w:left w:val="none" w:sz="0" w:space="0" w:color="auto"/>
                    <w:bottom w:val="none" w:sz="0" w:space="0" w:color="auto"/>
                    <w:right w:val="none" w:sz="0" w:space="0" w:color="auto"/>
                  </w:divBdr>
                  <w:divsChild>
                    <w:div w:id="1629626776">
                      <w:marLeft w:val="0"/>
                      <w:marRight w:val="0"/>
                      <w:marTop w:val="0"/>
                      <w:marBottom w:val="0"/>
                      <w:divBdr>
                        <w:top w:val="none" w:sz="0" w:space="0" w:color="auto"/>
                        <w:left w:val="none" w:sz="0" w:space="0" w:color="auto"/>
                        <w:bottom w:val="none" w:sz="0" w:space="0" w:color="auto"/>
                        <w:right w:val="none" w:sz="0" w:space="0" w:color="auto"/>
                      </w:divBdr>
                    </w:div>
                  </w:divsChild>
                </w:div>
                <w:div w:id="196392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11636">
          <w:marLeft w:val="0"/>
          <w:marRight w:val="0"/>
          <w:marTop w:val="0"/>
          <w:marBottom w:val="0"/>
          <w:divBdr>
            <w:top w:val="none" w:sz="0" w:space="0" w:color="auto"/>
            <w:left w:val="none" w:sz="0" w:space="0" w:color="auto"/>
            <w:bottom w:val="none" w:sz="0" w:space="0" w:color="auto"/>
            <w:right w:val="none" w:sz="0" w:space="0" w:color="auto"/>
          </w:divBdr>
          <w:divsChild>
            <w:div w:id="110168442">
              <w:marLeft w:val="0"/>
              <w:marRight w:val="0"/>
              <w:marTop w:val="0"/>
              <w:marBottom w:val="0"/>
              <w:divBdr>
                <w:top w:val="none" w:sz="0" w:space="0" w:color="auto"/>
                <w:left w:val="none" w:sz="0" w:space="0" w:color="auto"/>
                <w:bottom w:val="none" w:sz="0" w:space="0" w:color="auto"/>
                <w:right w:val="none" w:sz="0" w:space="0" w:color="auto"/>
              </w:divBdr>
            </w:div>
            <w:div w:id="822354639">
              <w:marLeft w:val="0"/>
              <w:marRight w:val="0"/>
              <w:marTop w:val="0"/>
              <w:marBottom w:val="0"/>
              <w:divBdr>
                <w:top w:val="none" w:sz="0" w:space="0" w:color="auto"/>
                <w:left w:val="none" w:sz="0" w:space="0" w:color="auto"/>
                <w:bottom w:val="none" w:sz="0" w:space="0" w:color="auto"/>
                <w:right w:val="none" w:sz="0" w:space="0" w:color="auto"/>
              </w:divBdr>
            </w:div>
            <w:div w:id="948585207">
              <w:marLeft w:val="0"/>
              <w:marRight w:val="0"/>
              <w:marTop w:val="0"/>
              <w:marBottom w:val="0"/>
              <w:divBdr>
                <w:top w:val="none" w:sz="0" w:space="0" w:color="auto"/>
                <w:left w:val="none" w:sz="0" w:space="0" w:color="auto"/>
                <w:bottom w:val="none" w:sz="0" w:space="0" w:color="auto"/>
                <w:right w:val="none" w:sz="0" w:space="0" w:color="auto"/>
              </w:divBdr>
            </w:div>
          </w:divsChild>
        </w:div>
        <w:div w:id="664095778">
          <w:marLeft w:val="0"/>
          <w:marRight w:val="0"/>
          <w:marTop w:val="0"/>
          <w:marBottom w:val="0"/>
          <w:divBdr>
            <w:top w:val="none" w:sz="0" w:space="0" w:color="auto"/>
            <w:left w:val="none" w:sz="0" w:space="0" w:color="auto"/>
            <w:bottom w:val="none" w:sz="0" w:space="0" w:color="auto"/>
            <w:right w:val="none" w:sz="0" w:space="0" w:color="auto"/>
          </w:divBdr>
        </w:div>
        <w:div w:id="696396141">
          <w:marLeft w:val="0"/>
          <w:marRight w:val="0"/>
          <w:marTop w:val="0"/>
          <w:marBottom w:val="0"/>
          <w:divBdr>
            <w:top w:val="none" w:sz="0" w:space="0" w:color="auto"/>
            <w:left w:val="none" w:sz="0" w:space="0" w:color="auto"/>
            <w:bottom w:val="none" w:sz="0" w:space="0" w:color="auto"/>
            <w:right w:val="none" w:sz="0" w:space="0" w:color="auto"/>
          </w:divBdr>
          <w:divsChild>
            <w:div w:id="391461383">
              <w:marLeft w:val="-75"/>
              <w:marRight w:val="0"/>
              <w:marTop w:val="30"/>
              <w:marBottom w:val="30"/>
              <w:divBdr>
                <w:top w:val="none" w:sz="0" w:space="0" w:color="auto"/>
                <w:left w:val="none" w:sz="0" w:space="0" w:color="auto"/>
                <w:bottom w:val="none" w:sz="0" w:space="0" w:color="auto"/>
                <w:right w:val="none" w:sz="0" w:space="0" w:color="auto"/>
              </w:divBdr>
              <w:divsChild>
                <w:div w:id="177742135">
                  <w:marLeft w:val="0"/>
                  <w:marRight w:val="0"/>
                  <w:marTop w:val="0"/>
                  <w:marBottom w:val="0"/>
                  <w:divBdr>
                    <w:top w:val="none" w:sz="0" w:space="0" w:color="auto"/>
                    <w:left w:val="none" w:sz="0" w:space="0" w:color="auto"/>
                    <w:bottom w:val="none" w:sz="0" w:space="0" w:color="auto"/>
                    <w:right w:val="none" w:sz="0" w:space="0" w:color="auto"/>
                  </w:divBdr>
                </w:div>
                <w:div w:id="361251908">
                  <w:marLeft w:val="0"/>
                  <w:marRight w:val="0"/>
                  <w:marTop w:val="0"/>
                  <w:marBottom w:val="0"/>
                  <w:divBdr>
                    <w:top w:val="none" w:sz="0" w:space="0" w:color="auto"/>
                    <w:left w:val="none" w:sz="0" w:space="0" w:color="auto"/>
                    <w:bottom w:val="none" w:sz="0" w:space="0" w:color="auto"/>
                    <w:right w:val="none" w:sz="0" w:space="0" w:color="auto"/>
                  </w:divBdr>
                  <w:divsChild>
                    <w:div w:id="1145898895">
                      <w:marLeft w:val="0"/>
                      <w:marRight w:val="0"/>
                      <w:marTop w:val="0"/>
                      <w:marBottom w:val="0"/>
                      <w:divBdr>
                        <w:top w:val="none" w:sz="0" w:space="0" w:color="auto"/>
                        <w:left w:val="none" w:sz="0" w:space="0" w:color="auto"/>
                        <w:bottom w:val="none" w:sz="0" w:space="0" w:color="auto"/>
                        <w:right w:val="none" w:sz="0" w:space="0" w:color="auto"/>
                      </w:divBdr>
                    </w:div>
                  </w:divsChild>
                </w:div>
                <w:div w:id="450322477">
                  <w:marLeft w:val="0"/>
                  <w:marRight w:val="0"/>
                  <w:marTop w:val="0"/>
                  <w:marBottom w:val="0"/>
                  <w:divBdr>
                    <w:top w:val="none" w:sz="0" w:space="0" w:color="auto"/>
                    <w:left w:val="none" w:sz="0" w:space="0" w:color="auto"/>
                    <w:bottom w:val="none" w:sz="0" w:space="0" w:color="auto"/>
                    <w:right w:val="none" w:sz="0" w:space="0" w:color="auto"/>
                  </w:divBdr>
                </w:div>
                <w:div w:id="1630894599">
                  <w:marLeft w:val="0"/>
                  <w:marRight w:val="0"/>
                  <w:marTop w:val="0"/>
                  <w:marBottom w:val="0"/>
                  <w:divBdr>
                    <w:top w:val="none" w:sz="0" w:space="0" w:color="auto"/>
                    <w:left w:val="none" w:sz="0" w:space="0" w:color="auto"/>
                    <w:bottom w:val="none" w:sz="0" w:space="0" w:color="auto"/>
                    <w:right w:val="none" w:sz="0" w:space="0" w:color="auto"/>
                  </w:divBdr>
                  <w:divsChild>
                    <w:div w:id="9347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348565">
          <w:marLeft w:val="0"/>
          <w:marRight w:val="0"/>
          <w:marTop w:val="0"/>
          <w:marBottom w:val="0"/>
          <w:divBdr>
            <w:top w:val="none" w:sz="0" w:space="0" w:color="auto"/>
            <w:left w:val="none" w:sz="0" w:space="0" w:color="auto"/>
            <w:bottom w:val="none" w:sz="0" w:space="0" w:color="auto"/>
            <w:right w:val="none" w:sz="0" w:space="0" w:color="auto"/>
          </w:divBdr>
          <w:divsChild>
            <w:div w:id="1284196111">
              <w:marLeft w:val="-75"/>
              <w:marRight w:val="0"/>
              <w:marTop w:val="30"/>
              <w:marBottom w:val="30"/>
              <w:divBdr>
                <w:top w:val="none" w:sz="0" w:space="0" w:color="auto"/>
                <w:left w:val="none" w:sz="0" w:space="0" w:color="auto"/>
                <w:bottom w:val="none" w:sz="0" w:space="0" w:color="auto"/>
                <w:right w:val="none" w:sz="0" w:space="0" w:color="auto"/>
              </w:divBdr>
              <w:divsChild>
                <w:div w:id="506289596">
                  <w:marLeft w:val="0"/>
                  <w:marRight w:val="0"/>
                  <w:marTop w:val="0"/>
                  <w:marBottom w:val="0"/>
                  <w:divBdr>
                    <w:top w:val="none" w:sz="0" w:space="0" w:color="auto"/>
                    <w:left w:val="none" w:sz="0" w:space="0" w:color="auto"/>
                    <w:bottom w:val="none" w:sz="0" w:space="0" w:color="auto"/>
                    <w:right w:val="none" w:sz="0" w:space="0" w:color="auto"/>
                  </w:divBdr>
                </w:div>
                <w:div w:id="1198543824">
                  <w:marLeft w:val="0"/>
                  <w:marRight w:val="0"/>
                  <w:marTop w:val="0"/>
                  <w:marBottom w:val="0"/>
                  <w:divBdr>
                    <w:top w:val="none" w:sz="0" w:space="0" w:color="auto"/>
                    <w:left w:val="none" w:sz="0" w:space="0" w:color="auto"/>
                    <w:bottom w:val="none" w:sz="0" w:space="0" w:color="auto"/>
                    <w:right w:val="none" w:sz="0" w:space="0" w:color="auto"/>
                  </w:divBdr>
                  <w:divsChild>
                    <w:div w:id="560867269">
                      <w:marLeft w:val="0"/>
                      <w:marRight w:val="0"/>
                      <w:marTop w:val="0"/>
                      <w:marBottom w:val="0"/>
                      <w:divBdr>
                        <w:top w:val="none" w:sz="0" w:space="0" w:color="auto"/>
                        <w:left w:val="none" w:sz="0" w:space="0" w:color="auto"/>
                        <w:bottom w:val="none" w:sz="0" w:space="0" w:color="auto"/>
                        <w:right w:val="none" w:sz="0" w:space="0" w:color="auto"/>
                      </w:divBdr>
                    </w:div>
                  </w:divsChild>
                </w:div>
                <w:div w:id="1225019779">
                  <w:marLeft w:val="0"/>
                  <w:marRight w:val="0"/>
                  <w:marTop w:val="0"/>
                  <w:marBottom w:val="0"/>
                  <w:divBdr>
                    <w:top w:val="none" w:sz="0" w:space="0" w:color="auto"/>
                    <w:left w:val="none" w:sz="0" w:space="0" w:color="auto"/>
                    <w:bottom w:val="none" w:sz="0" w:space="0" w:color="auto"/>
                    <w:right w:val="none" w:sz="0" w:space="0" w:color="auto"/>
                  </w:divBdr>
                  <w:divsChild>
                    <w:div w:id="1449204172">
                      <w:marLeft w:val="0"/>
                      <w:marRight w:val="0"/>
                      <w:marTop w:val="0"/>
                      <w:marBottom w:val="0"/>
                      <w:divBdr>
                        <w:top w:val="none" w:sz="0" w:space="0" w:color="auto"/>
                        <w:left w:val="none" w:sz="0" w:space="0" w:color="auto"/>
                        <w:bottom w:val="none" w:sz="0" w:space="0" w:color="auto"/>
                        <w:right w:val="none" w:sz="0" w:space="0" w:color="auto"/>
                      </w:divBdr>
                    </w:div>
                  </w:divsChild>
                </w:div>
                <w:div w:id="13876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83435">
          <w:marLeft w:val="0"/>
          <w:marRight w:val="0"/>
          <w:marTop w:val="0"/>
          <w:marBottom w:val="0"/>
          <w:divBdr>
            <w:top w:val="none" w:sz="0" w:space="0" w:color="auto"/>
            <w:left w:val="none" w:sz="0" w:space="0" w:color="auto"/>
            <w:bottom w:val="none" w:sz="0" w:space="0" w:color="auto"/>
            <w:right w:val="none" w:sz="0" w:space="0" w:color="auto"/>
          </w:divBdr>
          <w:divsChild>
            <w:div w:id="292441361">
              <w:marLeft w:val="0"/>
              <w:marRight w:val="0"/>
              <w:marTop w:val="0"/>
              <w:marBottom w:val="0"/>
              <w:divBdr>
                <w:top w:val="none" w:sz="0" w:space="0" w:color="auto"/>
                <w:left w:val="none" w:sz="0" w:space="0" w:color="auto"/>
                <w:bottom w:val="none" w:sz="0" w:space="0" w:color="auto"/>
                <w:right w:val="none" w:sz="0" w:space="0" w:color="auto"/>
              </w:divBdr>
            </w:div>
            <w:div w:id="1115253977">
              <w:marLeft w:val="0"/>
              <w:marRight w:val="0"/>
              <w:marTop w:val="0"/>
              <w:marBottom w:val="0"/>
              <w:divBdr>
                <w:top w:val="none" w:sz="0" w:space="0" w:color="auto"/>
                <w:left w:val="none" w:sz="0" w:space="0" w:color="auto"/>
                <w:bottom w:val="none" w:sz="0" w:space="0" w:color="auto"/>
                <w:right w:val="none" w:sz="0" w:space="0" w:color="auto"/>
              </w:divBdr>
            </w:div>
            <w:div w:id="1287198171">
              <w:marLeft w:val="0"/>
              <w:marRight w:val="0"/>
              <w:marTop w:val="0"/>
              <w:marBottom w:val="0"/>
              <w:divBdr>
                <w:top w:val="none" w:sz="0" w:space="0" w:color="auto"/>
                <w:left w:val="none" w:sz="0" w:space="0" w:color="auto"/>
                <w:bottom w:val="none" w:sz="0" w:space="0" w:color="auto"/>
                <w:right w:val="none" w:sz="0" w:space="0" w:color="auto"/>
              </w:divBdr>
            </w:div>
            <w:div w:id="1345784534">
              <w:marLeft w:val="0"/>
              <w:marRight w:val="0"/>
              <w:marTop w:val="0"/>
              <w:marBottom w:val="0"/>
              <w:divBdr>
                <w:top w:val="none" w:sz="0" w:space="0" w:color="auto"/>
                <w:left w:val="none" w:sz="0" w:space="0" w:color="auto"/>
                <w:bottom w:val="none" w:sz="0" w:space="0" w:color="auto"/>
                <w:right w:val="none" w:sz="0" w:space="0" w:color="auto"/>
              </w:divBdr>
            </w:div>
            <w:div w:id="1687054935">
              <w:marLeft w:val="0"/>
              <w:marRight w:val="0"/>
              <w:marTop w:val="0"/>
              <w:marBottom w:val="0"/>
              <w:divBdr>
                <w:top w:val="none" w:sz="0" w:space="0" w:color="auto"/>
                <w:left w:val="none" w:sz="0" w:space="0" w:color="auto"/>
                <w:bottom w:val="none" w:sz="0" w:space="0" w:color="auto"/>
                <w:right w:val="none" w:sz="0" w:space="0" w:color="auto"/>
              </w:divBdr>
            </w:div>
            <w:div w:id="1930691797">
              <w:marLeft w:val="0"/>
              <w:marRight w:val="0"/>
              <w:marTop w:val="0"/>
              <w:marBottom w:val="0"/>
              <w:divBdr>
                <w:top w:val="none" w:sz="0" w:space="0" w:color="auto"/>
                <w:left w:val="none" w:sz="0" w:space="0" w:color="auto"/>
                <w:bottom w:val="none" w:sz="0" w:space="0" w:color="auto"/>
                <w:right w:val="none" w:sz="0" w:space="0" w:color="auto"/>
              </w:divBdr>
            </w:div>
          </w:divsChild>
        </w:div>
        <w:div w:id="753866192">
          <w:marLeft w:val="0"/>
          <w:marRight w:val="0"/>
          <w:marTop w:val="0"/>
          <w:marBottom w:val="0"/>
          <w:divBdr>
            <w:top w:val="none" w:sz="0" w:space="0" w:color="auto"/>
            <w:left w:val="none" w:sz="0" w:space="0" w:color="auto"/>
            <w:bottom w:val="none" w:sz="0" w:space="0" w:color="auto"/>
            <w:right w:val="none" w:sz="0" w:space="0" w:color="auto"/>
          </w:divBdr>
          <w:divsChild>
            <w:div w:id="337392571">
              <w:marLeft w:val="-75"/>
              <w:marRight w:val="0"/>
              <w:marTop w:val="30"/>
              <w:marBottom w:val="30"/>
              <w:divBdr>
                <w:top w:val="none" w:sz="0" w:space="0" w:color="auto"/>
                <w:left w:val="none" w:sz="0" w:space="0" w:color="auto"/>
                <w:bottom w:val="none" w:sz="0" w:space="0" w:color="auto"/>
                <w:right w:val="none" w:sz="0" w:space="0" w:color="auto"/>
              </w:divBdr>
              <w:divsChild>
                <w:div w:id="445583639">
                  <w:marLeft w:val="0"/>
                  <w:marRight w:val="0"/>
                  <w:marTop w:val="0"/>
                  <w:marBottom w:val="0"/>
                  <w:divBdr>
                    <w:top w:val="none" w:sz="0" w:space="0" w:color="auto"/>
                    <w:left w:val="none" w:sz="0" w:space="0" w:color="auto"/>
                    <w:bottom w:val="none" w:sz="0" w:space="0" w:color="auto"/>
                    <w:right w:val="none" w:sz="0" w:space="0" w:color="auto"/>
                  </w:divBdr>
                </w:div>
                <w:div w:id="478495854">
                  <w:marLeft w:val="0"/>
                  <w:marRight w:val="0"/>
                  <w:marTop w:val="0"/>
                  <w:marBottom w:val="0"/>
                  <w:divBdr>
                    <w:top w:val="none" w:sz="0" w:space="0" w:color="auto"/>
                    <w:left w:val="none" w:sz="0" w:space="0" w:color="auto"/>
                    <w:bottom w:val="none" w:sz="0" w:space="0" w:color="auto"/>
                    <w:right w:val="none" w:sz="0" w:space="0" w:color="auto"/>
                  </w:divBdr>
                  <w:divsChild>
                    <w:div w:id="1336112757">
                      <w:marLeft w:val="0"/>
                      <w:marRight w:val="0"/>
                      <w:marTop w:val="0"/>
                      <w:marBottom w:val="0"/>
                      <w:divBdr>
                        <w:top w:val="none" w:sz="0" w:space="0" w:color="auto"/>
                        <w:left w:val="none" w:sz="0" w:space="0" w:color="auto"/>
                        <w:bottom w:val="none" w:sz="0" w:space="0" w:color="auto"/>
                        <w:right w:val="none" w:sz="0" w:space="0" w:color="auto"/>
                      </w:divBdr>
                    </w:div>
                  </w:divsChild>
                </w:div>
                <w:div w:id="502942010">
                  <w:marLeft w:val="0"/>
                  <w:marRight w:val="0"/>
                  <w:marTop w:val="0"/>
                  <w:marBottom w:val="0"/>
                  <w:divBdr>
                    <w:top w:val="none" w:sz="0" w:space="0" w:color="auto"/>
                    <w:left w:val="none" w:sz="0" w:space="0" w:color="auto"/>
                    <w:bottom w:val="none" w:sz="0" w:space="0" w:color="auto"/>
                    <w:right w:val="none" w:sz="0" w:space="0" w:color="auto"/>
                  </w:divBdr>
                  <w:divsChild>
                    <w:div w:id="641233165">
                      <w:marLeft w:val="0"/>
                      <w:marRight w:val="0"/>
                      <w:marTop w:val="0"/>
                      <w:marBottom w:val="0"/>
                      <w:divBdr>
                        <w:top w:val="none" w:sz="0" w:space="0" w:color="auto"/>
                        <w:left w:val="none" w:sz="0" w:space="0" w:color="auto"/>
                        <w:bottom w:val="none" w:sz="0" w:space="0" w:color="auto"/>
                        <w:right w:val="none" w:sz="0" w:space="0" w:color="auto"/>
                      </w:divBdr>
                    </w:div>
                  </w:divsChild>
                </w:div>
                <w:div w:id="11284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025690">
          <w:marLeft w:val="0"/>
          <w:marRight w:val="0"/>
          <w:marTop w:val="0"/>
          <w:marBottom w:val="0"/>
          <w:divBdr>
            <w:top w:val="none" w:sz="0" w:space="0" w:color="auto"/>
            <w:left w:val="none" w:sz="0" w:space="0" w:color="auto"/>
            <w:bottom w:val="none" w:sz="0" w:space="0" w:color="auto"/>
            <w:right w:val="none" w:sz="0" w:space="0" w:color="auto"/>
          </w:divBdr>
          <w:divsChild>
            <w:div w:id="189029837">
              <w:marLeft w:val="-75"/>
              <w:marRight w:val="0"/>
              <w:marTop w:val="30"/>
              <w:marBottom w:val="30"/>
              <w:divBdr>
                <w:top w:val="none" w:sz="0" w:space="0" w:color="auto"/>
                <w:left w:val="none" w:sz="0" w:space="0" w:color="auto"/>
                <w:bottom w:val="none" w:sz="0" w:space="0" w:color="auto"/>
                <w:right w:val="none" w:sz="0" w:space="0" w:color="auto"/>
              </w:divBdr>
              <w:divsChild>
                <w:div w:id="114057647">
                  <w:marLeft w:val="0"/>
                  <w:marRight w:val="0"/>
                  <w:marTop w:val="0"/>
                  <w:marBottom w:val="0"/>
                  <w:divBdr>
                    <w:top w:val="none" w:sz="0" w:space="0" w:color="auto"/>
                    <w:left w:val="none" w:sz="0" w:space="0" w:color="auto"/>
                    <w:bottom w:val="none" w:sz="0" w:space="0" w:color="auto"/>
                    <w:right w:val="none" w:sz="0" w:space="0" w:color="auto"/>
                  </w:divBdr>
                </w:div>
                <w:div w:id="1368991660">
                  <w:marLeft w:val="0"/>
                  <w:marRight w:val="0"/>
                  <w:marTop w:val="0"/>
                  <w:marBottom w:val="0"/>
                  <w:divBdr>
                    <w:top w:val="none" w:sz="0" w:space="0" w:color="auto"/>
                    <w:left w:val="none" w:sz="0" w:space="0" w:color="auto"/>
                    <w:bottom w:val="none" w:sz="0" w:space="0" w:color="auto"/>
                    <w:right w:val="none" w:sz="0" w:space="0" w:color="auto"/>
                  </w:divBdr>
                  <w:divsChild>
                    <w:div w:id="2143494445">
                      <w:marLeft w:val="0"/>
                      <w:marRight w:val="0"/>
                      <w:marTop w:val="0"/>
                      <w:marBottom w:val="0"/>
                      <w:divBdr>
                        <w:top w:val="none" w:sz="0" w:space="0" w:color="auto"/>
                        <w:left w:val="none" w:sz="0" w:space="0" w:color="auto"/>
                        <w:bottom w:val="none" w:sz="0" w:space="0" w:color="auto"/>
                        <w:right w:val="none" w:sz="0" w:space="0" w:color="auto"/>
                      </w:divBdr>
                    </w:div>
                  </w:divsChild>
                </w:div>
                <w:div w:id="1451320333">
                  <w:marLeft w:val="0"/>
                  <w:marRight w:val="0"/>
                  <w:marTop w:val="0"/>
                  <w:marBottom w:val="0"/>
                  <w:divBdr>
                    <w:top w:val="none" w:sz="0" w:space="0" w:color="auto"/>
                    <w:left w:val="none" w:sz="0" w:space="0" w:color="auto"/>
                    <w:bottom w:val="none" w:sz="0" w:space="0" w:color="auto"/>
                    <w:right w:val="none" w:sz="0" w:space="0" w:color="auto"/>
                  </w:divBdr>
                </w:div>
                <w:div w:id="2124687136">
                  <w:marLeft w:val="0"/>
                  <w:marRight w:val="0"/>
                  <w:marTop w:val="0"/>
                  <w:marBottom w:val="0"/>
                  <w:divBdr>
                    <w:top w:val="none" w:sz="0" w:space="0" w:color="auto"/>
                    <w:left w:val="none" w:sz="0" w:space="0" w:color="auto"/>
                    <w:bottom w:val="none" w:sz="0" w:space="0" w:color="auto"/>
                    <w:right w:val="none" w:sz="0" w:space="0" w:color="auto"/>
                  </w:divBdr>
                  <w:divsChild>
                    <w:div w:id="124919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013854">
          <w:marLeft w:val="0"/>
          <w:marRight w:val="0"/>
          <w:marTop w:val="0"/>
          <w:marBottom w:val="0"/>
          <w:divBdr>
            <w:top w:val="none" w:sz="0" w:space="0" w:color="auto"/>
            <w:left w:val="none" w:sz="0" w:space="0" w:color="auto"/>
            <w:bottom w:val="none" w:sz="0" w:space="0" w:color="auto"/>
            <w:right w:val="none" w:sz="0" w:space="0" w:color="auto"/>
          </w:divBdr>
          <w:divsChild>
            <w:div w:id="729579511">
              <w:marLeft w:val="0"/>
              <w:marRight w:val="0"/>
              <w:marTop w:val="0"/>
              <w:marBottom w:val="0"/>
              <w:divBdr>
                <w:top w:val="none" w:sz="0" w:space="0" w:color="auto"/>
                <w:left w:val="none" w:sz="0" w:space="0" w:color="auto"/>
                <w:bottom w:val="none" w:sz="0" w:space="0" w:color="auto"/>
                <w:right w:val="none" w:sz="0" w:space="0" w:color="auto"/>
              </w:divBdr>
            </w:div>
            <w:div w:id="1356617558">
              <w:marLeft w:val="0"/>
              <w:marRight w:val="0"/>
              <w:marTop w:val="0"/>
              <w:marBottom w:val="0"/>
              <w:divBdr>
                <w:top w:val="none" w:sz="0" w:space="0" w:color="auto"/>
                <w:left w:val="none" w:sz="0" w:space="0" w:color="auto"/>
                <w:bottom w:val="none" w:sz="0" w:space="0" w:color="auto"/>
                <w:right w:val="none" w:sz="0" w:space="0" w:color="auto"/>
              </w:divBdr>
            </w:div>
            <w:div w:id="1699967746">
              <w:marLeft w:val="0"/>
              <w:marRight w:val="0"/>
              <w:marTop w:val="0"/>
              <w:marBottom w:val="0"/>
              <w:divBdr>
                <w:top w:val="none" w:sz="0" w:space="0" w:color="auto"/>
                <w:left w:val="none" w:sz="0" w:space="0" w:color="auto"/>
                <w:bottom w:val="none" w:sz="0" w:space="0" w:color="auto"/>
                <w:right w:val="none" w:sz="0" w:space="0" w:color="auto"/>
              </w:divBdr>
            </w:div>
          </w:divsChild>
        </w:div>
        <w:div w:id="808086637">
          <w:marLeft w:val="0"/>
          <w:marRight w:val="0"/>
          <w:marTop w:val="0"/>
          <w:marBottom w:val="0"/>
          <w:divBdr>
            <w:top w:val="none" w:sz="0" w:space="0" w:color="auto"/>
            <w:left w:val="none" w:sz="0" w:space="0" w:color="auto"/>
            <w:bottom w:val="none" w:sz="0" w:space="0" w:color="auto"/>
            <w:right w:val="none" w:sz="0" w:space="0" w:color="auto"/>
          </w:divBdr>
          <w:divsChild>
            <w:div w:id="1717271996">
              <w:marLeft w:val="-75"/>
              <w:marRight w:val="0"/>
              <w:marTop w:val="30"/>
              <w:marBottom w:val="30"/>
              <w:divBdr>
                <w:top w:val="none" w:sz="0" w:space="0" w:color="auto"/>
                <w:left w:val="none" w:sz="0" w:space="0" w:color="auto"/>
                <w:bottom w:val="none" w:sz="0" w:space="0" w:color="auto"/>
                <w:right w:val="none" w:sz="0" w:space="0" w:color="auto"/>
              </w:divBdr>
              <w:divsChild>
                <w:div w:id="41907081">
                  <w:marLeft w:val="0"/>
                  <w:marRight w:val="0"/>
                  <w:marTop w:val="0"/>
                  <w:marBottom w:val="0"/>
                  <w:divBdr>
                    <w:top w:val="none" w:sz="0" w:space="0" w:color="auto"/>
                    <w:left w:val="none" w:sz="0" w:space="0" w:color="auto"/>
                    <w:bottom w:val="none" w:sz="0" w:space="0" w:color="auto"/>
                    <w:right w:val="none" w:sz="0" w:space="0" w:color="auto"/>
                  </w:divBdr>
                  <w:divsChild>
                    <w:div w:id="2084253346">
                      <w:marLeft w:val="0"/>
                      <w:marRight w:val="0"/>
                      <w:marTop w:val="0"/>
                      <w:marBottom w:val="0"/>
                      <w:divBdr>
                        <w:top w:val="none" w:sz="0" w:space="0" w:color="auto"/>
                        <w:left w:val="none" w:sz="0" w:space="0" w:color="auto"/>
                        <w:bottom w:val="none" w:sz="0" w:space="0" w:color="auto"/>
                        <w:right w:val="none" w:sz="0" w:space="0" w:color="auto"/>
                      </w:divBdr>
                    </w:div>
                  </w:divsChild>
                </w:div>
                <w:div w:id="637875610">
                  <w:marLeft w:val="0"/>
                  <w:marRight w:val="0"/>
                  <w:marTop w:val="0"/>
                  <w:marBottom w:val="0"/>
                  <w:divBdr>
                    <w:top w:val="none" w:sz="0" w:space="0" w:color="auto"/>
                    <w:left w:val="none" w:sz="0" w:space="0" w:color="auto"/>
                    <w:bottom w:val="none" w:sz="0" w:space="0" w:color="auto"/>
                    <w:right w:val="none" w:sz="0" w:space="0" w:color="auto"/>
                  </w:divBdr>
                  <w:divsChild>
                    <w:div w:id="26683119">
                      <w:marLeft w:val="0"/>
                      <w:marRight w:val="0"/>
                      <w:marTop w:val="0"/>
                      <w:marBottom w:val="0"/>
                      <w:divBdr>
                        <w:top w:val="none" w:sz="0" w:space="0" w:color="auto"/>
                        <w:left w:val="none" w:sz="0" w:space="0" w:color="auto"/>
                        <w:bottom w:val="none" w:sz="0" w:space="0" w:color="auto"/>
                        <w:right w:val="none" w:sz="0" w:space="0" w:color="auto"/>
                      </w:divBdr>
                    </w:div>
                  </w:divsChild>
                </w:div>
                <w:div w:id="1023285868">
                  <w:marLeft w:val="0"/>
                  <w:marRight w:val="0"/>
                  <w:marTop w:val="0"/>
                  <w:marBottom w:val="0"/>
                  <w:divBdr>
                    <w:top w:val="none" w:sz="0" w:space="0" w:color="auto"/>
                    <w:left w:val="none" w:sz="0" w:space="0" w:color="auto"/>
                    <w:bottom w:val="none" w:sz="0" w:space="0" w:color="auto"/>
                    <w:right w:val="none" w:sz="0" w:space="0" w:color="auto"/>
                  </w:divBdr>
                  <w:divsChild>
                    <w:div w:id="150290558">
                      <w:marLeft w:val="0"/>
                      <w:marRight w:val="0"/>
                      <w:marTop w:val="0"/>
                      <w:marBottom w:val="0"/>
                      <w:divBdr>
                        <w:top w:val="none" w:sz="0" w:space="0" w:color="auto"/>
                        <w:left w:val="none" w:sz="0" w:space="0" w:color="auto"/>
                        <w:bottom w:val="none" w:sz="0" w:space="0" w:color="auto"/>
                        <w:right w:val="none" w:sz="0" w:space="0" w:color="auto"/>
                      </w:divBdr>
                    </w:div>
                  </w:divsChild>
                </w:div>
                <w:div w:id="2031030263">
                  <w:marLeft w:val="0"/>
                  <w:marRight w:val="0"/>
                  <w:marTop w:val="0"/>
                  <w:marBottom w:val="0"/>
                  <w:divBdr>
                    <w:top w:val="none" w:sz="0" w:space="0" w:color="auto"/>
                    <w:left w:val="none" w:sz="0" w:space="0" w:color="auto"/>
                    <w:bottom w:val="none" w:sz="0" w:space="0" w:color="auto"/>
                    <w:right w:val="none" w:sz="0" w:space="0" w:color="auto"/>
                  </w:divBdr>
                  <w:divsChild>
                    <w:div w:id="184366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608227">
          <w:marLeft w:val="0"/>
          <w:marRight w:val="0"/>
          <w:marTop w:val="0"/>
          <w:marBottom w:val="0"/>
          <w:divBdr>
            <w:top w:val="none" w:sz="0" w:space="0" w:color="auto"/>
            <w:left w:val="none" w:sz="0" w:space="0" w:color="auto"/>
            <w:bottom w:val="none" w:sz="0" w:space="0" w:color="auto"/>
            <w:right w:val="none" w:sz="0" w:space="0" w:color="auto"/>
          </w:divBdr>
          <w:divsChild>
            <w:div w:id="2047410868">
              <w:marLeft w:val="-75"/>
              <w:marRight w:val="0"/>
              <w:marTop w:val="30"/>
              <w:marBottom w:val="30"/>
              <w:divBdr>
                <w:top w:val="none" w:sz="0" w:space="0" w:color="auto"/>
                <w:left w:val="none" w:sz="0" w:space="0" w:color="auto"/>
                <w:bottom w:val="none" w:sz="0" w:space="0" w:color="auto"/>
                <w:right w:val="none" w:sz="0" w:space="0" w:color="auto"/>
              </w:divBdr>
              <w:divsChild>
                <w:div w:id="428740196">
                  <w:marLeft w:val="0"/>
                  <w:marRight w:val="0"/>
                  <w:marTop w:val="0"/>
                  <w:marBottom w:val="0"/>
                  <w:divBdr>
                    <w:top w:val="none" w:sz="0" w:space="0" w:color="auto"/>
                    <w:left w:val="none" w:sz="0" w:space="0" w:color="auto"/>
                    <w:bottom w:val="none" w:sz="0" w:space="0" w:color="auto"/>
                    <w:right w:val="none" w:sz="0" w:space="0" w:color="auto"/>
                  </w:divBdr>
                  <w:divsChild>
                    <w:div w:id="2106028894">
                      <w:marLeft w:val="0"/>
                      <w:marRight w:val="0"/>
                      <w:marTop w:val="0"/>
                      <w:marBottom w:val="0"/>
                      <w:divBdr>
                        <w:top w:val="none" w:sz="0" w:space="0" w:color="auto"/>
                        <w:left w:val="none" w:sz="0" w:space="0" w:color="auto"/>
                        <w:bottom w:val="none" w:sz="0" w:space="0" w:color="auto"/>
                        <w:right w:val="none" w:sz="0" w:space="0" w:color="auto"/>
                      </w:divBdr>
                    </w:div>
                  </w:divsChild>
                </w:div>
                <w:div w:id="821510902">
                  <w:marLeft w:val="0"/>
                  <w:marRight w:val="0"/>
                  <w:marTop w:val="0"/>
                  <w:marBottom w:val="0"/>
                  <w:divBdr>
                    <w:top w:val="none" w:sz="0" w:space="0" w:color="auto"/>
                    <w:left w:val="none" w:sz="0" w:space="0" w:color="auto"/>
                    <w:bottom w:val="none" w:sz="0" w:space="0" w:color="auto"/>
                    <w:right w:val="none" w:sz="0" w:space="0" w:color="auto"/>
                  </w:divBdr>
                </w:div>
                <w:div w:id="848909768">
                  <w:marLeft w:val="0"/>
                  <w:marRight w:val="0"/>
                  <w:marTop w:val="0"/>
                  <w:marBottom w:val="0"/>
                  <w:divBdr>
                    <w:top w:val="none" w:sz="0" w:space="0" w:color="auto"/>
                    <w:left w:val="none" w:sz="0" w:space="0" w:color="auto"/>
                    <w:bottom w:val="none" w:sz="0" w:space="0" w:color="auto"/>
                    <w:right w:val="none" w:sz="0" w:space="0" w:color="auto"/>
                  </w:divBdr>
                </w:div>
                <w:div w:id="1370959231">
                  <w:marLeft w:val="0"/>
                  <w:marRight w:val="0"/>
                  <w:marTop w:val="0"/>
                  <w:marBottom w:val="0"/>
                  <w:divBdr>
                    <w:top w:val="none" w:sz="0" w:space="0" w:color="auto"/>
                    <w:left w:val="none" w:sz="0" w:space="0" w:color="auto"/>
                    <w:bottom w:val="none" w:sz="0" w:space="0" w:color="auto"/>
                    <w:right w:val="none" w:sz="0" w:space="0" w:color="auto"/>
                  </w:divBdr>
                  <w:divsChild>
                    <w:div w:id="11790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723655">
          <w:marLeft w:val="0"/>
          <w:marRight w:val="0"/>
          <w:marTop w:val="0"/>
          <w:marBottom w:val="0"/>
          <w:divBdr>
            <w:top w:val="none" w:sz="0" w:space="0" w:color="auto"/>
            <w:left w:val="none" w:sz="0" w:space="0" w:color="auto"/>
            <w:bottom w:val="none" w:sz="0" w:space="0" w:color="auto"/>
            <w:right w:val="none" w:sz="0" w:space="0" w:color="auto"/>
          </w:divBdr>
          <w:divsChild>
            <w:div w:id="1006515722">
              <w:marLeft w:val="0"/>
              <w:marRight w:val="0"/>
              <w:marTop w:val="0"/>
              <w:marBottom w:val="0"/>
              <w:divBdr>
                <w:top w:val="none" w:sz="0" w:space="0" w:color="auto"/>
                <w:left w:val="none" w:sz="0" w:space="0" w:color="auto"/>
                <w:bottom w:val="none" w:sz="0" w:space="0" w:color="auto"/>
                <w:right w:val="none" w:sz="0" w:space="0" w:color="auto"/>
              </w:divBdr>
            </w:div>
            <w:div w:id="1006905592">
              <w:marLeft w:val="0"/>
              <w:marRight w:val="0"/>
              <w:marTop w:val="0"/>
              <w:marBottom w:val="0"/>
              <w:divBdr>
                <w:top w:val="none" w:sz="0" w:space="0" w:color="auto"/>
                <w:left w:val="none" w:sz="0" w:space="0" w:color="auto"/>
                <w:bottom w:val="none" w:sz="0" w:space="0" w:color="auto"/>
                <w:right w:val="none" w:sz="0" w:space="0" w:color="auto"/>
              </w:divBdr>
            </w:div>
            <w:div w:id="1476793774">
              <w:marLeft w:val="0"/>
              <w:marRight w:val="0"/>
              <w:marTop w:val="0"/>
              <w:marBottom w:val="0"/>
              <w:divBdr>
                <w:top w:val="none" w:sz="0" w:space="0" w:color="auto"/>
                <w:left w:val="none" w:sz="0" w:space="0" w:color="auto"/>
                <w:bottom w:val="none" w:sz="0" w:space="0" w:color="auto"/>
                <w:right w:val="none" w:sz="0" w:space="0" w:color="auto"/>
              </w:divBdr>
            </w:div>
          </w:divsChild>
        </w:div>
        <w:div w:id="949900360">
          <w:marLeft w:val="0"/>
          <w:marRight w:val="0"/>
          <w:marTop w:val="0"/>
          <w:marBottom w:val="0"/>
          <w:divBdr>
            <w:top w:val="none" w:sz="0" w:space="0" w:color="auto"/>
            <w:left w:val="none" w:sz="0" w:space="0" w:color="auto"/>
            <w:bottom w:val="none" w:sz="0" w:space="0" w:color="auto"/>
            <w:right w:val="none" w:sz="0" w:space="0" w:color="auto"/>
          </w:divBdr>
          <w:divsChild>
            <w:div w:id="57217580">
              <w:marLeft w:val="0"/>
              <w:marRight w:val="0"/>
              <w:marTop w:val="0"/>
              <w:marBottom w:val="0"/>
              <w:divBdr>
                <w:top w:val="none" w:sz="0" w:space="0" w:color="auto"/>
                <w:left w:val="none" w:sz="0" w:space="0" w:color="auto"/>
                <w:bottom w:val="none" w:sz="0" w:space="0" w:color="auto"/>
                <w:right w:val="none" w:sz="0" w:space="0" w:color="auto"/>
              </w:divBdr>
            </w:div>
            <w:div w:id="754860272">
              <w:marLeft w:val="0"/>
              <w:marRight w:val="0"/>
              <w:marTop w:val="0"/>
              <w:marBottom w:val="0"/>
              <w:divBdr>
                <w:top w:val="none" w:sz="0" w:space="0" w:color="auto"/>
                <w:left w:val="none" w:sz="0" w:space="0" w:color="auto"/>
                <w:bottom w:val="none" w:sz="0" w:space="0" w:color="auto"/>
                <w:right w:val="none" w:sz="0" w:space="0" w:color="auto"/>
              </w:divBdr>
            </w:div>
            <w:div w:id="922763497">
              <w:marLeft w:val="0"/>
              <w:marRight w:val="0"/>
              <w:marTop w:val="0"/>
              <w:marBottom w:val="0"/>
              <w:divBdr>
                <w:top w:val="none" w:sz="0" w:space="0" w:color="auto"/>
                <w:left w:val="none" w:sz="0" w:space="0" w:color="auto"/>
                <w:bottom w:val="none" w:sz="0" w:space="0" w:color="auto"/>
                <w:right w:val="none" w:sz="0" w:space="0" w:color="auto"/>
              </w:divBdr>
            </w:div>
            <w:div w:id="1700349178">
              <w:marLeft w:val="0"/>
              <w:marRight w:val="0"/>
              <w:marTop w:val="0"/>
              <w:marBottom w:val="0"/>
              <w:divBdr>
                <w:top w:val="none" w:sz="0" w:space="0" w:color="auto"/>
                <w:left w:val="none" w:sz="0" w:space="0" w:color="auto"/>
                <w:bottom w:val="none" w:sz="0" w:space="0" w:color="auto"/>
                <w:right w:val="none" w:sz="0" w:space="0" w:color="auto"/>
              </w:divBdr>
            </w:div>
            <w:div w:id="1741562143">
              <w:marLeft w:val="0"/>
              <w:marRight w:val="0"/>
              <w:marTop w:val="0"/>
              <w:marBottom w:val="0"/>
              <w:divBdr>
                <w:top w:val="none" w:sz="0" w:space="0" w:color="auto"/>
                <w:left w:val="none" w:sz="0" w:space="0" w:color="auto"/>
                <w:bottom w:val="none" w:sz="0" w:space="0" w:color="auto"/>
                <w:right w:val="none" w:sz="0" w:space="0" w:color="auto"/>
              </w:divBdr>
            </w:div>
          </w:divsChild>
        </w:div>
        <w:div w:id="1004941525">
          <w:marLeft w:val="0"/>
          <w:marRight w:val="0"/>
          <w:marTop w:val="0"/>
          <w:marBottom w:val="0"/>
          <w:divBdr>
            <w:top w:val="none" w:sz="0" w:space="0" w:color="auto"/>
            <w:left w:val="none" w:sz="0" w:space="0" w:color="auto"/>
            <w:bottom w:val="none" w:sz="0" w:space="0" w:color="auto"/>
            <w:right w:val="none" w:sz="0" w:space="0" w:color="auto"/>
          </w:divBdr>
          <w:divsChild>
            <w:div w:id="145628421">
              <w:marLeft w:val="0"/>
              <w:marRight w:val="0"/>
              <w:marTop w:val="0"/>
              <w:marBottom w:val="0"/>
              <w:divBdr>
                <w:top w:val="none" w:sz="0" w:space="0" w:color="auto"/>
                <w:left w:val="none" w:sz="0" w:space="0" w:color="auto"/>
                <w:bottom w:val="none" w:sz="0" w:space="0" w:color="auto"/>
                <w:right w:val="none" w:sz="0" w:space="0" w:color="auto"/>
              </w:divBdr>
            </w:div>
            <w:div w:id="321012922">
              <w:marLeft w:val="0"/>
              <w:marRight w:val="0"/>
              <w:marTop w:val="0"/>
              <w:marBottom w:val="0"/>
              <w:divBdr>
                <w:top w:val="none" w:sz="0" w:space="0" w:color="auto"/>
                <w:left w:val="none" w:sz="0" w:space="0" w:color="auto"/>
                <w:bottom w:val="none" w:sz="0" w:space="0" w:color="auto"/>
                <w:right w:val="none" w:sz="0" w:space="0" w:color="auto"/>
              </w:divBdr>
            </w:div>
            <w:div w:id="1876580689">
              <w:marLeft w:val="0"/>
              <w:marRight w:val="0"/>
              <w:marTop w:val="0"/>
              <w:marBottom w:val="0"/>
              <w:divBdr>
                <w:top w:val="none" w:sz="0" w:space="0" w:color="auto"/>
                <w:left w:val="none" w:sz="0" w:space="0" w:color="auto"/>
                <w:bottom w:val="none" w:sz="0" w:space="0" w:color="auto"/>
                <w:right w:val="none" w:sz="0" w:space="0" w:color="auto"/>
              </w:divBdr>
            </w:div>
          </w:divsChild>
        </w:div>
        <w:div w:id="1009799133">
          <w:marLeft w:val="0"/>
          <w:marRight w:val="0"/>
          <w:marTop w:val="0"/>
          <w:marBottom w:val="0"/>
          <w:divBdr>
            <w:top w:val="none" w:sz="0" w:space="0" w:color="auto"/>
            <w:left w:val="none" w:sz="0" w:space="0" w:color="auto"/>
            <w:bottom w:val="none" w:sz="0" w:space="0" w:color="auto"/>
            <w:right w:val="none" w:sz="0" w:space="0" w:color="auto"/>
          </w:divBdr>
          <w:divsChild>
            <w:div w:id="103498408">
              <w:marLeft w:val="0"/>
              <w:marRight w:val="0"/>
              <w:marTop w:val="0"/>
              <w:marBottom w:val="0"/>
              <w:divBdr>
                <w:top w:val="none" w:sz="0" w:space="0" w:color="auto"/>
                <w:left w:val="none" w:sz="0" w:space="0" w:color="auto"/>
                <w:bottom w:val="none" w:sz="0" w:space="0" w:color="auto"/>
                <w:right w:val="none" w:sz="0" w:space="0" w:color="auto"/>
              </w:divBdr>
            </w:div>
            <w:div w:id="1396976716">
              <w:marLeft w:val="0"/>
              <w:marRight w:val="0"/>
              <w:marTop w:val="0"/>
              <w:marBottom w:val="0"/>
              <w:divBdr>
                <w:top w:val="none" w:sz="0" w:space="0" w:color="auto"/>
                <w:left w:val="none" w:sz="0" w:space="0" w:color="auto"/>
                <w:bottom w:val="none" w:sz="0" w:space="0" w:color="auto"/>
                <w:right w:val="none" w:sz="0" w:space="0" w:color="auto"/>
              </w:divBdr>
            </w:div>
            <w:div w:id="2047245056">
              <w:marLeft w:val="0"/>
              <w:marRight w:val="0"/>
              <w:marTop w:val="0"/>
              <w:marBottom w:val="0"/>
              <w:divBdr>
                <w:top w:val="none" w:sz="0" w:space="0" w:color="auto"/>
                <w:left w:val="none" w:sz="0" w:space="0" w:color="auto"/>
                <w:bottom w:val="none" w:sz="0" w:space="0" w:color="auto"/>
                <w:right w:val="none" w:sz="0" w:space="0" w:color="auto"/>
              </w:divBdr>
            </w:div>
          </w:divsChild>
        </w:div>
        <w:div w:id="1029333057">
          <w:marLeft w:val="0"/>
          <w:marRight w:val="0"/>
          <w:marTop w:val="0"/>
          <w:marBottom w:val="0"/>
          <w:divBdr>
            <w:top w:val="none" w:sz="0" w:space="0" w:color="auto"/>
            <w:left w:val="none" w:sz="0" w:space="0" w:color="auto"/>
            <w:bottom w:val="none" w:sz="0" w:space="0" w:color="auto"/>
            <w:right w:val="none" w:sz="0" w:space="0" w:color="auto"/>
          </w:divBdr>
          <w:divsChild>
            <w:div w:id="434054738">
              <w:marLeft w:val="0"/>
              <w:marRight w:val="0"/>
              <w:marTop w:val="0"/>
              <w:marBottom w:val="0"/>
              <w:divBdr>
                <w:top w:val="none" w:sz="0" w:space="0" w:color="auto"/>
                <w:left w:val="none" w:sz="0" w:space="0" w:color="auto"/>
                <w:bottom w:val="none" w:sz="0" w:space="0" w:color="auto"/>
                <w:right w:val="none" w:sz="0" w:space="0" w:color="auto"/>
              </w:divBdr>
            </w:div>
            <w:div w:id="576019930">
              <w:marLeft w:val="0"/>
              <w:marRight w:val="0"/>
              <w:marTop w:val="0"/>
              <w:marBottom w:val="0"/>
              <w:divBdr>
                <w:top w:val="none" w:sz="0" w:space="0" w:color="auto"/>
                <w:left w:val="none" w:sz="0" w:space="0" w:color="auto"/>
                <w:bottom w:val="none" w:sz="0" w:space="0" w:color="auto"/>
                <w:right w:val="none" w:sz="0" w:space="0" w:color="auto"/>
              </w:divBdr>
            </w:div>
            <w:div w:id="801926596">
              <w:marLeft w:val="0"/>
              <w:marRight w:val="0"/>
              <w:marTop w:val="0"/>
              <w:marBottom w:val="0"/>
              <w:divBdr>
                <w:top w:val="none" w:sz="0" w:space="0" w:color="auto"/>
                <w:left w:val="none" w:sz="0" w:space="0" w:color="auto"/>
                <w:bottom w:val="none" w:sz="0" w:space="0" w:color="auto"/>
                <w:right w:val="none" w:sz="0" w:space="0" w:color="auto"/>
              </w:divBdr>
            </w:div>
            <w:div w:id="889223952">
              <w:marLeft w:val="0"/>
              <w:marRight w:val="0"/>
              <w:marTop w:val="0"/>
              <w:marBottom w:val="0"/>
              <w:divBdr>
                <w:top w:val="none" w:sz="0" w:space="0" w:color="auto"/>
                <w:left w:val="none" w:sz="0" w:space="0" w:color="auto"/>
                <w:bottom w:val="none" w:sz="0" w:space="0" w:color="auto"/>
                <w:right w:val="none" w:sz="0" w:space="0" w:color="auto"/>
              </w:divBdr>
            </w:div>
            <w:div w:id="1314868107">
              <w:marLeft w:val="0"/>
              <w:marRight w:val="0"/>
              <w:marTop w:val="0"/>
              <w:marBottom w:val="0"/>
              <w:divBdr>
                <w:top w:val="none" w:sz="0" w:space="0" w:color="auto"/>
                <w:left w:val="none" w:sz="0" w:space="0" w:color="auto"/>
                <w:bottom w:val="none" w:sz="0" w:space="0" w:color="auto"/>
                <w:right w:val="none" w:sz="0" w:space="0" w:color="auto"/>
              </w:divBdr>
            </w:div>
          </w:divsChild>
        </w:div>
        <w:div w:id="1063211783">
          <w:marLeft w:val="0"/>
          <w:marRight w:val="0"/>
          <w:marTop w:val="0"/>
          <w:marBottom w:val="0"/>
          <w:divBdr>
            <w:top w:val="none" w:sz="0" w:space="0" w:color="auto"/>
            <w:left w:val="none" w:sz="0" w:space="0" w:color="auto"/>
            <w:bottom w:val="none" w:sz="0" w:space="0" w:color="auto"/>
            <w:right w:val="none" w:sz="0" w:space="0" w:color="auto"/>
          </w:divBdr>
          <w:divsChild>
            <w:div w:id="1441680941">
              <w:marLeft w:val="-75"/>
              <w:marRight w:val="0"/>
              <w:marTop w:val="30"/>
              <w:marBottom w:val="30"/>
              <w:divBdr>
                <w:top w:val="none" w:sz="0" w:space="0" w:color="auto"/>
                <w:left w:val="none" w:sz="0" w:space="0" w:color="auto"/>
                <w:bottom w:val="none" w:sz="0" w:space="0" w:color="auto"/>
                <w:right w:val="none" w:sz="0" w:space="0" w:color="auto"/>
              </w:divBdr>
              <w:divsChild>
                <w:div w:id="194512628">
                  <w:marLeft w:val="0"/>
                  <w:marRight w:val="0"/>
                  <w:marTop w:val="0"/>
                  <w:marBottom w:val="0"/>
                  <w:divBdr>
                    <w:top w:val="none" w:sz="0" w:space="0" w:color="auto"/>
                    <w:left w:val="none" w:sz="0" w:space="0" w:color="auto"/>
                    <w:bottom w:val="none" w:sz="0" w:space="0" w:color="auto"/>
                    <w:right w:val="none" w:sz="0" w:space="0" w:color="auto"/>
                  </w:divBdr>
                </w:div>
                <w:div w:id="535585140">
                  <w:marLeft w:val="0"/>
                  <w:marRight w:val="0"/>
                  <w:marTop w:val="0"/>
                  <w:marBottom w:val="0"/>
                  <w:divBdr>
                    <w:top w:val="none" w:sz="0" w:space="0" w:color="auto"/>
                    <w:left w:val="none" w:sz="0" w:space="0" w:color="auto"/>
                    <w:bottom w:val="none" w:sz="0" w:space="0" w:color="auto"/>
                    <w:right w:val="none" w:sz="0" w:space="0" w:color="auto"/>
                  </w:divBdr>
                  <w:divsChild>
                    <w:div w:id="708990115">
                      <w:marLeft w:val="0"/>
                      <w:marRight w:val="0"/>
                      <w:marTop w:val="0"/>
                      <w:marBottom w:val="0"/>
                      <w:divBdr>
                        <w:top w:val="none" w:sz="0" w:space="0" w:color="auto"/>
                        <w:left w:val="none" w:sz="0" w:space="0" w:color="auto"/>
                        <w:bottom w:val="none" w:sz="0" w:space="0" w:color="auto"/>
                        <w:right w:val="none" w:sz="0" w:space="0" w:color="auto"/>
                      </w:divBdr>
                    </w:div>
                  </w:divsChild>
                </w:div>
                <w:div w:id="1127696593">
                  <w:marLeft w:val="0"/>
                  <w:marRight w:val="0"/>
                  <w:marTop w:val="0"/>
                  <w:marBottom w:val="0"/>
                  <w:divBdr>
                    <w:top w:val="none" w:sz="0" w:space="0" w:color="auto"/>
                    <w:left w:val="none" w:sz="0" w:space="0" w:color="auto"/>
                    <w:bottom w:val="none" w:sz="0" w:space="0" w:color="auto"/>
                    <w:right w:val="none" w:sz="0" w:space="0" w:color="auto"/>
                  </w:divBdr>
                  <w:divsChild>
                    <w:div w:id="1030765193">
                      <w:marLeft w:val="0"/>
                      <w:marRight w:val="0"/>
                      <w:marTop w:val="0"/>
                      <w:marBottom w:val="0"/>
                      <w:divBdr>
                        <w:top w:val="none" w:sz="0" w:space="0" w:color="auto"/>
                        <w:left w:val="none" w:sz="0" w:space="0" w:color="auto"/>
                        <w:bottom w:val="none" w:sz="0" w:space="0" w:color="auto"/>
                        <w:right w:val="none" w:sz="0" w:space="0" w:color="auto"/>
                      </w:divBdr>
                    </w:div>
                  </w:divsChild>
                </w:div>
                <w:div w:id="118247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8865">
          <w:marLeft w:val="0"/>
          <w:marRight w:val="0"/>
          <w:marTop w:val="0"/>
          <w:marBottom w:val="0"/>
          <w:divBdr>
            <w:top w:val="none" w:sz="0" w:space="0" w:color="auto"/>
            <w:left w:val="none" w:sz="0" w:space="0" w:color="auto"/>
            <w:bottom w:val="none" w:sz="0" w:space="0" w:color="auto"/>
            <w:right w:val="none" w:sz="0" w:space="0" w:color="auto"/>
          </w:divBdr>
          <w:divsChild>
            <w:div w:id="1161002398">
              <w:marLeft w:val="-75"/>
              <w:marRight w:val="0"/>
              <w:marTop w:val="30"/>
              <w:marBottom w:val="30"/>
              <w:divBdr>
                <w:top w:val="none" w:sz="0" w:space="0" w:color="auto"/>
                <w:left w:val="none" w:sz="0" w:space="0" w:color="auto"/>
                <w:bottom w:val="none" w:sz="0" w:space="0" w:color="auto"/>
                <w:right w:val="none" w:sz="0" w:space="0" w:color="auto"/>
              </w:divBdr>
              <w:divsChild>
                <w:div w:id="255480603">
                  <w:marLeft w:val="0"/>
                  <w:marRight w:val="0"/>
                  <w:marTop w:val="0"/>
                  <w:marBottom w:val="0"/>
                  <w:divBdr>
                    <w:top w:val="none" w:sz="0" w:space="0" w:color="auto"/>
                    <w:left w:val="none" w:sz="0" w:space="0" w:color="auto"/>
                    <w:bottom w:val="none" w:sz="0" w:space="0" w:color="auto"/>
                    <w:right w:val="none" w:sz="0" w:space="0" w:color="auto"/>
                  </w:divBdr>
                  <w:divsChild>
                    <w:div w:id="963846814">
                      <w:marLeft w:val="0"/>
                      <w:marRight w:val="0"/>
                      <w:marTop w:val="0"/>
                      <w:marBottom w:val="0"/>
                      <w:divBdr>
                        <w:top w:val="none" w:sz="0" w:space="0" w:color="auto"/>
                        <w:left w:val="none" w:sz="0" w:space="0" w:color="auto"/>
                        <w:bottom w:val="none" w:sz="0" w:space="0" w:color="auto"/>
                        <w:right w:val="none" w:sz="0" w:space="0" w:color="auto"/>
                      </w:divBdr>
                    </w:div>
                  </w:divsChild>
                </w:div>
                <w:div w:id="492723054">
                  <w:marLeft w:val="0"/>
                  <w:marRight w:val="0"/>
                  <w:marTop w:val="0"/>
                  <w:marBottom w:val="0"/>
                  <w:divBdr>
                    <w:top w:val="none" w:sz="0" w:space="0" w:color="auto"/>
                    <w:left w:val="none" w:sz="0" w:space="0" w:color="auto"/>
                    <w:bottom w:val="none" w:sz="0" w:space="0" w:color="auto"/>
                    <w:right w:val="none" w:sz="0" w:space="0" w:color="auto"/>
                  </w:divBdr>
                </w:div>
                <w:div w:id="548080245">
                  <w:marLeft w:val="0"/>
                  <w:marRight w:val="0"/>
                  <w:marTop w:val="0"/>
                  <w:marBottom w:val="0"/>
                  <w:divBdr>
                    <w:top w:val="none" w:sz="0" w:space="0" w:color="auto"/>
                    <w:left w:val="none" w:sz="0" w:space="0" w:color="auto"/>
                    <w:bottom w:val="none" w:sz="0" w:space="0" w:color="auto"/>
                    <w:right w:val="none" w:sz="0" w:space="0" w:color="auto"/>
                  </w:divBdr>
                </w:div>
                <w:div w:id="1386686704">
                  <w:marLeft w:val="0"/>
                  <w:marRight w:val="0"/>
                  <w:marTop w:val="0"/>
                  <w:marBottom w:val="0"/>
                  <w:divBdr>
                    <w:top w:val="none" w:sz="0" w:space="0" w:color="auto"/>
                    <w:left w:val="none" w:sz="0" w:space="0" w:color="auto"/>
                    <w:bottom w:val="none" w:sz="0" w:space="0" w:color="auto"/>
                    <w:right w:val="none" w:sz="0" w:space="0" w:color="auto"/>
                  </w:divBdr>
                  <w:divsChild>
                    <w:div w:id="160336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04422">
          <w:marLeft w:val="0"/>
          <w:marRight w:val="0"/>
          <w:marTop w:val="0"/>
          <w:marBottom w:val="0"/>
          <w:divBdr>
            <w:top w:val="none" w:sz="0" w:space="0" w:color="auto"/>
            <w:left w:val="none" w:sz="0" w:space="0" w:color="auto"/>
            <w:bottom w:val="none" w:sz="0" w:space="0" w:color="auto"/>
            <w:right w:val="none" w:sz="0" w:space="0" w:color="auto"/>
          </w:divBdr>
          <w:divsChild>
            <w:div w:id="513958891">
              <w:marLeft w:val="-75"/>
              <w:marRight w:val="0"/>
              <w:marTop w:val="30"/>
              <w:marBottom w:val="30"/>
              <w:divBdr>
                <w:top w:val="none" w:sz="0" w:space="0" w:color="auto"/>
                <w:left w:val="none" w:sz="0" w:space="0" w:color="auto"/>
                <w:bottom w:val="none" w:sz="0" w:space="0" w:color="auto"/>
                <w:right w:val="none" w:sz="0" w:space="0" w:color="auto"/>
              </w:divBdr>
              <w:divsChild>
                <w:div w:id="224075435">
                  <w:marLeft w:val="0"/>
                  <w:marRight w:val="0"/>
                  <w:marTop w:val="0"/>
                  <w:marBottom w:val="0"/>
                  <w:divBdr>
                    <w:top w:val="none" w:sz="0" w:space="0" w:color="auto"/>
                    <w:left w:val="none" w:sz="0" w:space="0" w:color="auto"/>
                    <w:bottom w:val="none" w:sz="0" w:space="0" w:color="auto"/>
                    <w:right w:val="none" w:sz="0" w:space="0" w:color="auto"/>
                  </w:divBdr>
                </w:div>
                <w:div w:id="250049646">
                  <w:marLeft w:val="0"/>
                  <w:marRight w:val="0"/>
                  <w:marTop w:val="0"/>
                  <w:marBottom w:val="0"/>
                  <w:divBdr>
                    <w:top w:val="none" w:sz="0" w:space="0" w:color="auto"/>
                    <w:left w:val="none" w:sz="0" w:space="0" w:color="auto"/>
                    <w:bottom w:val="none" w:sz="0" w:space="0" w:color="auto"/>
                    <w:right w:val="none" w:sz="0" w:space="0" w:color="auto"/>
                  </w:divBdr>
                </w:div>
                <w:div w:id="896404490">
                  <w:marLeft w:val="0"/>
                  <w:marRight w:val="0"/>
                  <w:marTop w:val="0"/>
                  <w:marBottom w:val="0"/>
                  <w:divBdr>
                    <w:top w:val="none" w:sz="0" w:space="0" w:color="auto"/>
                    <w:left w:val="none" w:sz="0" w:space="0" w:color="auto"/>
                    <w:bottom w:val="none" w:sz="0" w:space="0" w:color="auto"/>
                    <w:right w:val="none" w:sz="0" w:space="0" w:color="auto"/>
                  </w:divBdr>
                  <w:divsChild>
                    <w:div w:id="1908689556">
                      <w:marLeft w:val="0"/>
                      <w:marRight w:val="0"/>
                      <w:marTop w:val="0"/>
                      <w:marBottom w:val="0"/>
                      <w:divBdr>
                        <w:top w:val="none" w:sz="0" w:space="0" w:color="auto"/>
                        <w:left w:val="none" w:sz="0" w:space="0" w:color="auto"/>
                        <w:bottom w:val="none" w:sz="0" w:space="0" w:color="auto"/>
                        <w:right w:val="none" w:sz="0" w:space="0" w:color="auto"/>
                      </w:divBdr>
                    </w:div>
                  </w:divsChild>
                </w:div>
                <w:div w:id="910770147">
                  <w:marLeft w:val="0"/>
                  <w:marRight w:val="0"/>
                  <w:marTop w:val="0"/>
                  <w:marBottom w:val="0"/>
                  <w:divBdr>
                    <w:top w:val="none" w:sz="0" w:space="0" w:color="auto"/>
                    <w:left w:val="none" w:sz="0" w:space="0" w:color="auto"/>
                    <w:bottom w:val="none" w:sz="0" w:space="0" w:color="auto"/>
                    <w:right w:val="none" w:sz="0" w:space="0" w:color="auto"/>
                  </w:divBdr>
                  <w:divsChild>
                    <w:div w:id="36093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983457">
          <w:marLeft w:val="0"/>
          <w:marRight w:val="0"/>
          <w:marTop w:val="0"/>
          <w:marBottom w:val="0"/>
          <w:divBdr>
            <w:top w:val="none" w:sz="0" w:space="0" w:color="auto"/>
            <w:left w:val="none" w:sz="0" w:space="0" w:color="auto"/>
            <w:bottom w:val="none" w:sz="0" w:space="0" w:color="auto"/>
            <w:right w:val="none" w:sz="0" w:space="0" w:color="auto"/>
          </w:divBdr>
          <w:divsChild>
            <w:div w:id="1542522121">
              <w:marLeft w:val="-75"/>
              <w:marRight w:val="0"/>
              <w:marTop w:val="30"/>
              <w:marBottom w:val="30"/>
              <w:divBdr>
                <w:top w:val="none" w:sz="0" w:space="0" w:color="auto"/>
                <w:left w:val="none" w:sz="0" w:space="0" w:color="auto"/>
                <w:bottom w:val="none" w:sz="0" w:space="0" w:color="auto"/>
                <w:right w:val="none" w:sz="0" w:space="0" w:color="auto"/>
              </w:divBdr>
              <w:divsChild>
                <w:div w:id="195387961">
                  <w:marLeft w:val="0"/>
                  <w:marRight w:val="0"/>
                  <w:marTop w:val="0"/>
                  <w:marBottom w:val="0"/>
                  <w:divBdr>
                    <w:top w:val="none" w:sz="0" w:space="0" w:color="auto"/>
                    <w:left w:val="none" w:sz="0" w:space="0" w:color="auto"/>
                    <w:bottom w:val="none" w:sz="0" w:space="0" w:color="auto"/>
                    <w:right w:val="none" w:sz="0" w:space="0" w:color="auto"/>
                  </w:divBdr>
                  <w:divsChild>
                    <w:div w:id="1322848738">
                      <w:marLeft w:val="0"/>
                      <w:marRight w:val="0"/>
                      <w:marTop w:val="0"/>
                      <w:marBottom w:val="0"/>
                      <w:divBdr>
                        <w:top w:val="none" w:sz="0" w:space="0" w:color="auto"/>
                        <w:left w:val="none" w:sz="0" w:space="0" w:color="auto"/>
                        <w:bottom w:val="none" w:sz="0" w:space="0" w:color="auto"/>
                        <w:right w:val="none" w:sz="0" w:space="0" w:color="auto"/>
                      </w:divBdr>
                    </w:div>
                  </w:divsChild>
                </w:div>
                <w:div w:id="301542839">
                  <w:marLeft w:val="0"/>
                  <w:marRight w:val="0"/>
                  <w:marTop w:val="0"/>
                  <w:marBottom w:val="0"/>
                  <w:divBdr>
                    <w:top w:val="none" w:sz="0" w:space="0" w:color="auto"/>
                    <w:left w:val="none" w:sz="0" w:space="0" w:color="auto"/>
                    <w:bottom w:val="none" w:sz="0" w:space="0" w:color="auto"/>
                    <w:right w:val="none" w:sz="0" w:space="0" w:color="auto"/>
                  </w:divBdr>
                  <w:divsChild>
                    <w:div w:id="1816095942">
                      <w:marLeft w:val="0"/>
                      <w:marRight w:val="0"/>
                      <w:marTop w:val="0"/>
                      <w:marBottom w:val="0"/>
                      <w:divBdr>
                        <w:top w:val="none" w:sz="0" w:space="0" w:color="auto"/>
                        <w:left w:val="none" w:sz="0" w:space="0" w:color="auto"/>
                        <w:bottom w:val="none" w:sz="0" w:space="0" w:color="auto"/>
                        <w:right w:val="none" w:sz="0" w:space="0" w:color="auto"/>
                      </w:divBdr>
                    </w:div>
                  </w:divsChild>
                </w:div>
                <w:div w:id="878400381">
                  <w:marLeft w:val="0"/>
                  <w:marRight w:val="0"/>
                  <w:marTop w:val="0"/>
                  <w:marBottom w:val="0"/>
                  <w:divBdr>
                    <w:top w:val="none" w:sz="0" w:space="0" w:color="auto"/>
                    <w:left w:val="none" w:sz="0" w:space="0" w:color="auto"/>
                    <w:bottom w:val="none" w:sz="0" w:space="0" w:color="auto"/>
                    <w:right w:val="none" w:sz="0" w:space="0" w:color="auto"/>
                  </w:divBdr>
                </w:div>
                <w:div w:id="117889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39038">
          <w:marLeft w:val="0"/>
          <w:marRight w:val="0"/>
          <w:marTop w:val="0"/>
          <w:marBottom w:val="0"/>
          <w:divBdr>
            <w:top w:val="none" w:sz="0" w:space="0" w:color="auto"/>
            <w:left w:val="none" w:sz="0" w:space="0" w:color="auto"/>
            <w:bottom w:val="none" w:sz="0" w:space="0" w:color="auto"/>
            <w:right w:val="none" w:sz="0" w:space="0" w:color="auto"/>
          </w:divBdr>
          <w:divsChild>
            <w:div w:id="601958639">
              <w:marLeft w:val="0"/>
              <w:marRight w:val="0"/>
              <w:marTop w:val="0"/>
              <w:marBottom w:val="0"/>
              <w:divBdr>
                <w:top w:val="none" w:sz="0" w:space="0" w:color="auto"/>
                <w:left w:val="none" w:sz="0" w:space="0" w:color="auto"/>
                <w:bottom w:val="none" w:sz="0" w:space="0" w:color="auto"/>
                <w:right w:val="none" w:sz="0" w:space="0" w:color="auto"/>
              </w:divBdr>
            </w:div>
            <w:div w:id="656567122">
              <w:marLeft w:val="0"/>
              <w:marRight w:val="0"/>
              <w:marTop w:val="0"/>
              <w:marBottom w:val="0"/>
              <w:divBdr>
                <w:top w:val="none" w:sz="0" w:space="0" w:color="auto"/>
                <w:left w:val="none" w:sz="0" w:space="0" w:color="auto"/>
                <w:bottom w:val="none" w:sz="0" w:space="0" w:color="auto"/>
                <w:right w:val="none" w:sz="0" w:space="0" w:color="auto"/>
              </w:divBdr>
            </w:div>
            <w:div w:id="729766045">
              <w:marLeft w:val="0"/>
              <w:marRight w:val="0"/>
              <w:marTop w:val="0"/>
              <w:marBottom w:val="0"/>
              <w:divBdr>
                <w:top w:val="none" w:sz="0" w:space="0" w:color="auto"/>
                <w:left w:val="none" w:sz="0" w:space="0" w:color="auto"/>
                <w:bottom w:val="none" w:sz="0" w:space="0" w:color="auto"/>
                <w:right w:val="none" w:sz="0" w:space="0" w:color="auto"/>
              </w:divBdr>
            </w:div>
            <w:div w:id="1109931239">
              <w:marLeft w:val="0"/>
              <w:marRight w:val="0"/>
              <w:marTop w:val="0"/>
              <w:marBottom w:val="0"/>
              <w:divBdr>
                <w:top w:val="none" w:sz="0" w:space="0" w:color="auto"/>
                <w:left w:val="none" w:sz="0" w:space="0" w:color="auto"/>
                <w:bottom w:val="none" w:sz="0" w:space="0" w:color="auto"/>
                <w:right w:val="none" w:sz="0" w:space="0" w:color="auto"/>
              </w:divBdr>
            </w:div>
            <w:div w:id="1628468521">
              <w:marLeft w:val="0"/>
              <w:marRight w:val="0"/>
              <w:marTop w:val="0"/>
              <w:marBottom w:val="0"/>
              <w:divBdr>
                <w:top w:val="none" w:sz="0" w:space="0" w:color="auto"/>
                <w:left w:val="none" w:sz="0" w:space="0" w:color="auto"/>
                <w:bottom w:val="none" w:sz="0" w:space="0" w:color="auto"/>
                <w:right w:val="none" w:sz="0" w:space="0" w:color="auto"/>
              </w:divBdr>
            </w:div>
          </w:divsChild>
        </w:div>
        <w:div w:id="1201089001">
          <w:marLeft w:val="0"/>
          <w:marRight w:val="0"/>
          <w:marTop w:val="0"/>
          <w:marBottom w:val="0"/>
          <w:divBdr>
            <w:top w:val="none" w:sz="0" w:space="0" w:color="auto"/>
            <w:left w:val="none" w:sz="0" w:space="0" w:color="auto"/>
            <w:bottom w:val="none" w:sz="0" w:space="0" w:color="auto"/>
            <w:right w:val="none" w:sz="0" w:space="0" w:color="auto"/>
          </w:divBdr>
          <w:divsChild>
            <w:div w:id="137769315">
              <w:marLeft w:val="0"/>
              <w:marRight w:val="0"/>
              <w:marTop w:val="0"/>
              <w:marBottom w:val="0"/>
              <w:divBdr>
                <w:top w:val="none" w:sz="0" w:space="0" w:color="auto"/>
                <w:left w:val="none" w:sz="0" w:space="0" w:color="auto"/>
                <w:bottom w:val="none" w:sz="0" w:space="0" w:color="auto"/>
                <w:right w:val="none" w:sz="0" w:space="0" w:color="auto"/>
              </w:divBdr>
            </w:div>
            <w:div w:id="337463451">
              <w:marLeft w:val="0"/>
              <w:marRight w:val="0"/>
              <w:marTop w:val="0"/>
              <w:marBottom w:val="0"/>
              <w:divBdr>
                <w:top w:val="none" w:sz="0" w:space="0" w:color="auto"/>
                <w:left w:val="none" w:sz="0" w:space="0" w:color="auto"/>
                <w:bottom w:val="none" w:sz="0" w:space="0" w:color="auto"/>
                <w:right w:val="none" w:sz="0" w:space="0" w:color="auto"/>
              </w:divBdr>
            </w:div>
            <w:div w:id="371808591">
              <w:marLeft w:val="0"/>
              <w:marRight w:val="0"/>
              <w:marTop w:val="0"/>
              <w:marBottom w:val="0"/>
              <w:divBdr>
                <w:top w:val="none" w:sz="0" w:space="0" w:color="auto"/>
                <w:left w:val="none" w:sz="0" w:space="0" w:color="auto"/>
                <w:bottom w:val="none" w:sz="0" w:space="0" w:color="auto"/>
                <w:right w:val="none" w:sz="0" w:space="0" w:color="auto"/>
              </w:divBdr>
            </w:div>
            <w:div w:id="687950254">
              <w:marLeft w:val="0"/>
              <w:marRight w:val="0"/>
              <w:marTop w:val="0"/>
              <w:marBottom w:val="0"/>
              <w:divBdr>
                <w:top w:val="none" w:sz="0" w:space="0" w:color="auto"/>
                <w:left w:val="none" w:sz="0" w:space="0" w:color="auto"/>
                <w:bottom w:val="none" w:sz="0" w:space="0" w:color="auto"/>
                <w:right w:val="none" w:sz="0" w:space="0" w:color="auto"/>
              </w:divBdr>
            </w:div>
            <w:div w:id="760880178">
              <w:marLeft w:val="0"/>
              <w:marRight w:val="0"/>
              <w:marTop w:val="0"/>
              <w:marBottom w:val="0"/>
              <w:divBdr>
                <w:top w:val="none" w:sz="0" w:space="0" w:color="auto"/>
                <w:left w:val="none" w:sz="0" w:space="0" w:color="auto"/>
                <w:bottom w:val="none" w:sz="0" w:space="0" w:color="auto"/>
                <w:right w:val="none" w:sz="0" w:space="0" w:color="auto"/>
              </w:divBdr>
            </w:div>
            <w:div w:id="857934536">
              <w:marLeft w:val="0"/>
              <w:marRight w:val="0"/>
              <w:marTop w:val="0"/>
              <w:marBottom w:val="0"/>
              <w:divBdr>
                <w:top w:val="none" w:sz="0" w:space="0" w:color="auto"/>
                <w:left w:val="none" w:sz="0" w:space="0" w:color="auto"/>
                <w:bottom w:val="none" w:sz="0" w:space="0" w:color="auto"/>
                <w:right w:val="none" w:sz="0" w:space="0" w:color="auto"/>
              </w:divBdr>
            </w:div>
            <w:div w:id="900480269">
              <w:marLeft w:val="0"/>
              <w:marRight w:val="0"/>
              <w:marTop w:val="0"/>
              <w:marBottom w:val="0"/>
              <w:divBdr>
                <w:top w:val="none" w:sz="0" w:space="0" w:color="auto"/>
                <w:left w:val="none" w:sz="0" w:space="0" w:color="auto"/>
                <w:bottom w:val="none" w:sz="0" w:space="0" w:color="auto"/>
                <w:right w:val="none" w:sz="0" w:space="0" w:color="auto"/>
              </w:divBdr>
            </w:div>
            <w:div w:id="985092119">
              <w:marLeft w:val="0"/>
              <w:marRight w:val="0"/>
              <w:marTop w:val="0"/>
              <w:marBottom w:val="0"/>
              <w:divBdr>
                <w:top w:val="none" w:sz="0" w:space="0" w:color="auto"/>
                <w:left w:val="none" w:sz="0" w:space="0" w:color="auto"/>
                <w:bottom w:val="none" w:sz="0" w:space="0" w:color="auto"/>
                <w:right w:val="none" w:sz="0" w:space="0" w:color="auto"/>
              </w:divBdr>
            </w:div>
            <w:div w:id="1178277562">
              <w:marLeft w:val="0"/>
              <w:marRight w:val="0"/>
              <w:marTop w:val="0"/>
              <w:marBottom w:val="0"/>
              <w:divBdr>
                <w:top w:val="none" w:sz="0" w:space="0" w:color="auto"/>
                <w:left w:val="none" w:sz="0" w:space="0" w:color="auto"/>
                <w:bottom w:val="none" w:sz="0" w:space="0" w:color="auto"/>
                <w:right w:val="none" w:sz="0" w:space="0" w:color="auto"/>
              </w:divBdr>
            </w:div>
            <w:div w:id="1528056752">
              <w:marLeft w:val="0"/>
              <w:marRight w:val="0"/>
              <w:marTop w:val="0"/>
              <w:marBottom w:val="0"/>
              <w:divBdr>
                <w:top w:val="none" w:sz="0" w:space="0" w:color="auto"/>
                <w:left w:val="none" w:sz="0" w:space="0" w:color="auto"/>
                <w:bottom w:val="none" w:sz="0" w:space="0" w:color="auto"/>
                <w:right w:val="none" w:sz="0" w:space="0" w:color="auto"/>
              </w:divBdr>
            </w:div>
          </w:divsChild>
        </w:div>
        <w:div w:id="1215434007">
          <w:marLeft w:val="0"/>
          <w:marRight w:val="0"/>
          <w:marTop w:val="0"/>
          <w:marBottom w:val="0"/>
          <w:divBdr>
            <w:top w:val="none" w:sz="0" w:space="0" w:color="auto"/>
            <w:left w:val="none" w:sz="0" w:space="0" w:color="auto"/>
            <w:bottom w:val="none" w:sz="0" w:space="0" w:color="auto"/>
            <w:right w:val="none" w:sz="0" w:space="0" w:color="auto"/>
          </w:divBdr>
          <w:divsChild>
            <w:div w:id="744574546">
              <w:marLeft w:val="-75"/>
              <w:marRight w:val="0"/>
              <w:marTop w:val="30"/>
              <w:marBottom w:val="30"/>
              <w:divBdr>
                <w:top w:val="none" w:sz="0" w:space="0" w:color="auto"/>
                <w:left w:val="none" w:sz="0" w:space="0" w:color="auto"/>
                <w:bottom w:val="none" w:sz="0" w:space="0" w:color="auto"/>
                <w:right w:val="none" w:sz="0" w:space="0" w:color="auto"/>
              </w:divBdr>
              <w:divsChild>
                <w:div w:id="600920472">
                  <w:marLeft w:val="0"/>
                  <w:marRight w:val="0"/>
                  <w:marTop w:val="0"/>
                  <w:marBottom w:val="0"/>
                  <w:divBdr>
                    <w:top w:val="none" w:sz="0" w:space="0" w:color="auto"/>
                    <w:left w:val="none" w:sz="0" w:space="0" w:color="auto"/>
                    <w:bottom w:val="none" w:sz="0" w:space="0" w:color="auto"/>
                    <w:right w:val="none" w:sz="0" w:space="0" w:color="auto"/>
                  </w:divBdr>
                  <w:divsChild>
                    <w:div w:id="2090495208">
                      <w:marLeft w:val="0"/>
                      <w:marRight w:val="0"/>
                      <w:marTop w:val="0"/>
                      <w:marBottom w:val="0"/>
                      <w:divBdr>
                        <w:top w:val="none" w:sz="0" w:space="0" w:color="auto"/>
                        <w:left w:val="none" w:sz="0" w:space="0" w:color="auto"/>
                        <w:bottom w:val="none" w:sz="0" w:space="0" w:color="auto"/>
                        <w:right w:val="none" w:sz="0" w:space="0" w:color="auto"/>
                      </w:divBdr>
                    </w:div>
                  </w:divsChild>
                </w:div>
                <w:div w:id="641929153">
                  <w:marLeft w:val="0"/>
                  <w:marRight w:val="0"/>
                  <w:marTop w:val="0"/>
                  <w:marBottom w:val="0"/>
                  <w:divBdr>
                    <w:top w:val="none" w:sz="0" w:space="0" w:color="auto"/>
                    <w:left w:val="none" w:sz="0" w:space="0" w:color="auto"/>
                    <w:bottom w:val="none" w:sz="0" w:space="0" w:color="auto"/>
                    <w:right w:val="none" w:sz="0" w:space="0" w:color="auto"/>
                  </w:divBdr>
                  <w:divsChild>
                    <w:div w:id="1627807064">
                      <w:marLeft w:val="0"/>
                      <w:marRight w:val="0"/>
                      <w:marTop w:val="0"/>
                      <w:marBottom w:val="0"/>
                      <w:divBdr>
                        <w:top w:val="none" w:sz="0" w:space="0" w:color="auto"/>
                        <w:left w:val="none" w:sz="0" w:space="0" w:color="auto"/>
                        <w:bottom w:val="none" w:sz="0" w:space="0" w:color="auto"/>
                        <w:right w:val="none" w:sz="0" w:space="0" w:color="auto"/>
                      </w:divBdr>
                    </w:div>
                  </w:divsChild>
                </w:div>
                <w:div w:id="1849522137">
                  <w:marLeft w:val="0"/>
                  <w:marRight w:val="0"/>
                  <w:marTop w:val="0"/>
                  <w:marBottom w:val="0"/>
                  <w:divBdr>
                    <w:top w:val="none" w:sz="0" w:space="0" w:color="auto"/>
                    <w:left w:val="none" w:sz="0" w:space="0" w:color="auto"/>
                    <w:bottom w:val="none" w:sz="0" w:space="0" w:color="auto"/>
                    <w:right w:val="none" w:sz="0" w:space="0" w:color="auto"/>
                  </w:divBdr>
                </w:div>
                <w:div w:id="211147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1780">
          <w:marLeft w:val="0"/>
          <w:marRight w:val="0"/>
          <w:marTop w:val="0"/>
          <w:marBottom w:val="0"/>
          <w:divBdr>
            <w:top w:val="none" w:sz="0" w:space="0" w:color="auto"/>
            <w:left w:val="none" w:sz="0" w:space="0" w:color="auto"/>
            <w:bottom w:val="none" w:sz="0" w:space="0" w:color="auto"/>
            <w:right w:val="none" w:sz="0" w:space="0" w:color="auto"/>
          </w:divBdr>
          <w:divsChild>
            <w:div w:id="333921921">
              <w:marLeft w:val="0"/>
              <w:marRight w:val="0"/>
              <w:marTop w:val="0"/>
              <w:marBottom w:val="0"/>
              <w:divBdr>
                <w:top w:val="none" w:sz="0" w:space="0" w:color="auto"/>
                <w:left w:val="none" w:sz="0" w:space="0" w:color="auto"/>
                <w:bottom w:val="none" w:sz="0" w:space="0" w:color="auto"/>
                <w:right w:val="none" w:sz="0" w:space="0" w:color="auto"/>
              </w:divBdr>
            </w:div>
            <w:div w:id="422922136">
              <w:marLeft w:val="0"/>
              <w:marRight w:val="0"/>
              <w:marTop w:val="0"/>
              <w:marBottom w:val="0"/>
              <w:divBdr>
                <w:top w:val="none" w:sz="0" w:space="0" w:color="auto"/>
                <w:left w:val="none" w:sz="0" w:space="0" w:color="auto"/>
                <w:bottom w:val="none" w:sz="0" w:space="0" w:color="auto"/>
                <w:right w:val="none" w:sz="0" w:space="0" w:color="auto"/>
              </w:divBdr>
            </w:div>
            <w:div w:id="725110771">
              <w:marLeft w:val="0"/>
              <w:marRight w:val="0"/>
              <w:marTop w:val="0"/>
              <w:marBottom w:val="0"/>
              <w:divBdr>
                <w:top w:val="none" w:sz="0" w:space="0" w:color="auto"/>
                <w:left w:val="none" w:sz="0" w:space="0" w:color="auto"/>
                <w:bottom w:val="none" w:sz="0" w:space="0" w:color="auto"/>
                <w:right w:val="none" w:sz="0" w:space="0" w:color="auto"/>
              </w:divBdr>
            </w:div>
            <w:div w:id="1083599927">
              <w:marLeft w:val="0"/>
              <w:marRight w:val="0"/>
              <w:marTop w:val="0"/>
              <w:marBottom w:val="0"/>
              <w:divBdr>
                <w:top w:val="none" w:sz="0" w:space="0" w:color="auto"/>
                <w:left w:val="none" w:sz="0" w:space="0" w:color="auto"/>
                <w:bottom w:val="none" w:sz="0" w:space="0" w:color="auto"/>
                <w:right w:val="none" w:sz="0" w:space="0" w:color="auto"/>
              </w:divBdr>
            </w:div>
            <w:div w:id="1745907568">
              <w:marLeft w:val="0"/>
              <w:marRight w:val="0"/>
              <w:marTop w:val="0"/>
              <w:marBottom w:val="0"/>
              <w:divBdr>
                <w:top w:val="none" w:sz="0" w:space="0" w:color="auto"/>
                <w:left w:val="none" w:sz="0" w:space="0" w:color="auto"/>
                <w:bottom w:val="none" w:sz="0" w:space="0" w:color="auto"/>
                <w:right w:val="none" w:sz="0" w:space="0" w:color="auto"/>
              </w:divBdr>
            </w:div>
          </w:divsChild>
        </w:div>
        <w:div w:id="1251935369">
          <w:marLeft w:val="0"/>
          <w:marRight w:val="0"/>
          <w:marTop w:val="0"/>
          <w:marBottom w:val="0"/>
          <w:divBdr>
            <w:top w:val="none" w:sz="0" w:space="0" w:color="auto"/>
            <w:left w:val="none" w:sz="0" w:space="0" w:color="auto"/>
            <w:bottom w:val="none" w:sz="0" w:space="0" w:color="auto"/>
            <w:right w:val="none" w:sz="0" w:space="0" w:color="auto"/>
          </w:divBdr>
          <w:divsChild>
            <w:div w:id="89938225">
              <w:marLeft w:val="0"/>
              <w:marRight w:val="0"/>
              <w:marTop w:val="0"/>
              <w:marBottom w:val="0"/>
              <w:divBdr>
                <w:top w:val="none" w:sz="0" w:space="0" w:color="auto"/>
                <w:left w:val="none" w:sz="0" w:space="0" w:color="auto"/>
                <w:bottom w:val="none" w:sz="0" w:space="0" w:color="auto"/>
                <w:right w:val="none" w:sz="0" w:space="0" w:color="auto"/>
              </w:divBdr>
            </w:div>
            <w:div w:id="1216161793">
              <w:marLeft w:val="0"/>
              <w:marRight w:val="0"/>
              <w:marTop w:val="0"/>
              <w:marBottom w:val="0"/>
              <w:divBdr>
                <w:top w:val="none" w:sz="0" w:space="0" w:color="auto"/>
                <w:left w:val="none" w:sz="0" w:space="0" w:color="auto"/>
                <w:bottom w:val="none" w:sz="0" w:space="0" w:color="auto"/>
                <w:right w:val="none" w:sz="0" w:space="0" w:color="auto"/>
              </w:divBdr>
            </w:div>
            <w:div w:id="1677999445">
              <w:marLeft w:val="0"/>
              <w:marRight w:val="0"/>
              <w:marTop w:val="0"/>
              <w:marBottom w:val="0"/>
              <w:divBdr>
                <w:top w:val="none" w:sz="0" w:space="0" w:color="auto"/>
                <w:left w:val="none" w:sz="0" w:space="0" w:color="auto"/>
                <w:bottom w:val="none" w:sz="0" w:space="0" w:color="auto"/>
                <w:right w:val="none" w:sz="0" w:space="0" w:color="auto"/>
              </w:divBdr>
            </w:div>
          </w:divsChild>
        </w:div>
        <w:div w:id="1277761793">
          <w:marLeft w:val="0"/>
          <w:marRight w:val="0"/>
          <w:marTop w:val="0"/>
          <w:marBottom w:val="0"/>
          <w:divBdr>
            <w:top w:val="none" w:sz="0" w:space="0" w:color="auto"/>
            <w:left w:val="none" w:sz="0" w:space="0" w:color="auto"/>
            <w:bottom w:val="none" w:sz="0" w:space="0" w:color="auto"/>
            <w:right w:val="none" w:sz="0" w:space="0" w:color="auto"/>
          </w:divBdr>
          <w:divsChild>
            <w:div w:id="625546013">
              <w:marLeft w:val="0"/>
              <w:marRight w:val="0"/>
              <w:marTop w:val="0"/>
              <w:marBottom w:val="0"/>
              <w:divBdr>
                <w:top w:val="none" w:sz="0" w:space="0" w:color="auto"/>
                <w:left w:val="none" w:sz="0" w:space="0" w:color="auto"/>
                <w:bottom w:val="none" w:sz="0" w:space="0" w:color="auto"/>
                <w:right w:val="none" w:sz="0" w:space="0" w:color="auto"/>
              </w:divBdr>
            </w:div>
            <w:div w:id="1260716254">
              <w:marLeft w:val="0"/>
              <w:marRight w:val="0"/>
              <w:marTop w:val="0"/>
              <w:marBottom w:val="0"/>
              <w:divBdr>
                <w:top w:val="none" w:sz="0" w:space="0" w:color="auto"/>
                <w:left w:val="none" w:sz="0" w:space="0" w:color="auto"/>
                <w:bottom w:val="none" w:sz="0" w:space="0" w:color="auto"/>
                <w:right w:val="none" w:sz="0" w:space="0" w:color="auto"/>
              </w:divBdr>
            </w:div>
            <w:div w:id="1696884665">
              <w:marLeft w:val="0"/>
              <w:marRight w:val="0"/>
              <w:marTop w:val="0"/>
              <w:marBottom w:val="0"/>
              <w:divBdr>
                <w:top w:val="none" w:sz="0" w:space="0" w:color="auto"/>
                <w:left w:val="none" w:sz="0" w:space="0" w:color="auto"/>
                <w:bottom w:val="none" w:sz="0" w:space="0" w:color="auto"/>
                <w:right w:val="none" w:sz="0" w:space="0" w:color="auto"/>
              </w:divBdr>
            </w:div>
          </w:divsChild>
        </w:div>
        <w:div w:id="1327591311">
          <w:marLeft w:val="0"/>
          <w:marRight w:val="0"/>
          <w:marTop w:val="0"/>
          <w:marBottom w:val="0"/>
          <w:divBdr>
            <w:top w:val="none" w:sz="0" w:space="0" w:color="auto"/>
            <w:left w:val="none" w:sz="0" w:space="0" w:color="auto"/>
            <w:bottom w:val="none" w:sz="0" w:space="0" w:color="auto"/>
            <w:right w:val="none" w:sz="0" w:space="0" w:color="auto"/>
          </w:divBdr>
          <w:divsChild>
            <w:div w:id="256334780">
              <w:marLeft w:val="0"/>
              <w:marRight w:val="0"/>
              <w:marTop w:val="0"/>
              <w:marBottom w:val="0"/>
              <w:divBdr>
                <w:top w:val="none" w:sz="0" w:space="0" w:color="auto"/>
                <w:left w:val="none" w:sz="0" w:space="0" w:color="auto"/>
                <w:bottom w:val="none" w:sz="0" w:space="0" w:color="auto"/>
                <w:right w:val="none" w:sz="0" w:space="0" w:color="auto"/>
              </w:divBdr>
            </w:div>
            <w:div w:id="1362362423">
              <w:marLeft w:val="0"/>
              <w:marRight w:val="0"/>
              <w:marTop w:val="0"/>
              <w:marBottom w:val="0"/>
              <w:divBdr>
                <w:top w:val="none" w:sz="0" w:space="0" w:color="auto"/>
                <w:left w:val="none" w:sz="0" w:space="0" w:color="auto"/>
                <w:bottom w:val="none" w:sz="0" w:space="0" w:color="auto"/>
                <w:right w:val="none" w:sz="0" w:space="0" w:color="auto"/>
              </w:divBdr>
            </w:div>
            <w:div w:id="1607538269">
              <w:marLeft w:val="0"/>
              <w:marRight w:val="0"/>
              <w:marTop w:val="0"/>
              <w:marBottom w:val="0"/>
              <w:divBdr>
                <w:top w:val="none" w:sz="0" w:space="0" w:color="auto"/>
                <w:left w:val="none" w:sz="0" w:space="0" w:color="auto"/>
                <w:bottom w:val="none" w:sz="0" w:space="0" w:color="auto"/>
                <w:right w:val="none" w:sz="0" w:space="0" w:color="auto"/>
              </w:divBdr>
            </w:div>
          </w:divsChild>
        </w:div>
        <w:div w:id="1346321914">
          <w:marLeft w:val="0"/>
          <w:marRight w:val="0"/>
          <w:marTop w:val="0"/>
          <w:marBottom w:val="0"/>
          <w:divBdr>
            <w:top w:val="none" w:sz="0" w:space="0" w:color="auto"/>
            <w:left w:val="none" w:sz="0" w:space="0" w:color="auto"/>
            <w:bottom w:val="none" w:sz="0" w:space="0" w:color="auto"/>
            <w:right w:val="none" w:sz="0" w:space="0" w:color="auto"/>
          </w:divBdr>
          <w:divsChild>
            <w:div w:id="653609128">
              <w:marLeft w:val="0"/>
              <w:marRight w:val="0"/>
              <w:marTop w:val="0"/>
              <w:marBottom w:val="0"/>
              <w:divBdr>
                <w:top w:val="none" w:sz="0" w:space="0" w:color="auto"/>
                <w:left w:val="none" w:sz="0" w:space="0" w:color="auto"/>
                <w:bottom w:val="none" w:sz="0" w:space="0" w:color="auto"/>
                <w:right w:val="none" w:sz="0" w:space="0" w:color="auto"/>
              </w:divBdr>
            </w:div>
            <w:div w:id="1337802360">
              <w:marLeft w:val="0"/>
              <w:marRight w:val="0"/>
              <w:marTop w:val="0"/>
              <w:marBottom w:val="0"/>
              <w:divBdr>
                <w:top w:val="none" w:sz="0" w:space="0" w:color="auto"/>
                <w:left w:val="none" w:sz="0" w:space="0" w:color="auto"/>
                <w:bottom w:val="none" w:sz="0" w:space="0" w:color="auto"/>
                <w:right w:val="none" w:sz="0" w:space="0" w:color="auto"/>
              </w:divBdr>
            </w:div>
            <w:div w:id="1695303664">
              <w:marLeft w:val="0"/>
              <w:marRight w:val="0"/>
              <w:marTop w:val="0"/>
              <w:marBottom w:val="0"/>
              <w:divBdr>
                <w:top w:val="none" w:sz="0" w:space="0" w:color="auto"/>
                <w:left w:val="none" w:sz="0" w:space="0" w:color="auto"/>
                <w:bottom w:val="none" w:sz="0" w:space="0" w:color="auto"/>
                <w:right w:val="none" w:sz="0" w:space="0" w:color="auto"/>
              </w:divBdr>
            </w:div>
          </w:divsChild>
        </w:div>
        <w:div w:id="1351224951">
          <w:marLeft w:val="0"/>
          <w:marRight w:val="0"/>
          <w:marTop w:val="0"/>
          <w:marBottom w:val="0"/>
          <w:divBdr>
            <w:top w:val="none" w:sz="0" w:space="0" w:color="auto"/>
            <w:left w:val="none" w:sz="0" w:space="0" w:color="auto"/>
            <w:bottom w:val="none" w:sz="0" w:space="0" w:color="auto"/>
            <w:right w:val="none" w:sz="0" w:space="0" w:color="auto"/>
          </w:divBdr>
          <w:divsChild>
            <w:div w:id="975262987">
              <w:marLeft w:val="0"/>
              <w:marRight w:val="0"/>
              <w:marTop w:val="0"/>
              <w:marBottom w:val="0"/>
              <w:divBdr>
                <w:top w:val="none" w:sz="0" w:space="0" w:color="auto"/>
                <w:left w:val="none" w:sz="0" w:space="0" w:color="auto"/>
                <w:bottom w:val="none" w:sz="0" w:space="0" w:color="auto"/>
                <w:right w:val="none" w:sz="0" w:space="0" w:color="auto"/>
              </w:divBdr>
            </w:div>
            <w:div w:id="1447044397">
              <w:marLeft w:val="0"/>
              <w:marRight w:val="0"/>
              <w:marTop w:val="0"/>
              <w:marBottom w:val="0"/>
              <w:divBdr>
                <w:top w:val="none" w:sz="0" w:space="0" w:color="auto"/>
                <w:left w:val="none" w:sz="0" w:space="0" w:color="auto"/>
                <w:bottom w:val="none" w:sz="0" w:space="0" w:color="auto"/>
                <w:right w:val="none" w:sz="0" w:space="0" w:color="auto"/>
              </w:divBdr>
            </w:div>
          </w:divsChild>
        </w:div>
        <w:div w:id="1382554659">
          <w:marLeft w:val="0"/>
          <w:marRight w:val="0"/>
          <w:marTop w:val="0"/>
          <w:marBottom w:val="0"/>
          <w:divBdr>
            <w:top w:val="none" w:sz="0" w:space="0" w:color="auto"/>
            <w:left w:val="none" w:sz="0" w:space="0" w:color="auto"/>
            <w:bottom w:val="none" w:sz="0" w:space="0" w:color="auto"/>
            <w:right w:val="none" w:sz="0" w:space="0" w:color="auto"/>
          </w:divBdr>
          <w:divsChild>
            <w:div w:id="227230880">
              <w:marLeft w:val="0"/>
              <w:marRight w:val="0"/>
              <w:marTop w:val="0"/>
              <w:marBottom w:val="0"/>
              <w:divBdr>
                <w:top w:val="none" w:sz="0" w:space="0" w:color="auto"/>
                <w:left w:val="none" w:sz="0" w:space="0" w:color="auto"/>
                <w:bottom w:val="none" w:sz="0" w:space="0" w:color="auto"/>
                <w:right w:val="none" w:sz="0" w:space="0" w:color="auto"/>
              </w:divBdr>
            </w:div>
            <w:div w:id="356784309">
              <w:marLeft w:val="0"/>
              <w:marRight w:val="0"/>
              <w:marTop w:val="0"/>
              <w:marBottom w:val="0"/>
              <w:divBdr>
                <w:top w:val="none" w:sz="0" w:space="0" w:color="auto"/>
                <w:left w:val="none" w:sz="0" w:space="0" w:color="auto"/>
                <w:bottom w:val="none" w:sz="0" w:space="0" w:color="auto"/>
                <w:right w:val="none" w:sz="0" w:space="0" w:color="auto"/>
              </w:divBdr>
            </w:div>
            <w:div w:id="1990790542">
              <w:marLeft w:val="0"/>
              <w:marRight w:val="0"/>
              <w:marTop w:val="0"/>
              <w:marBottom w:val="0"/>
              <w:divBdr>
                <w:top w:val="none" w:sz="0" w:space="0" w:color="auto"/>
                <w:left w:val="none" w:sz="0" w:space="0" w:color="auto"/>
                <w:bottom w:val="none" w:sz="0" w:space="0" w:color="auto"/>
                <w:right w:val="none" w:sz="0" w:space="0" w:color="auto"/>
              </w:divBdr>
            </w:div>
          </w:divsChild>
        </w:div>
        <w:div w:id="1384138360">
          <w:marLeft w:val="0"/>
          <w:marRight w:val="0"/>
          <w:marTop w:val="0"/>
          <w:marBottom w:val="0"/>
          <w:divBdr>
            <w:top w:val="none" w:sz="0" w:space="0" w:color="auto"/>
            <w:left w:val="none" w:sz="0" w:space="0" w:color="auto"/>
            <w:bottom w:val="none" w:sz="0" w:space="0" w:color="auto"/>
            <w:right w:val="none" w:sz="0" w:space="0" w:color="auto"/>
          </w:divBdr>
          <w:divsChild>
            <w:div w:id="638807276">
              <w:marLeft w:val="-75"/>
              <w:marRight w:val="0"/>
              <w:marTop w:val="30"/>
              <w:marBottom w:val="30"/>
              <w:divBdr>
                <w:top w:val="none" w:sz="0" w:space="0" w:color="auto"/>
                <w:left w:val="none" w:sz="0" w:space="0" w:color="auto"/>
                <w:bottom w:val="none" w:sz="0" w:space="0" w:color="auto"/>
                <w:right w:val="none" w:sz="0" w:space="0" w:color="auto"/>
              </w:divBdr>
              <w:divsChild>
                <w:div w:id="738289143">
                  <w:marLeft w:val="0"/>
                  <w:marRight w:val="0"/>
                  <w:marTop w:val="0"/>
                  <w:marBottom w:val="0"/>
                  <w:divBdr>
                    <w:top w:val="none" w:sz="0" w:space="0" w:color="auto"/>
                    <w:left w:val="none" w:sz="0" w:space="0" w:color="auto"/>
                    <w:bottom w:val="none" w:sz="0" w:space="0" w:color="auto"/>
                    <w:right w:val="none" w:sz="0" w:space="0" w:color="auto"/>
                  </w:divBdr>
                </w:div>
                <w:div w:id="906649332">
                  <w:marLeft w:val="0"/>
                  <w:marRight w:val="0"/>
                  <w:marTop w:val="0"/>
                  <w:marBottom w:val="0"/>
                  <w:divBdr>
                    <w:top w:val="none" w:sz="0" w:space="0" w:color="auto"/>
                    <w:left w:val="none" w:sz="0" w:space="0" w:color="auto"/>
                    <w:bottom w:val="none" w:sz="0" w:space="0" w:color="auto"/>
                    <w:right w:val="none" w:sz="0" w:space="0" w:color="auto"/>
                  </w:divBdr>
                </w:div>
                <w:div w:id="1239511512">
                  <w:marLeft w:val="0"/>
                  <w:marRight w:val="0"/>
                  <w:marTop w:val="0"/>
                  <w:marBottom w:val="0"/>
                  <w:divBdr>
                    <w:top w:val="none" w:sz="0" w:space="0" w:color="auto"/>
                    <w:left w:val="none" w:sz="0" w:space="0" w:color="auto"/>
                    <w:bottom w:val="none" w:sz="0" w:space="0" w:color="auto"/>
                    <w:right w:val="none" w:sz="0" w:space="0" w:color="auto"/>
                  </w:divBdr>
                  <w:divsChild>
                    <w:div w:id="1813063374">
                      <w:marLeft w:val="0"/>
                      <w:marRight w:val="0"/>
                      <w:marTop w:val="0"/>
                      <w:marBottom w:val="0"/>
                      <w:divBdr>
                        <w:top w:val="none" w:sz="0" w:space="0" w:color="auto"/>
                        <w:left w:val="none" w:sz="0" w:space="0" w:color="auto"/>
                        <w:bottom w:val="none" w:sz="0" w:space="0" w:color="auto"/>
                        <w:right w:val="none" w:sz="0" w:space="0" w:color="auto"/>
                      </w:divBdr>
                    </w:div>
                  </w:divsChild>
                </w:div>
                <w:div w:id="1951744905">
                  <w:marLeft w:val="0"/>
                  <w:marRight w:val="0"/>
                  <w:marTop w:val="0"/>
                  <w:marBottom w:val="0"/>
                  <w:divBdr>
                    <w:top w:val="none" w:sz="0" w:space="0" w:color="auto"/>
                    <w:left w:val="none" w:sz="0" w:space="0" w:color="auto"/>
                    <w:bottom w:val="none" w:sz="0" w:space="0" w:color="auto"/>
                    <w:right w:val="none" w:sz="0" w:space="0" w:color="auto"/>
                  </w:divBdr>
                  <w:divsChild>
                    <w:div w:id="121650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871365">
          <w:marLeft w:val="0"/>
          <w:marRight w:val="0"/>
          <w:marTop w:val="0"/>
          <w:marBottom w:val="0"/>
          <w:divBdr>
            <w:top w:val="none" w:sz="0" w:space="0" w:color="auto"/>
            <w:left w:val="none" w:sz="0" w:space="0" w:color="auto"/>
            <w:bottom w:val="none" w:sz="0" w:space="0" w:color="auto"/>
            <w:right w:val="none" w:sz="0" w:space="0" w:color="auto"/>
          </w:divBdr>
          <w:divsChild>
            <w:div w:id="1323699206">
              <w:marLeft w:val="-75"/>
              <w:marRight w:val="0"/>
              <w:marTop w:val="30"/>
              <w:marBottom w:val="30"/>
              <w:divBdr>
                <w:top w:val="none" w:sz="0" w:space="0" w:color="auto"/>
                <w:left w:val="none" w:sz="0" w:space="0" w:color="auto"/>
                <w:bottom w:val="none" w:sz="0" w:space="0" w:color="auto"/>
                <w:right w:val="none" w:sz="0" w:space="0" w:color="auto"/>
              </w:divBdr>
              <w:divsChild>
                <w:div w:id="90471125">
                  <w:marLeft w:val="0"/>
                  <w:marRight w:val="0"/>
                  <w:marTop w:val="0"/>
                  <w:marBottom w:val="0"/>
                  <w:divBdr>
                    <w:top w:val="none" w:sz="0" w:space="0" w:color="auto"/>
                    <w:left w:val="none" w:sz="0" w:space="0" w:color="auto"/>
                    <w:bottom w:val="none" w:sz="0" w:space="0" w:color="auto"/>
                    <w:right w:val="none" w:sz="0" w:space="0" w:color="auto"/>
                  </w:divBdr>
                </w:div>
                <w:div w:id="642466624">
                  <w:marLeft w:val="0"/>
                  <w:marRight w:val="0"/>
                  <w:marTop w:val="0"/>
                  <w:marBottom w:val="0"/>
                  <w:divBdr>
                    <w:top w:val="none" w:sz="0" w:space="0" w:color="auto"/>
                    <w:left w:val="none" w:sz="0" w:space="0" w:color="auto"/>
                    <w:bottom w:val="none" w:sz="0" w:space="0" w:color="auto"/>
                    <w:right w:val="none" w:sz="0" w:space="0" w:color="auto"/>
                  </w:divBdr>
                  <w:divsChild>
                    <w:div w:id="1030885641">
                      <w:marLeft w:val="0"/>
                      <w:marRight w:val="0"/>
                      <w:marTop w:val="0"/>
                      <w:marBottom w:val="0"/>
                      <w:divBdr>
                        <w:top w:val="none" w:sz="0" w:space="0" w:color="auto"/>
                        <w:left w:val="none" w:sz="0" w:space="0" w:color="auto"/>
                        <w:bottom w:val="none" w:sz="0" w:space="0" w:color="auto"/>
                        <w:right w:val="none" w:sz="0" w:space="0" w:color="auto"/>
                      </w:divBdr>
                    </w:div>
                  </w:divsChild>
                </w:div>
                <w:div w:id="931666107">
                  <w:marLeft w:val="0"/>
                  <w:marRight w:val="0"/>
                  <w:marTop w:val="0"/>
                  <w:marBottom w:val="0"/>
                  <w:divBdr>
                    <w:top w:val="none" w:sz="0" w:space="0" w:color="auto"/>
                    <w:left w:val="none" w:sz="0" w:space="0" w:color="auto"/>
                    <w:bottom w:val="none" w:sz="0" w:space="0" w:color="auto"/>
                    <w:right w:val="none" w:sz="0" w:space="0" w:color="auto"/>
                  </w:divBdr>
                  <w:divsChild>
                    <w:div w:id="583609709">
                      <w:marLeft w:val="0"/>
                      <w:marRight w:val="0"/>
                      <w:marTop w:val="0"/>
                      <w:marBottom w:val="0"/>
                      <w:divBdr>
                        <w:top w:val="none" w:sz="0" w:space="0" w:color="auto"/>
                        <w:left w:val="none" w:sz="0" w:space="0" w:color="auto"/>
                        <w:bottom w:val="none" w:sz="0" w:space="0" w:color="auto"/>
                        <w:right w:val="none" w:sz="0" w:space="0" w:color="auto"/>
                      </w:divBdr>
                    </w:div>
                  </w:divsChild>
                </w:div>
                <w:div w:id="14180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87527">
          <w:marLeft w:val="0"/>
          <w:marRight w:val="0"/>
          <w:marTop w:val="0"/>
          <w:marBottom w:val="0"/>
          <w:divBdr>
            <w:top w:val="none" w:sz="0" w:space="0" w:color="auto"/>
            <w:left w:val="none" w:sz="0" w:space="0" w:color="auto"/>
            <w:bottom w:val="none" w:sz="0" w:space="0" w:color="auto"/>
            <w:right w:val="none" w:sz="0" w:space="0" w:color="auto"/>
          </w:divBdr>
          <w:divsChild>
            <w:div w:id="757098419">
              <w:marLeft w:val="-75"/>
              <w:marRight w:val="0"/>
              <w:marTop w:val="30"/>
              <w:marBottom w:val="30"/>
              <w:divBdr>
                <w:top w:val="none" w:sz="0" w:space="0" w:color="auto"/>
                <w:left w:val="none" w:sz="0" w:space="0" w:color="auto"/>
                <w:bottom w:val="none" w:sz="0" w:space="0" w:color="auto"/>
                <w:right w:val="none" w:sz="0" w:space="0" w:color="auto"/>
              </w:divBdr>
              <w:divsChild>
                <w:div w:id="491676036">
                  <w:marLeft w:val="0"/>
                  <w:marRight w:val="0"/>
                  <w:marTop w:val="0"/>
                  <w:marBottom w:val="0"/>
                  <w:divBdr>
                    <w:top w:val="none" w:sz="0" w:space="0" w:color="auto"/>
                    <w:left w:val="none" w:sz="0" w:space="0" w:color="auto"/>
                    <w:bottom w:val="none" w:sz="0" w:space="0" w:color="auto"/>
                    <w:right w:val="none" w:sz="0" w:space="0" w:color="auto"/>
                  </w:divBdr>
                  <w:divsChild>
                    <w:div w:id="750737855">
                      <w:marLeft w:val="0"/>
                      <w:marRight w:val="0"/>
                      <w:marTop w:val="0"/>
                      <w:marBottom w:val="0"/>
                      <w:divBdr>
                        <w:top w:val="none" w:sz="0" w:space="0" w:color="auto"/>
                        <w:left w:val="none" w:sz="0" w:space="0" w:color="auto"/>
                        <w:bottom w:val="none" w:sz="0" w:space="0" w:color="auto"/>
                        <w:right w:val="none" w:sz="0" w:space="0" w:color="auto"/>
                      </w:divBdr>
                    </w:div>
                  </w:divsChild>
                </w:div>
                <w:div w:id="761294135">
                  <w:marLeft w:val="0"/>
                  <w:marRight w:val="0"/>
                  <w:marTop w:val="0"/>
                  <w:marBottom w:val="0"/>
                  <w:divBdr>
                    <w:top w:val="none" w:sz="0" w:space="0" w:color="auto"/>
                    <w:left w:val="none" w:sz="0" w:space="0" w:color="auto"/>
                    <w:bottom w:val="none" w:sz="0" w:space="0" w:color="auto"/>
                    <w:right w:val="none" w:sz="0" w:space="0" w:color="auto"/>
                  </w:divBdr>
                  <w:divsChild>
                    <w:div w:id="851457025">
                      <w:marLeft w:val="0"/>
                      <w:marRight w:val="0"/>
                      <w:marTop w:val="0"/>
                      <w:marBottom w:val="0"/>
                      <w:divBdr>
                        <w:top w:val="none" w:sz="0" w:space="0" w:color="auto"/>
                        <w:left w:val="none" w:sz="0" w:space="0" w:color="auto"/>
                        <w:bottom w:val="none" w:sz="0" w:space="0" w:color="auto"/>
                        <w:right w:val="none" w:sz="0" w:space="0" w:color="auto"/>
                      </w:divBdr>
                    </w:div>
                  </w:divsChild>
                </w:div>
                <w:div w:id="1452237183">
                  <w:marLeft w:val="0"/>
                  <w:marRight w:val="0"/>
                  <w:marTop w:val="0"/>
                  <w:marBottom w:val="0"/>
                  <w:divBdr>
                    <w:top w:val="none" w:sz="0" w:space="0" w:color="auto"/>
                    <w:left w:val="none" w:sz="0" w:space="0" w:color="auto"/>
                    <w:bottom w:val="none" w:sz="0" w:space="0" w:color="auto"/>
                    <w:right w:val="none" w:sz="0" w:space="0" w:color="auto"/>
                  </w:divBdr>
                </w:div>
                <w:div w:id="153276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12975">
          <w:marLeft w:val="0"/>
          <w:marRight w:val="0"/>
          <w:marTop w:val="0"/>
          <w:marBottom w:val="0"/>
          <w:divBdr>
            <w:top w:val="none" w:sz="0" w:space="0" w:color="auto"/>
            <w:left w:val="none" w:sz="0" w:space="0" w:color="auto"/>
            <w:bottom w:val="none" w:sz="0" w:space="0" w:color="auto"/>
            <w:right w:val="none" w:sz="0" w:space="0" w:color="auto"/>
          </w:divBdr>
          <w:divsChild>
            <w:div w:id="3945944">
              <w:marLeft w:val="0"/>
              <w:marRight w:val="0"/>
              <w:marTop w:val="0"/>
              <w:marBottom w:val="0"/>
              <w:divBdr>
                <w:top w:val="none" w:sz="0" w:space="0" w:color="auto"/>
                <w:left w:val="none" w:sz="0" w:space="0" w:color="auto"/>
                <w:bottom w:val="none" w:sz="0" w:space="0" w:color="auto"/>
                <w:right w:val="none" w:sz="0" w:space="0" w:color="auto"/>
              </w:divBdr>
            </w:div>
            <w:div w:id="516428788">
              <w:marLeft w:val="0"/>
              <w:marRight w:val="0"/>
              <w:marTop w:val="0"/>
              <w:marBottom w:val="0"/>
              <w:divBdr>
                <w:top w:val="none" w:sz="0" w:space="0" w:color="auto"/>
                <w:left w:val="none" w:sz="0" w:space="0" w:color="auto"/>
                <w:bottom w:val="none" w:sz="0" w:space="0" w:color="auto"/>
                <w:right w:val="none" w:sz="0" w:space="0" w:color="auto"/>
              </w:divBdr>
            </w:div>
            <w:div w:id="833491685">
              <w:marLeft w:val="0"/>
              <w:marRight w:val="0"/>
              <w:marTop w:val="0"/>
              <w:marBottom w:val="0"/>
              <w:divBdr>
                <w:top w:val="none" w:sz="0" w:space="0" w:color="auto"/>
                <w:left w:val="none" w:sz="0" w:space="0" w:color="auto"/>
                <w:bottom w:val="none" w:sz="0" w:space="0" w:color="auto"/>
                <w:right w:val="none" w:sz="0" w:space="0" w:color="auto"/>
              </w:divBdr>
            </w:div>
            <w:div w:id="1079017463">
              <w:marLeft w:val="0"/>
              <w:marRight w:val="0"/>
              <w:marTop w:val="0"/>
              <w:marBottom w:val="0"/>
              <w:divBdr>
                <w:top w:val="none" w:sz="0" w:space="0" w:color="auto"/>
                <w:left w:val="none" w:sz="0" w:space="0" w:color="auto"/>
                <w:bottom w:val="none" w:sz="0" w:space="0" w:color="auto"/>
                <w:right w:val="none" w:sz="0" w:space="0" w:color="auto"/>
              </w:divBdr>
            </w:div>
            <w:div w:id="1448355529">
              <w:marLeft w:val="0"/>
              <w:marRight w:val="0"/>
              <w:marTop w:val="0"/>
              <w:marBottom w:val="0"/>
              <w:divBdr>
                <w:top w:val="none" w:sz="0" w:space="0" w:color="auto"/>
                <w:left w:val="none" w:sz="0" w:space="0" w:color="auto"/>
                <w:bottom w:val="none" w:sz="0" w:space="0" w:color="auto"/>
                <w:right w:val="none" w:sz="0" w:space="0" w:color="auto"/>
              </w:divBdr>
            </w:div>
            <w:div w:id="1507016307">
              <w:marLeft w:val="0"/>
              <w:marRight w:val="0"/>
              <w:marTop w:val="0"/>
              <w:marBottom w:val="0"/>
              <w:divBdr>
                <w:top w:val="none" w:sz="0" w:space="0" w:color="auto"/>
                <w:left w:val="none" w:sz="0" w:space="0" w:color="auto"/>
                <w:bottom w:val="none" w:sz="0" w:space="0" w:color="auto"/>
                <w:right w:val="none" w:sz="0" w:space="0" w:color="auto"/>
              </w:divBdr>
            </w:div>
            <w:div w:id="1922790120">
              <w:marLeft w:val="0"/>
              <w:marRight w:val="0"/>
              <w:marTop w:val="0"/>
              <w:marBottom w:val="0"/>
              <w:divBdr>
                <w:top w:val="none" w:sz="0" w:space="0" w:color="auto"/>
                <w:left w:val="none" w:sz="0" w:space="0" w:color="auto"/>
                <w:bottom w:val="none" w:sz="0" w:space="0" w:color="auto"/>
                <w:right w:val="none" w:sz="0" w:space="0" w:color="auto"/>
              </w:divBdr>
            </w:div>
            <w:div w:id="2079938650">
              <w:marLeft w:val="0"/>
              <w:marRight w:val="0"/>
              <w:marTop w:val="0"/>
              <w:marBottom w:val="0"/>
              <w:divBdr>
                <w:top w:val="none" w:sz="0" w:space="0" w:color="auto"/>
                <w:left w:val="none" w:sz="0" w:space="0" w:color="auto"/>
                <w:bottom w:val="none" w:sz="0" w:space="0" w:color="auto"/>
                <w:right w:val="none" w:sz="0" w:space="0" w:color="auto"/>
              </w:divBdr>
            </w:div>
          </w:divsChild>
        </w:div>
        <w:div w:id="1514146107">
          <w:marLeft w:val="0"/>
          <w:marRight w:val="0"/>
          <w:marTop w:val="0"/>
          <w:marBottom w:val="0"/>
          <w:divBdr>
            <w:top w:val="none" w:sz="0" w:space="0" w:color="auto"/>
            <w:left w:val="none" w:sz="0" w:space="0" w:color="auto"/>
            <w:bottom w:val="none" w:sz="0" w:space="0" w:color="auto"/>
            <w:right w:val="none" w:sz="0" w:space="0" w:color="auto"/>
          </w:divBdr>
          <w:divsChild>
            <w:div w:id="104543876">
              <w:marLeft w:val="0"/>
              <w:marRight w:val="0"/>
              <w:marTop w:val="0"/>
              <w:marBottom w:val="0"/>
              <w:divBdr>
                <w:top w:val="none" w:sz="0" w:space="0" w:color="auto"/>
                <w:left w:val="none" w:sz="0" w:space="0" w:color="auto"/>
                <w:bottom w:val="none" w:sz="0" w:space="0" w:color="auto"/>
                <w:right w:val="none" w:sz="0" w:space="0" w:color="auto"/>
              </w:divBdr>
            </w:div>
            <w:div w:id="532576010">
              <w:marLeft w:val="0"/>
              <w:marRight w:val="0"/>
              <w:marTop w:val="0"/>
              <w:marBottom w:val="0"/>
              <w:divBdr>
                <w:top w:val="none" w:sz="0" w:space="0" w:color="auto"/>
                <w:left w:val="none" w:sz="0" w:space="0" w:color="auto"/>
                <w:bottom w:val="none" w:sz="0" w:space="0" w:color="auto"/>
                <w:right w:val="none" w:sz="0" w:space="0" w:color="auto"/>
              </w:divBdr>
            </w:div>
            <w:div w:id="1314213144">
              <w:marLeft w:val="0"/>
              <w:marRight w:val="0"/>
              <w:marTop w:val="0"/>
              <w:marBottom w:val="0"/>
              <w:divBdr>
                <w:top w:val="none" w:sz="0" w:space="0" w:color="auto"/>
                <w:left w:val="none" w:sz="0" w:space="0" w:color="auto"/>
                <w:bottom w:val="none" w:sz="0" w:space="0" w:color="auto"/>
                <w:right w:val="none" w:sz="0" w:space="0" w:color="auto"/>
              </w:divBdr>
            </w:div>
            <w:div w:id="1396008474">
              <w:marLeft w:val="0"/>
              <w:marRight w:val="0"/>
              <w:marTop w:val="0"/>
              <w:marBottom w:val="0"/>
              <w:divBdr>
                <w:top w:val="none" w:sz="0" w:space="0" w:color="auto"/>
                <w:left w:val="none" w:sz="0" w:space="0" w:color="auto"/>
                <w:bottom w:val="none" w:sz="0" w:space="0" w:color="auto"/>
                <w:right w:val="none" w:sz="0" w:space="0" w:color="auto"/>
              </w:divBdr>
            </w:div>
            <w:div w:id="1579443152">
              <w:marLeft w:val="0"/>
              <w:marRight w:val="0"/>
              <w:marTop w:val="0"/>
              <w:marBottom w:val="0"/>
              <w:divBdr>
                <w:top w:val="none" w:sz="0" w:space="0" w:color="auto"/>
                <w:left w:val="none" w:sz="0" w:space="0" w:color="auto"/>
                <w:bottom w:val="none" w:sz="0" w:space="0" w:color="auto"/>
                <w:right w:val="none" w:sz="0" w:space="0" w:color="auto"/>
              </w:divBdr>
            </w:div>
            <w:div w:id="2051419445">
              <w:marLeft w:val="0"/>
              <w:marRight w:val="0"/>
              <w:marTop w:val="0"/>
              <w:marBottom w:val="0"/>
              <w:divBdr>
                <w:top w:val="none" w:sz="0" w:space="0" w:color="auto"/>
                <w:left w:val="none" w:sz="0" w:space="0" w:color="auto"/>
                <w:bottom w:val="none" w:sz="0" w:space="0" w:color="auto"/>
                <w:right w:val="none" w:sz="0" w:space="0" w:color="auto"/>
              </w:divBdr>
            </w:div>
          </w:divsChild>
        </w:div>
        <w:div w:id="1519195382">
          <w:marLeft w:val="0"/>
          <w:marRight w:val="0"/>
          <w:marTop w:val="0"/>
          <w:marBottom w:val="0"/>
          <w:divBdr>
            <w:top w:val="none" w:sz="0" w:space="0" w:color="auto"/>
            <w:left w:val="none" w:sz="0" w:space="0" w:color="auto"/>
            <w:bottom w:val="none" w:sz="0" w:space="0" w:color="auto"/>
            <w:right w:val="none" w:sz="0" w:space="0" w:color="auto"/>
          </w:divBdr>
          <w:divsChild>
            <w:div w:id="127171291">
              <w:marLeft w:val="-75"/>
              <w:marRight w:val="0"/>
              <w:marTop w:val="30"/>
              <w:marBottom w:val="30"/>
              <w:divBdr>
                <w:top w:val="none" w:sz="0" w:space="0" w:color="auto"/>
                <w:left w:val="none" w:sz="0" w:space="0" w:color="auto"/>
                <w:bottom w:val="none" w:sz="0" w:space="0" w:color="auto"/>
                <w:right w:val="none" w:sz="0" w:space="0" w:color="auto"/>
              </w:divBdr>
              <w:divsChild>
                <w:div w:id="42563652">
                  <w:marLeft w:val="0"/>
                  <w:marRight w:val="0"/>
                  <w:marTop w:val="0"/>
                  <w:marBottom w:val="0"/>
                  <w:divBdr>
                    <w:top w:val="none" w:sz="0" w:space="0" w:color="auto"/>
                    <w:left w:val="none" w:sz="0" w:space="0" w:color="auto"/>
                    <w:bottom w:val="none" w:sz="0" w:space="0" w:color="auto"/>
                    <w:right w:val="none" w:sz="0" w:space="0" w:color="auto"/>
                  </w:divBdr>
                  <w:divsChild>
                    <w:div w:id="1148866215">
                      <w:marLeft w:val="0"/>
                      <w:marRight w:val="0"/>
                      <w:marTop w:val="0"/>
                      <w:marBottom w:val="0"/>
                      <w:divBdr>
                        <w:top w:val="none" w:sz="0" w:space="0" w:color="auto"/>
                        <w:left w:val="none" w:sz="0" w:space="0" w:color="auto"/>
                        <w:bottom w:val="none" w:sz="0" w:space="0" w:color="auto"/>
                        <w:right w:val="none" w:sz="0" w:space="0" w:color="auto"/>
                      </w:divBdr>
                    </w:div>
                  </w:divsChild>
                </w:div>
                <w:div w:id="51781630">
                  <w:marLeft w:val="0"/>
                  <w:marRight w:val="0"/>
                  <w:marTop w:val="0"/>
                  <w:marBottom w:val="0"/>
                  <w:divBdr>
                    <w:top w:val="none" w:sz="0" w:space="0" w:color="auto"/>
                    <w:left w:val="none" w:sz="0" w:space="0" w:color="auto"/>
                    <w:bottom w:val="none" w:sz="0" w:space="0" w:color="auto"/>
                    <w:right w:val="none" w:sz="0" w:space="0" w:color="auto"/>
                  </w:divBdr>
                </w:div>
                <w:div w:id="798185159">
                  <w:marLeft w:val="0"/>
                  <w:marRight w:val="0"/>
                  <w:marTop w:val="0"/>
                  <w:marBottom w:val="0"/>
                  <w:divBdr>
                    <w:top w:val="none" w:sz="0" w:space="0" w:color="auto"/>
                    <w:left w:val="none" w:sz="0" w:space="0" w:color="auto"/>
                    <w:bottom w:val="none" w:sz="0" w:space="0" w:color="auto"/>
                    <w:right w:val="none" w:sz="0" w:space="0" w:color="auto"/>
                  </w:divBdr>
                  <w:divsChild>
                    <w:div w:id="1736005399">
                      <w:marLeft w:val="0"/>
                      <w:marRight w:val="0"/>
                      <w:marTop w:val="0"/>
                      <w:marBottom w:val="0"/>
                      <w:divBdr>
                        <w:top w:val="none" w:sz="0" w:space="0" w:color="auto"/>
                        <w:left w:val="none" w:sz="0" w:space="0" w:color="auto"/>
                        <w:bottom w:val="none" w:sz="0" w:space="0" w:color="auto"/>
                        <w:right w:val="none" w:sz="0" w:space="0" w:color="auto"/>
                      </w:divBdr>
                    </w:div>
                  </w:divsChild>
                </w:div>
                <w:div w:id="144522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5721">
          <w:marLeft w:val="0"/>
          <w:marRight w:val="0"/>
          <w:marTop w:val="0"/>
          <w:marBottom w:val="0"/>
          <w:divBdr>
            <w:top w:val="none" w:sz="0" w:space="0" w:color="auto"/>
            <w:left w:val="none" w:sz="0" w:space="0" w:color="auto"/>
            <w:bottom w:val="none" w:sz="0" w:space="0" w:color="auto"/>
            <w:right w:val="none" w:sz="0" w:space="0" w:color="auto"/>
          </w:divBdr>
          <w:divsChild>
            <w:div w:id="174006777">
              <w:marLeft w:val="-75"/>
              <w:marRight w:val="0"/>
              <w:marTop w:val="30"/>
              <w:marBottom w:val="30"/>
              <w:divBdr>
                <w:top w:val="none" w:sz="0" w:space="0" w:color="auto"/>
                <w:left w:val="none" w:sz="0" w:space="0" w:color="auto"/>
                <w:bottom w:val="none" w:sz="0" w:space="0" w:color="auto"/>
                <w:right w:val="none" w:sz="0" w:space="0" w:color="auto"/>
              </w:divBdr>
              <w:divsChild>
                <w:div w:id="83035222">
                  <w:marLeft w:val="0"/>
                  <w:marRight w:val="0"/>
                  <w:marTop w:val="0"/>
                  <w:marBottom w:val="0"/>
                  <w:divBdr>
                    <w:top w:val="none" w:sz="0" w:space="0" w:color="auto"/>
                    <w:left w:val="none" w:sz="0" w:space="0" w:color="auto"/>
                    <w:bottom w:val="none" w:sz="0" w:space="0" w:color="auto"/>
                    <w:right w:val="none" w:sz="0" w:space="0" w:color="auto"/>
                  </w:divBdr>
                </w:div>
                <w:div w:id="358048707">
                  <w:marLeft w:val="0"/>
                  <w:marRight w:val="0"/>
                  <w:marTop w:val="0"/>
                  <w:marBottom w:val="0"/>
                  <w:divBdr>
                    <w:top w:val="none" w:sz="0" w:space="0" w:color="auto"/>
                    <w:left w:val="none" w:sz="0" w:space="0" w:color="auto"/>
                    <w:bottom w:val="none" w:sz="0" w:space="0" w:color="auto"/>
                    <w:right w:val="none" w:sz="0" w:space="0" w:color="auto"/>
                  </w:divBdr>
                </w:div>
                <w:div w:id="486359196">
                  <w:marLeft w:val="0"/>
                  <w:marRight w:val="0"/>
                  <w:marTop w:val="0"/>
                  <w:marBottom w:val="0"/>
                  <w:divBdr>
                    <w:top w:val="none" w:sz="0" w:space="0" w:color="auto"/>
                    <w:left w:val="none" w:sz="0" w:space="0" w:color="auto"/>
                    <w:bottom w:val="none" w:sz="0" w:space="0" w:color="auto"/>
                    <w:right w:val="none" w:sz="0" w:space="0" w:color="auto"/>
                  </w:divBdr>
                  <w:divsChild>
                    <w:div w:id="443112458">
                      <w:marLeft w:val="0"/>
                      <w:marRight w:val="0"/>
                      <w:marTop w:val="0"/>
                      <w:marBottom w:val="0"/>
                      <w:divBdr>
                        <w:top w:val="none" w:sz="0" w:space="0" w:color="auto"/>
                        <w:left w:val="none" w:sz="0" w:space="0" w:color="auto"/>
                        <w:bottom w:val="none" w:sz="0" w:space="0" w:color="auto"/>
                        <w:right w:val="none" w:sz="0" w:space="0" w:color="auto"/>
                      </w:divBdr>
                    </w:div>
                  </w:divsChild>
                </w:div>
                <w:div w:id="1393651797">
                  <w:marLeft w:val="0"/>
                  <w:marRight w:val="0"/>
                  <w:marTop w:val="0"/>
                  <w:marBottom w:val="0"/>
                  <w:divBdr>
                    <w:top w:val="none" w:sz="0" w:space="0" w:color="auto"/>
                    <w:left w:val="none" w:sz="0" w:space="0" w:color="auto"/>
                    <w:bottom w:val="none" w:sz="0" w:space="0" w:color="auto"/>
                    <w:right w:val="none" w:sz="0" w:space="0" w:color="auto"/>
                  </w:divBdr>
                  <w:divsChild>
                    <w:div w:id="18956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03072">
          <w:marLeft w:val="0"/>
          <w:marRight w:val="0"/>
          <w:marTop w:val="0"/>
          <w:marBottom w:val="0"/>
          <w:divBdr>
            <w:top w:val="none" w:sz="0" w:space="0" w:color="auto"/>
            <w:left w:val="none" w:sz="0" w:space="0" w:color="auto"/>
            <w:bottom w:val="none" w:sz="0" w:space="0" w:color="auto"/>
            <w:right w:val="none" w:sz="0" w:space="0" w:color="auto"/>
          </w:divBdr>
        </w:div>
        <w:div w:id="1624531683">
          <w:marLeft w:val="0"/>
          <w:marRight w:val="0"/>
          <w:marTop w:val="0"/>
          <w:marBottom w:val="0"/>
          <w:divBdr>
            <w:top w:val="none" w:sz="0" w:space="0" w:color="auto"/>
            <w:left w:val="none" w:sz="0" w:space="0" w:color="auto"/>
            <w:bottom w:val="none" w:sz="0" w:space="0" w:color="auto"/>
            <w:right w:val="none" w:sz="0" w:space="0" w:color="auto"/>
          </w:divBdr>
          <w:divsChild>
            <w:div w:id="49619269">
              <w:marLeft w:val="0"/>
              <w:marRight w:val="0"/>
              <w:marTop w:val="0"/>
              <w:marBottom w:val="0"/>
              <w:divBdr>
                <w:top w:val="none" w:sz="0" w:space="0" w:color="auto"/>
                <w:left w:val="none" w:sz="0" w:space="0" w:color="auto"/>
                <w:bottom w:val="none" w:sz="0" w:space="0" w:color="auto"/>
                <w:right w:val="none" w:sz="0" w:space="0" w:color="auto"/>
              </w:divBdr>
            </w:div>
            <w:div w:id="573703573">
              <w:marLeft w:val="0"/>
              <w:marRight w:val="0"/>
              <w:marTop w:val="0"/>
              <w:marBottom w:val="0"/>
              <w:divBdr>
                <w:top w:val="none" w:sz="0" w:space="0" w:color="auto"/>
                <w:left w:val="none" w:sz="0" w:space="0" w:color="auto"/>
                <w:bottom w:val="none" w:sz="0" w:space="0" w:color="auto"/>
                <w:right w:val="none" w:sz="0" w:space="0" w:color="auto"/>
              </w:divBdr>
            </w:div>
            <w:div w:id="658266901">
              <w:marLeft w:val="0"/>
              <w:marRight w:val="0"/>
              <w:marTop w:val="0"/>
              <w:marBottom w:val="0"/>
              <w:divBdr>
                <w:top w:val="none" w:sz="0" w:space="0" w:color="auto"/>
                <w:left w:val="none" w:sz="0" w:space="0" w:color="auto"/>
                <w:bottom w:val="none" w:sz="0" w:space="0" w:color="auto"/>
                <w:right w:val="none" w:sz="0" w:space="0" w:color="auto"/>
              </w:divBdr>
            </w:div>
            <w:div w:id="984165089">
              <w:marLeft w:val="0"/>
              <w:marRight w:val="0"/>
              <w:marTop w:val="0"/>
              <w:marBottom w:val="0"/>
              <w:divBdr>
                <w:top w:val="none" w:sz="0" w:space="0" w:color="auto"/>
                <w:left w:val="none" w:sz="0" w:space="0" w:color="auto"/>
                <w:bottom w:val="none" w:sz="0" w:space="0" w:color="auto"/>
                <w:right w:val="none" w:sz="0" w:space="0" w:color="auto"/>
              </w:divBdr>
            </w:div>
            <w:div w:id="1275862876">
              <w:marLeft w:val="0"/>
              <w:marRight w:val="0"/>
              <w:marTop w:val="0"/>
              <w:marBottom w:val="0"/>
              <w:divBdr>
                <w:top w:val="none" w:sz="0" w:space="0" w:color="auto"/>
                <w:left w:val="none" w:sz="0" w:space="0" w:color="auto"/>
                <w:bottom w:val="none" w:sz="0" w:space="0" w:color="auto"/>
                <w:right w:val="none" w:sz="0" w:space="0" w:color="auto"/>
              </w:divBdr>
            </w:div>
            <w:div w:id="1512836389">
              <w:marLeft w:val="0"/>
              <w:marRight w:val="0"/>
              <w:marTop w:val="0"/>
              <w:marBottom w:val="0"/>
              <w:divBdr>
                <w:top w:val="none" w:sz="0" w:space="0" w:color="auto"/>
                <w:left w:val="none" w:sz="0" w:space="0" w:color="auto"/>
                <w:bottom w:val="none" w:sz="0" w:space="0" w:color="auto"/>
                <w:right w:val="none" w:sz="0" w:space="0" w:color="auto"/>
              </w:divBdr>
            </w:div>
            <w:div w:id="1592003584">
              <w:marLeft w:val="0"/>
              <w:marRight w:val="0"/>
              <w:marTop w:val="0"/>
              <w:marBottom w:val="0"/>
              <w:divBdr>
                <w:top w:val="none" w:sz="0" w:space="0" w:color="auto"/>
                <w:left w:val="none" w:sz="0" w:space="0" w:color="auto"/>
                <w:bottom w:val="none" w:sz="0" w:space="0" w:color="auto"/>
                <w:right w:val="none" w:sz="0" w:space="0" w:color="auto"/>
              </w:divBdr>
            </w:div>
          </w:divsChild>
        </w:div>
        <w:div w:id="1641492819">
          <w:marLeft w:val="0"/>
          <w:marRight w:val="0"/>
          <w:marTop w:val="0"/>
          <w:marBottom w:val="0"/>
          <w:divBdr>
            <w:top w:val="none" w:sz="0" w:space="0" w:color="auto"/>
            <w:left w:val="none" w:sz="0" w:space="0" w:color="auto"/>
            <w:bottom w:val="none" w:sz="0" w:space="0" w:color="auto"/>
            <w:right w:val="none" w:sz="0" w:space="0" w:color="auto"/>
          </w:divBdr>
          <w:divsChild>
            <w:div w:id="2132742154">
              <w:marLeft w:val="-75"/>
              <w:marRight w:val="0"/>
              <w:marTop w:val="30"/>
              <w:marBottom w:val="30"/>
              <w:divBdr>
                <w:top w:val="none" w:sz="0" w:space="0" w:color="auto"/>
                <w:left w:val="none" w:sz="0" w:space="0" w:color="auto"/>
                <w:bottom w:val="none" w:sz="0" w:space="0" w:color="auto"/>
                <w:right w:val="none" w:sz="0" w:space="0" w:color="auto"/>
              </w:divBdr>
              <w:divsChild>
                <w:div w:id="318311088">
                  <w:marLeft w:val="0"/>
                  <w:marRight w:val="0"/>
                  <w:marTop w:val="0"/>
                  <w:marBottom w:val="0"/>
                  <w:divBdr>
                    <w:top w:val="none" w:sz="0" w:space="0" w:color="auto"/>
                    <w:left w:val="none" w:sz="0" w:space="0" w:color="auto"/>
                    <w:bottom w:val="none" w:sz="0" w:space="0" w:color="auto"/>
                    <w:right w:val="none" w:sz="0" w:space="0" w:color="auto"/>
                  </w:divBdr>
                  <w:divsChild>
                    <w:div w:id="1222330567">
                      <w:marLeft w:val="0"/>
                      <w:marRight w:val="0"/>
                      <w:marTop w:val="0"/>
                      <w:marBottom w:val="0"/>
                      <w:divBdr>
                        <w:top w:val="none" w:sz="0" w:space="0" w:color="auto"/>
                        <w:left w:val="none" w:sz="0" w:space="0" w:color="auto"/>
                        <w:bottom w:val="none" w:sz="0" w:space="0" w:color="auto"/>
                        <w:right w:val="none" w:sz="0" w:space="0" w:color="auto"/>
                      </w:divBdr>
                    </w:div>
                  </w:divsChild>
                </w:div>
                <w:div w:id="495806216">
                  <w:marLeft w:val="0"/>
                  <w:marRight w:val="0"/>
                  <w:marTop w:val="0"/>
                  <w:marBottom w:val="0"/>
                  <w:divBdr>
                    <w:top w:val="none" w:sz="0" w:space="0" w:color="auto"/>
                    <w:left w:val="none" w:sz="0" w:space="0" w:color="auto"/>
                    <w:bottom w:val="none" w:sz="0" w:space="0" w:color="auto"/>
                    <w:right w:val="none" w:sz="0" w:space="0" w:color="auto"/>
                  </w:divBdr>
                </w:div>
                <w:div w:id="1737122288">
                  <w:marLeft w:val="0"/>
                  <w:marRight w:val="0"/>
                  <w:marTop w:val="0"/>
                  <w:marBottom w:val="0"/>
                  <w:divBdr>
                    <w:top w:val="none" w:sz="0" w:space="0" w:color="auto"/>
                    <w:left w:val="none" w:sz="0" w:space="0" w:color="auto"/>
                    <w:bottom w:val="none" w:sz="0" w:space="0" w:color="auto"/>
                    <w:right w:val="none" w:sz="0" w:space="0" w:color="auto"/>
                  </w:divBdr>
                </w:div>
                <w:div w:id="1929344074">
                  <w:marLeft w:val="0"/>
                  <w:marRight w:val="0"/>
                  <w:marTop w:val="0"/>
                  <w:marBottom w:val="0"/>
                  <w:divBdr>
                    <w:top w:val="none" w:sz="0" w:space="0" w:color="auto"/>
                    <w:left w:val="none" w:sz="0" w:space="0" w:color="auto"/>
                    <w:bottom w:val="none" w:sz="0" w:space="0" w:color="auto"/>
                    <w:right w:val="none" w:sz="0" w:space="0" w:color="auto"/>
                  </w:divBdr>
                  <w:divsChild>
                    <w:div w:id="14150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4055">
          <w:marLeft w:val="0"/>
          <w:marRight w:val="0"/>
          <w:marTop w:val="0"/>
          <w:marBottom w:val="0"/>
          <w:divBdr>
            <w:top w:val="none" w:sz="0" w:space="0" w:color="auto"/>
            <w:left w:val="none" w:sz="0" w:space="0" w:color="auto"/>
            <w:bottom w:val="none" w:sz="0" w:space="0" w:color="auto"/>
            <w:right w:val="none" w:sz="0" w:space="0" w:color="auto"/>
          </w:divBdr>
        </w:div>
        <w:div w:id="1753696849">
          <w:marLeft w:val="0"/>
          <w:marRight w:val="0"/>
          <w:marTop w:val="0"/>
          <w:marBottom w:val="0"/>
          <w:divBdr>
            <w:top w:val="none" w:sz="0" w:space="0" w:color="auto"/>
            <w:left w:val="none" w:sz="0" w:space="0" w:color="auto"/>
            <w:bottom w:val="none" w:sz="0" w:space="0" w:color="auto"/>
            <w:right w:val="none" w:sz="0" w:space="0" w:color="auto"/>
          </w:divBdr>
          <w:divsChild>
            <w:div w:id="1258248388">
              <w:marLeft w:val="-75"/>
              <w:marRight w:val="0"/>
              <w:marTop w:val="30"/>
              <w:marBottom w:val="30"/>
              <w:divBdr>
                <w:top w:val="none" w:sz="0" w:space="0" w:color="auto"/>
                <w:left w:val="none" w:sz="0" w:space="0" w:color="auto"/>
                <w:bottom w:val="none" w:sz="0" w:space="0" w:color="auto"/>
                <w:right w:val="none" w:sz="0" w:space="0" w:color="auto"/>
              </w:divBdr>
              <w:divsChild>
                <w:div w:id="96562481">
                  <w:marLeft w:val="0"/>
                  <w:marRight w:val="0"/>
                  <w:marTop w:val="0"/>
                  <w:marBottom w:val="0"/>
                  <w:divBdr>
                    <w:top w:val="none" w:sz="0" w:space="0" w:color="auto"/>
                    <w:left w:val="none" w:sz="0" w:space="0" w:color="auto"/>
                    <w:bottom w:val="none" w:sz="0" w:space="0" w:color="auto"/>
                    <w:right w:val="none" w:sz="0" w:space="0" w:color="auto"/>
                  </w:divBdr>
                  <w:divsChild>
                    <w:div w:id="515926260">
                      <w:marLeft w:val="0"/>
                      <w:marRight w:val="0"/>
                      <w:marTop w:val="0"/>
                      <w:marBottom w:val="0"/>
                      <w:divBdr>
                        <w:top w:val="none" w:sz="0" w:space="0" w:color="auto"/>
                        <w:left w:val="none" w:sz="0" w:space="0" w:color="auto"/>
                        <w:bottom w:val="none" w:sz="0" w:space="0" w:color="auto"/>
                        <w:right w:val="none" w:sz="0" w:space="0" w:color="auto"/>
                      </w:divBdr>
                    </w:div>
                  </w:divsChild>
                </w:div>
                <w:div w:id="542211100">
                  <w:marLeft w:val="0"/>
                  <w:marRight w:val="0"/>
                  <w:marTop w:val="0"/>
                  <w:marBottom w:val="0"/>
                  <w:divBdr>
                    <w:top w:val="none" w:sz="0" w:space="0" w:color="auto"/>
                    <w:left w:val="none" w:sz="0" w:space="0" w:color="auto"/>
                    <w:bottom w:val="none" w:sz="0" w:space="0" w:color="auto"/>
                    <w:right w:val="none" w:sz="0" w:space="0" w:color="auto"/>
                  </w:divBdr>
                </w:div>
                <w:div w:id="1624771493">
                  <w:marLeft w:val="0"/>
                  <w:marRight w:val="0"/>
                  <w:marTop w:val="0"/>
                  <w:marBottom w:val="0"/>
                  <w:divBdr>
                    <w:top w:val="none" w:sz="0" w:space="0" w:color="auto"/>
                    <w:left w:val="none" w:sz="0" w:space="0" w:color="auto"/>
                    <w:bottom w:val="none" w:sz="0" w:space="0" w:color="auto"/>
                    <w:right w:val="none" w:sz="0" w:space="0" w:color="auto"/>
                  </w:divBdr>
                </w:div>
                <w:div w:id="1944458035">
                  <w:marLeft w:val="0"/>
                  <w:marRight w:val="0"/>
                  <w:marTop w:val="0"/>
                  <w:marBottom w:val="0"/>
                  <w:divBdr>
                    <w:top w:val="none" w:sz="0" w:space="0" w:color="auto"/>
                    <w:left w:val="none" w:sz="0" w:space="0" w:color="auto"/>
                    <w:bottom w:val="none" w:sz="0" w:space="0" w:color="auto"/>
                    <w:right w:val="none" w:sz="0" w:space="0" w:color="auto"/>
                  </w:divBdr>
                  <w:divsChild>
                    <w:div w:id="153800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65324">
          <w:marLeft w:val="0"/>
          <w:marRight w:val="0"/>
          <w:marTop w:val="0"/>
          <w:marBottom w:val="0"/>
          <w:divBdr>
            <w:top w:val="none" w:sz="0" w:space="0" w:color="auto"/>
            <w:left w:val="none" w:sz="0" w:space="0" w:color="auto"/>
            <w:bottom w:val="none" w:sz="0" w:space="0" w:color="auto"/>
            <w:right w:val="none" w:sz="0" w:space="0" w:color="auto"/>
          </w:divBdr>
          <w:divsChild>
            <w:div w:id="102919877">
              <w:marLeft w:val="0"/>
              <w:marRight w:val="0"/>
              <w:marTop w:val="0"/>
              <w:marBottom w:val="0"/>
              <w:divBdr>
                <w:top w:val="none" w:sz="0" w:space="0" w:color="auto"/>
                <w:left w:val="none" w:sz="0" w:space="0" w:color="auto"/>
                <w:bottom w:val="none" w:sz="0" w:space="0" w:color="auto"/>
                <w:right w:val="none" w:sz="0" w:space="0" w:color="auto"/>
              </w:divBdr>
            </w:div>
            <w:div w:id="137501989">
              <w:marLeft w:val="0"/>
              <w:marRight w:val="0"/>
              <w:marTop w:val="0"/>
              <w:marBottom w:val="0"/>
              <w:divBdr>
                <w:top w:val="none" w:sz="0" w:space="0" w:color="auto"/>
                <w:left w:val="none" w:sz="0" w:space="0" w:color="auto"/>
                <w:bottom w:val="none" w:sz="0" w:space="0" w:color="auto"/>
                <w:right w:val="none" w:sz="0" w:space="0" w:color="auto"/>
              </w:divBdr>
            </w:div>
            <w:div w:id="331418456">
              <w:marLeft w:val="0"/>
              <w:marRight w:val="0"/>
              <w:marTop w:val="0"/>
              <w:marBottom w:val="0"/>
              <w:divBdr>
                <w:top w:val="none" w:sz="0" w:space="0" w:color="auto"/>
                <w:left w:val="none" w:sz="0" w:space="0" w:color="auto"/>
                <w:bottom w:val="none" w:sz="0" w:space="0" w:color="auto"/>
                <w:right w:val="none" w:sz="0" w:space="0" w:color="auto"/>
              </w:divBdr>
            </w:div>
            <w:div w:id="426076197">
              <w:marLeft w:val="0"/>
              <w:marRight w:val="0"/>
              <w:marTop w:val="0"/>
              <w:marBottom w:val="0"/>
              <w:divBdr>
                <w:top w:val="none" w:sz="0" w:space="0" w:color="auto"/>
                <w:left w:val="none" w:sz="0" w:space="0" w:color="auto"/>
                <w:bottom w:val="none" w:sz="0" w:space="0" w:color="auto"/>
                <w:right w:val="none" w:sz="0" w:space="0" w:color="auto"/>
              </w:divBdr>
            </w:div>
            <w:div w:id="431098382">
              <w:marLeft w:val="0"/>
              <w:marRight w:val="0"/>
              <w:marTop w:val="0"/>
              <w:marBottom w:val="0"/>
              <w:divBdr>
                <w:top w:val="none" w:sz="0" w:space="0" w:color="auto"/>
                <w:left w:val="none" w:sz="0" w:space="0" w:color="auto"/>
                <w:bottom w:val="none" w:sz="0" w:space="0" w:color="auto"/>
                <w:right w:val="none" w:sz="0" w:space="0" w:color="auto"/>
              </w:divBdr>
            </w:div>
            <w:div w:id="677389535">
              <w:marLeft w:val="0"/>
              <w:marRight w:val="0"/>
              <w:marTop w:val="0"/>
              <w:marBottom w:val="0"/>
              <w:divBdr>
                <w:top w:val="none" w:sz="0" w:space="0" w:color="auto"/>
                <w:left w:val="none" w:sz="0" w:space="0" w:color="auto"/>
                <w:bottom w:val="none" w:sz="0" w:space="0" w:color="auto"/>
                <w:right w:val="none" w:sz="0" w:space="0" w:color="auto"/>
              </w:divBdr>
            </w:div>
            <w:div w:id="753087245">
              <w:marLeft w:val="0"/>
              <w:marRight w:val="0"/>
              <w:marTop w:val="0"/>
              <w:marBottom w:val="0"/>
              <w:divBdr>
                <w:top w:val="none" w:sz="0" w:space="0" w:color="auto"/>
                <w:left w:val="none" w:sz="0" w:space="0" w:color="auto"/>
                <w:bottom w:val="none" w:sz="0" w:space="0" w:color="auto"/>
                <w:right w:val="none" w:sz="0" w:space="0" w:color="auto"/>
              </w:divBdr>
            </w:div>
            <w:div w:id="1378503111">
              <w:marLeft w:val="0"/>
              <w:marRight w:val="0"/>
              <w:marTop w:val="0"/>
              <w:marBottom w:val="0"/>
              <w:divBdr>
                <w:top w:val="none" w:sz="0" w:space="0" w:color="auto"/>
                <w:left w:val="none" w:sz="0" w:space="0" w:color="auto"/>
                <w:bottom w:val="none" w:sz="0" w:space="0" w:color="auto"/>
                <w:right w:val="none" w:sz="0" w:space="0" w:color="auto"/>
              </w:divBdr>
            </w:div>
          </w:divsChild>
        </w:div>
        <w:div w:id="1884977133">
          <w:marLeft w:val="0"/>
          <w:marRight w:val="0"/>
          <w:marTop w:val="0"/>
          <w:marBottom w:val="0"/>
          <w:divBdr>
            <w:top w:val="none" w:sz="0" w:space="0" w:color="auto"/>
            <w:left w:val="none" w:sz="0" w:space="0" w:color="auto"/>
            <w:bottom w:val="none" w:sz="0" w:space="0" w:color="auto"/>
            <w:right w:val="none" w:sz="0" w:space="0" w:color="auto"/>
          </w:divBdr>
          <w:divsChild>
            <w:div w:id="1752391332">
              <w:marLeft w:val="-75"/>
              <w:marRight w:val="0"/>
              <w:marTop w:val="30"/>
              <w:marBottom w:val="30"/>
              <w:divBdr>
                <w:top w:val="none" w:sz="0" w:space="0" w:color="auto"/>
                <w:left w:val="none" w:sz="0" w:space="0" w:color="auto"/>
                <w:bottom w:val="none" w:sz="0" w:space="0" w:color="auto"/>
                <w:right w:val="none" w:sz="0" w:space="0" w:color="auto"/>
              </w:divBdr>
              <w:divsChild>
                <w:div w:id="261036151">
                  <w:marLeft w:val="0"/>
                  <w:marRight w:val="0"/>
                  <w:marTop w:val="0"/>
                  <w:marBottom w:val="0"/>
                  <w:divBdr>
                    <w:top w:val="none" w:sz="0" w:space="0" w:color="auto"/>
                    <w:left w:val="none" w:sz="0" w:space="0" w:color="auto"/>
                    <w:bottom w:val="none" w:sz="0" w:space="0" w:color="auto"/>
                    <w:right w:val="none" w:sz="0" w:space="0" w:color="auto"/>
                  </w:divBdr>
                  <w:divsChild>
                    <w:div w:id="1972052201">
                      <w:marLeft w:val="0"/>
                      <w:marRight w:val="0"/>
                      <w:marTop w:val="0"/>
                      <w:marBottom w:val="0"/>
                      <w:divBdr>
                        <w:top w:val="none" w:sz="0" w:space="0" w:color="auto"/>
                        <w:left w:val="none" w:sz="0" w:space="0" w:color="auto"/>
                        <w:bottom w:val="none" w:sz="0" w:space="0" w:color="auto"/>
                        <w:right w:val="none" w:sz="0" w:space="0" w:color="auto"/>
                      </w:divBdr>
                    </w:div>
                  </w:divsChild>
                </w:div>
                <w:div w:id="584581216">
                  <w:marLeft w:val="0"/>
                  <w:marRight w:val="0"/>
                  <w:marTop w:val="0"/>
                  <w:marBottom w:val="0"/>
                  <w:divBdr>
                    <w:top w:val="none" w:sz="0" w:space="0" w:color="auto"/>
                    <w:left w:val="none" w:sz="0" w:space="0" w:color="auto"/>
                    <w:bottom w:val="none" w:sz="0" w:space="0" w:color="auto"/>
                    <w:right w:val="none" w:sz="0" w:space="0" w:color="auto"/>
                  </w:divBdr>
                  <w:divsChild>
                    <w:div w:id="394090189">
                      <w:marLeft w:val="0"/>
                      <w:marRight w:val="0"/>
                      <w:marTop w:val="0"/>
                      <w:marBottom w:val="0"/>
                      <w:divBdr>
                        <w:top w:val="none" w:sz="0" w:space="0" w:color="auto"/>
                        <w:left w:val="none" w:sz="0" w:space="0" w:color="auto"/>
                        <w:bottom w:val="none" w:sz="0" w:space="0" w:color="auto"/>
                        <w:right w:val="none" w:sz="0" w:space="0" w:color="auto"/>
                      </w:divBdr>
                    </w:div>
                  </w:divsChild>
                </w:div>
                <w:div w:id="1148938797">
                  <w:marLeft w:val="0"/>
                  <w:marRight w:val="0"/>
                  <w:marTop w:val="0"/>
                  <w:marBottom w:val="0"/>
                  <w:divBdr>
                    <w:top w:val="none" w:sz="0" w:space="0" w:color="auto"/>
                    <w:left w:val="none" w:sz="0" w:space="0" w:color="auto"/>
                    <w:bottom w:val="none" w:sz="0" w:space="0" w:color="auto"/>
                    <w:right w:val="none" w:sz="0" w:space="0" w:color="auto"/>
                  </w:divBdr>
                </w:div>
                <w:div w:id="20399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9402">
          <w:marLeft w:val="0"/>
          <w:marRight w:val="0"/>
          <w:marTop w:val="0"/>
          <w:marBottom w:val="0"/>
          <w:divBdr>
            <w:top w:val="none" w:sz="0" w:space="0" w:color="auto"/>
            <w:left w:val="none" w:sz="0" w:space="0" w:color="auto"/>
            <w:bottom w:val="none" w:sz="0" w:space="0" w:color="auto"/>
            <w:right w:val="none" w:sz="0" w:space="0" w:color="auto"/>
          </w:divBdr>
          <w:divsChild>
            <w:div w:id="2143498363">
              <w:marLeft w:val="-75"/>
              <w:marRight w:val="0"/>
              <w:marTop w:val="30"/>
              <w:marBottom w:val="30"/>
              <w:divBdr>
                <w:top w:val="none" w:sz="0" w:space="0" w:color="auto"/>
                <w:left w:val="none" w:sz="0" w:space="0" w:color="auto"/>
                <w:bottom w:val="none" w:sz="0" w:space="0" w:color="auto"/>
                <w:right w:val="none" w:sz="0" w:space="0" w:color="auto"/>
              </w:divBdr>
              <w:divsChild>
                <w:div w:id="531377786">
                  <w:marLeft w:val="0"/>
                  <w:marRight w:val="0"/>
                  <w:marTop w:val="0"/>
                  <w:marBottom w:val="0"/>
                  <w:divBdr>
                    <w:top w:val="none" w:sz="0" w:space="0" w:color="auto"/>
                    <w:left w:val="none" w:sz="0" w:space="0" w:color="auto"/>
                    <w:bottom w:val="none" w:sz="0" w:space="0" w:color="auto"/>
                    <w:right w:val="none" w:sz="0" w:space="0" w:color="auto"/>
                  </w:divBdr>
                </w:div>
                <w:div w:id="708532331">
                  <w:marLeft w:val="0"/>
                  <w:marRight w:val="0"/>
                  <w:marTop w:val="0"/>
                  <w:marBottom w:val="0"/>
                  <w:divBdr>
                    <w:top w:val="none" w:sz="0" w:space="0" w:color="auto"/>
                    <w:left w:val="none" w:sz="0" w:space="0" w:color="auto"/>
                    <w:bottom w:val="none" w:sz="0" w:space="0" w:color="auto"/>
                    <w:right w:val="none" w:sz="0" w:space="0" w:color="auto"/>
                  </w:divBdr>
                  <w:divsChild>
                    <w:div w:id="123698356">
                      <w:marLeft w:val="0"/>
                      <w:marRight w:val="0"/>
                      <w:marTop w:val="0"/>
                      <w:marBottom w:val="0"/>
                      <w:divBdr>
                        <w:top w:val="none" w:sz="0" w:space="0" w:color="auto"/>
                        <w:left w:val="none" w:sz="0" w:space="0" w:color="auto"/>
                        <w:bottom w:val="none" w:sz="0" w:space="0" w:color="auto"/>
                        <w:right w:val="none" w:sz="0" w:space="0" w:color="auto"/>
                      </w:divBdr>
                    </w:div>
                  </w:divsChild>
                </w:div>
                <w:div w:id="1019089789">
                  <w:marLeft w:val="0"/>
                  <w:marRight w:val="0"/>
                  <w:marTop w:val="0"/>
                  <w:marBottom w:val="0"/>
                  <w:divBdr>
                    <w:top w:val="none" w:sz="0" w:space="0" w:color="auto"/>
                    <w:left w:val="none" w:sz="0" w:space="0" w:color="auto"/>
                    <w:bottom w:val="none" w:sz="0" w:space="0" w:color="auto"/>
                    <w:right w:val="none" w:sz="0" w:space="0" w:color="auto"/>
                  </w:divBdr>
                </w:div>
                <w:div w:id="1870218582">
                  <w:marLeft w:val="0"/>
                  <w:marRight w:val="0"/>
                  <w:marTop w:val="0"/>
                  <w:marBottom w:val="0"/>
                  <w:divBdr>
                    <w:top w:val="none" w:sz="0" w:space="0" w:color="auto"/>
                    <w:left w:val="none" w:sz="0" w:space="0" w:color="auto"/>
                    <w:bottom w:val="none" w:sz="0" w:space="0" w:color="auto"/>
                    <w:right w:val="none" w:sz="0" w:space="0" w:color="auto"/>
                  </w:divBdr>
                  <w:divsChild>
                    <w:div w:id="1994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860018">
          <w:marLeft w:val="0"/>
          <w:marRight w:val="0"/>
          <w:marTop w:val="0"/>
          <w:marBottom w:val="0"/>
          <w:divBdr>
            <w:top w:val="none" w:sz="0" w:space="0" w:color="auto"/>
            <w:left w:val="none" w:sz="0" w:space="0" w:color="auto"/>
            <w:bottom w:val="none" w:sz="0" w:space="0" w:color="auto"/>
            <w:right w:val="none" w:sz="0" w:space="0" w:color="auto"/>
          </w:divBdr>
          <w:divsChild>
            <w:div w:id="899440496">
              <w:marLeft w:val="0"/>
              <w:marRight w:val="0"/>
              <w:marTop w:val="0"/>
              <w:marBottom w:val="0"/>
              <w:divBdr>
                <w:top w:val="none" w:sz="0" w:space="0" w:color="auto"/>
                <w:left w:val="none" w:sz="0" w:space="0" w:color="auto"/>
                <w:bottom w:val="none" w:sz="0" w:space="0" w:color="auto"/>
                <w:right w:val="none" w:sz="0" w:space="0" w:color="auto"/>
              </w:divBdr>
            </w:div>
            <w:div w:id="1301957879">
              <w:marLeft w:val="0"/>
              <w:marRight w:val="0"/>
              <w:marTop w:val="0"/>
              <w:marBottom w:val="0"/>
              <w:divBdr>
                <w:top w:val="none" w:sz="0" w:space="0" w:color="auto"/>
                <w:left w:val="none" w:sz="0" w:space="0" w:color="auto"/>
                <w:bottom w:val="none" w:sz="0" w:space="0" w:color="auto"/>
                <w:right w:val="none" w:sz="0" w:space="0" w:color="auto"/>
              </w:divBdr>
            </w:div>
            <w:div w:id="1353457389">
              <w:marLeft w:val="0"/>
              <w:marRight w:val="0"/>
              <w:marTop w:val="0"/>
              <w:marBottom w:val="0"/>
              <w:divBdr>
                <w:top w:val="none" w:sz="0" w:space="0" w:color="auto"/>
                <w:left w:val="none" w:sz="0" w:space="0" w:color="auto"/>
                <w:bottom w:val="none" w:sz="0" w:space="0" w:color="auto"/>
                <w:right w:val="none" w:sz="0" w:space="0" w:color="auto"/>
              </w:divBdr>
            </w:div>
          </w:divsChild>
        </w:div>
        <w:div w:id="1977643355">
          <w:marLeft w:val="0"/>
          <w:marRight w:val="0"/>
          <w:marTop w:val="0"/>
          <w:marBottom w:val="0"/>
          <w:divBdr>
            <w:top w:val="none" w:sz="0" w:space="0" w:color="auto"/>
            <w:left w:val="none" w:sz="0" w:space="0" w:color="auto"/>
            <w:bottom w:val="none" w:sz="0" w:space="0" w:color="auto"/>
            <w:right w:val="none" w:sz="0" w:space="0" w:color="auto"/>
          </w:divBdr>
          <w:divsChild>
            <w:div w:id="2013793914">
              <w:marLeft w:val="-75"/>
              <w:marRight w:val="0"/>
              <w:marTop w:val="30"/>
              <w:marBottom w:val="30"/>
              <w:divBdr>
                <w:top w:val="none" w:sz="0" w:space="0" w:color="auto"/>
                <w:left w:val="none" w:sz="0" w:space="0" w:color="auto"/>
                <w:bottom w:val="none" w:sz="0" w:space="0" w:color="auto"/>
                <w:right w:val="none" w:sz="0" w:space="0" w:color="auto"/>
              </w:divBdr>
              <w:divsChild>
                <w:div w:id="983854563">
                  <w:marLeft w:val="0"/>
                  <w:marRight w:val="0"/>
                  <w:marTop w:val="0"/>
                  <w:marBottom w:val="0"/>
                  <w:divBdr>
                    <w:top w:val="none" w:sz="0" w:space="0" w:color="auto"/>
                    <w:left w:val="none" w:sz="0" w:space="0" w:color="auto"/>
                    <w:bottom w:val="none" w:sz="0" w:space="0" w:color="auto"/>
                    <w:right w:val="none" w:sz="0" w:space="0" w:color="auto"/>
                  </w:divBdr>
                </w:div>
                <w:div w:id="995717713">
                  <w:marLeft w:val="0"/>
                  <w:marRight w:val="0"/>
                  <w:marTop w:val="0"/>
                  <w:marBottom w:val="0"/>
                  <w:divBdr>
                    <w:top w:val="none" w:sz="0" w:space="0" w:color="auto"/>
                    <w:left w:val="none" w:sz="0" w:space="0" w:color="auto"/>
                    <w:bottom w:val="none" w:sz="0" w:space="0" w:color="auto"/>
                    <w:right w:val="none" w:sz="0" w:space="0" w:color="auto"/>
                  </w:divBdr>
                </w:div>
                <w:div w:id="1410884042">
                  <w:marLeft w:val="0"/>
                  <w:marRight w:val="0"/>
                  <w:marTop w:val="0"/>
                  <w:marBottom w:val="0"/>
                  <w:divBdr>
                    <w:top w:val="none" w:sz="0" w:space="0" w:color="auto"/>
                    <w:left w:val="none" w:sz="0" w:space="0" w:color="auto"/>
                    <w:bottom w:val="none" w:sz="0" w:space="0" w:color="auto"/>
                    <w:right w:val="none" w:sz="0" w:space="0" w:color="auto"/>
                  </w:divBdr>
                  <w:divsChild>
                    <w:div w:id="568269608">
                      <w:marLeft w:val="0"/>
                      <w:marRight w:val="0"/>
                      <w:marTop w:val="0"/>
                      <w:marBottom w:val="0"/>
                      <w:divBdr>
                        <w:top w:val="none" w:sz="0" w:space="0" w:color="auto"/>
                        <w:left w:val="none" w:sz="0" w:space="0" w:color="auto"/>
                        <w:bottom w:val="none" w:sz="0" w:space="0" w:color="auto"/>
                        <w:right w:val="none" w:sz="0" w:space="0" w:color="auto"/>
                      </w:divBdr>
                    </w:div>
                  </w:divsChild>
                </w:div>
                <w:div w:id="1854832289">
                  <w:marLeft w:val="0"/>
                  <w:marRight w:val="0"/>
                  <w:marTop w:val="0"/>
                  <w:marBottom w:val="0"/>
                  <w:divBdr>
                    <w:top w:val="none" w:sz="0" w:space="0" w:color="auto"/>
                    <w:left w:val="none" w:sz="0" w:space="0" w:color="auto"/>
                    <w:bottom w:val="none" w:sz="0" w:space="0" w:color="auto"/>
                    <w:right w:val="none" w:sz="0" w:space="0" w:color="auto"/>
                  </w:divBdr>
                  <w:divsChild>
                    <w:div w:id="55470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450136">
          <w:marLeft w:val="0"/>
          <w:marRight w:val="0"/>
          <w:marTop w:val="0"/>
          <w:marBottom w:val="0"/>
          <w:divBdr>
            <w:top w:val="none" w:sz="0" w:space="0" w:color="auto"/>
            <w:left w:val="none" w:sz="0" w:space="0" w:color="auto"/>
            <w:bottom w:val="none" w:sz="0" w:space="0" w:color="auto"/>
            <w:right w:val="none" w:sz="0" w:space="0" w:color="auto"/>
          </w:divBdr>
          <w:divsChild>
            <w:div w:id="1884832472">
              <w:marLeft w:val="-75"/>
              <w:marRight w:val="0"/>
              <w:marTop w:val="30"/>
              <w:marBottom w:val="30"/>
              <w:divBdr>
                <w:top w:val="none" w:sz="0" w:space="0" w:color="auto"/>
                <w:left w:val="none" w:sz="0" w:space="0" w:color="auto"/>
                <w:bottom w:val="none" w:sz="0" w:space="0" w:color="auto"/>
                <w:right w:val="none" w:sz="0" w:space="0" w:color="auto"/>
              </w:divBdr>
              <w:divsChild>
                <w:div w:id="172884431">
                  <w:marLeft w:val="0"/>
                  <w:marRight w:val="0"/>
                  <w:marTop w:val="0"/>
                  <w:marBottom w:val="0"/>
                  <w:divBdr>
                    <w:top w:val="none" w:sz="0" w:space="0" w:color="auto"/>
                    <w:left w:val="none" w:sz="0" w:space="0" w:color="auto"/>
                    <w:bottom w:val="none" w:sz="0" w:space="0" w:color="auto"/>
                    <w:right w:val="none" w:sz="0" w:space="0" w:color="auto"/>
                  </w:divBdr>
                  <w:divsChild>
                    <w:div w:id="890383316">
                      <w:marLeft w:val="0"/>
                      <w:marRight w:val="0"/>
                      <w:marTop w:val="0"/>
                      <w:marBottom w:val="0"/>
                      <w:divBdr>
                        <w:top w:val="none" w:sz="0" w:space="0" w:color="auto"/>
                        <w:left w:val="none" w:sz="0" w:space="0" w:color="auto"/>
                        <w:bottom w:val="none" w:sz="0" w:space="0" w:color="auto"/>
                        <w:right w:val="none" w:sz="0" w:space="0" w:color="auto"/>
                      </w:divBdr>
                    </w:div>
                  </w:divsChild>
                </w:div>
                <w:div w:id="615991418">
                  <w:marLeft w:val="0"/>
                  <w:marRight w:val="0"/>
                  <w:marTop w:val="0"/>
                  <w:marBottom w:val="0"/>
                  <w:divBdr>
                    <w:top w:val="none" w:sz="0" w:space="0" w:color="auto"/>
                    <w:left w:val="none" w:sz="0" w:space="0" w:color="auto"/>
                    <w:bottom w:val="none" w:sz="0" w:space="0" w:color="auto"/>
                    <w:right w:val="none" w:sz="0" w:space="0" w:color="auto"/>
                  </w:divBdr>
                  <w:divsChild>
                    <w:div w:id="1541816983">
                      <w:marLeft w:val="0"/>
                      <w:marRight w:val="0"/>
                      <w:marTop w:val="0"/>
                      <w:marBottom w:val="0"/>
                      <w:divBdr>
                        <w:top w:val="none" w:sz="0" w:space="0" w:color="auto"/>
                        <w:left w:val="none" w:sz="0" w:space="0" w:color="auto"/>
                        <w:bottom w:val="none" w:sz="0" w:space="0" w:color="auto"/>
                        <w:right w:val="none" w:sz="0" w:space="0" w:color="auto"/>
                      </w:divBdr>
                    </w:div>
                  </w:divsChild>
                </w:div>
                <w:div w:id="1616983668">
                  <w:marLeft w:val="0"/>
                  <w:marRight w:val="0"/>
                  <w:marTop w:val="0"/>
                  <w:marBottom w:val="0"/>
                  <w:divBdr>
                    <w:top w:val="none" w:sz="0" w:space="0" w:color="auto"/>
                    <w:left w:val="none" w:sz="0" w:space="0" w:color="auto"/>
                    <w:bottom w:val="none" w:sz="0" w:space="0" w:color="auto"/>
                    <w:right w:val="none" w:sz="0" w:space="0" w:color="auto"/>
                  </w:divBdr>
                </w:div>
                <w:div w:id="200608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5899">
          <w:marLeft w:val="0"/>
          <w:marRight w:val="0"/>
          <w:marTop w:val="0"/>
          <w:marBottom w:val="0"/>
          <w:divBdr>
            <w:top w:val="none" w:sz="0" w:space="0" w:color="auto"/>
            <w:left w:val="none" w:sz="0" w:space="0" w:color="auto"/>
            <w:bottom w:val="none" w:sz="0" w:space="0" w:color="auto"/>
            <w:right w:val="none" w:sz="0" w:space="0" w:color="auto"/>
          </w:divBdr>
          <w:divsChild>
            <w:div w:id="1086808898">
              <w:marLeft w:val="-75"/>
              <w:marRight w:val="0"/>
              <w:marTop w:val="30"/>
              <w:marBottom w:val="30"/>
              <w:divBdr>
                <w:top w:val="none" w:sz="0" w:space="0" w:color="auto"/>
                <w:left w:val="none" w:sz="0" w:space="0" w:color="auto"/>
                <w:bottom w:val="none" w:sz="0" w:space="0" w:color="auto"/>
                <w:right w:val="none" w:sz="0" w:space="0" w:color="auto"/>
              </w:divBdr>
              <w:divsChild>
                <w:div w:id="122431932">
                  <w:marLeft w:val="0"/>
                  <w:marRight w:val="0"/>
                  <w:marTop w:val="0"/>
                  <w:marBottom w:val="0"/>
                  <w:divBdr>
                    <w:top w:val="none" w:sz="0" w:space="0" w:color="auto"/>
                    <w:left w:val="none" w:sz="0" w:space="0" w:color="auto"/>
                    <w:bottom w:val="none" w:sz="0" w:space="0" w:color="auto"/>
                    <w:right w:val="none" w:sz="0" w:space="0" w:color="auto"/>
                  </w:divBdr>
                  <w:divsChild>
                    <w:div w:id="429812557">
                      <w:marLeft w:val="0"/>
                      <w:marRight w:val="0"/>
                      <w:marTop w:val="0"/>
                      <w:marBottom w:val="0"/>
                      <w:divBdr>
                        <w:top w:val="none" w:sz="0" w:space="0" w:color="auto"/>
                        <w:left w:val="none" w:sz="0" w:space="0" w:color="auto"/>
                        <w:bottom w:val="none" w:sz="0" w:space="0" w:color="auto"/>
                        <w:right w:val="none" w:sz="0" w:space="0" w:color="auto"/>
                      </w:divBdr>
                    </w:div>
                  </w:divsChild>
                </w:div>
                <w:div w:id="324826824">
                  <w:marLeft w:val="0"/>
                  <w:marRight w:val="0"/>
                  <w:marTop w:val="0"/>
                  <w:marBottom w:val="0"/>
                  <w:divBdr>
                    <w:top w:val="none" w:sz="0" w:space="0" w:color="auto"/>
                    <w:left w:val="none" w:sz="0" w:space="0" w:color="auto"/>
                    <w:bottom w:val="none" w:sz="0" w:space="0" w:color="auto"/>
                    <w:right w:val="none" w:sz="0" w:space="0" w:color="auto"/>
                  </w:divBdr>
                </w:div>
                <w:div w:id="675545148">
                  <w:marLeft w:val="0"/>
                  <w:marRight w:val="0"/>
                  <w:marTop w:val="0"/>
                  <w:marBottom w:val="0"/>
                  <w:divBdr>
                    <w:top w:val="none" w:sz="0" w:space="0" w:color="auto"/>
                    <w:left w:val="none" w:sz="0" w:space="0" w:color="auto"/>
                    <w:bottom w:val="none" w:sz="0" w:space="0" w:color="auto"/>
                    <w:right w:val="none" w:sz="0" w:space="0" w:color="auto"/>
                  </w:divBdr>
                  <w:divsChild>
                    <w:div w:id="847446280">
                      <w:marLeft w:val="0"/>
                      <w:marRight w:val="0"/>
                      <w:marTop w:val="0"/>
                      <w:marBottom w:val="0"/>
                      <w:divBdr>
                        <w:top w:val="none" w:sz="0" w:space="0" w:color="auto"/>
                        <w:left w:val="none" w:sz="0" w:space="0" w:color="auto"/>
                        <w:bottom w:val="none" w:sz="0" w:space="0" w:color="auto"/>
                        <w:right w:val="none" w:sz="0" w:space="0" w:color="auto"/>
                      </w:divBdr>
                    </w:div>
                  </w:divsChild>
                </w:div>
                <w:div w:id="128877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88380">
          <w:marLeft w:val="0"/>
          <w:marRight w:val="0"/>
          <w:marTop w:val="0"/>
          <w:marBottom w:val="0"/>
          <w:divBdr>
            <w:top w:val="none" w:sz="0" w:space="0" w:color="auto"/>
            <w:left w:val="none" w:sz="0" w:space="0" w:color="auto"/>
            <w:bottom w:val="none" w:sz="0" w:space="0" w:color="auto"/>
            <w:right w:val="none" w:sz="0" w:space="0" w:color="auto"/>
          </w:divBdr>
          <w:divsChild>
            <w:div w:id="1534657996">
              <w:marLeft w:val="-75"/>
              <w:marRight w:val="0"/>
              <w:marTop w:val="30"/>
              <w:marBottom w:val="30"/>
              <w:divBdr>
                <w:top w:val="none" w:sz="0" w:space="0" w:color="auto"/>
                <w:left w:val="none" w:sz="0" w:space="0" w:color="auto"/>
                <w:bottom w:val="none" w:sz="0" w:space="0" w:color="auto"/>
                <w:right w:val="none" w:sz="0" w:space="0" w:color="auto"/>
              </w:divBdr>
              <w:divsChild>
                <w:div w:id="135030205">
                  <w:marLeft w:val="0"/>
                  <w:marRight w:val="0"/>
                  <w:marTop w:val="0"/>
                  <w:marBottom w:val="0"/>
                  <w:divBdr>
                    <w:top w:val="none" w:sz="0" w:space="0" w:color="auto"/>
                    <w:left w:val="none" w:sz="0" w:space="0" w:color="auto"/>
                    <w:bottom w:val="none" w:sz="0" w:space="0" w:color="auto"/>
                    <w:right w:val="none" w:sz="0" w:space="0" w:color="auto"/>
                  </w:divBdr>
                  <w:divsChild>
                    <w:div w:id="637490489">
                      <w:marLeft w:val="0"/>
                      <w:marRight w:val="0"/>
                      <w:marTop w:val="0"/>
                      <w:marBottom w:val="0"/>
                      <w:divBdr>
                        <w:top w:val="none" w:sz="0" w:space="0" w:color="auto"/>
                        <w:left w:val="none" w:sz="0" w:space="0" w:color="auto"/>
                        <w:bottom w:val="none" w:sz="0" w:space="0" w:color="auto"/>
                        <w:right w:val="none" w:sz="0" w:space="0" w:color="auto"/>
                      </w:divBdr>
                    </w:div>
                    <w:div w:id="723412003">
                      <w:marLeft w:val="0"/>
                      <w:marRight w:val="0"/>
                      <w:marTop w:val="0"/>
                      <w:marBottom w:val="0"/>
                      <w:divBdr>
                        <w:top w:val="none" w:sz="0" w:space="0" w:color="auto"/>
                        <w:left w:val="none" w:sz="0" w:space="0" w:color="auto"/>
                        <w:bottom w:val="none" w:sz="0" w:space="0" w:color="auto"/>
                        <w:right w:val="none" w:sz="0" w:space="0" w:color="auto"/>
                      </w:divBdr>
                    </w:div>
                    <w:div w:id="932710584">
                      <w:marLeft w:val="0"/>
                      <w:marRight w:val="0"/>
                      <w:marTop w:val="0"/>
                      <w:marBottom w:val="0"/>
                      <w:divBdr>
                        <w:top w:val="none" w:sz="0" w:space="0" w:color="auto"/>
                        <w:left w:val="none" w:sz="0" w:space="0" w:color="auto"/>
                        <w:bottom w:val="none" w:sz="0" w:space="0" w:color="auto"/>
                        <w:right w:val="none" w:sz="0" w:space="0" w:color="auto"/>
                      </w:divBdr>
                    </w:div>
                    <w:div w:id="1294671161">
                      <w:marLeft w:val="0"/>
                      <w:marRight w:val="0"/>
                      <w:marTop w:val="0"/>
                      <w:marBottom w:val="0"/>
                      <w:divBdr>
                        <w:top w:val="none" w:sz="0" w:space="0" w:color="auto"/>
                        <w:left w:val="none" w:sz="0" w:space="0" w:color="auto"/>
                        <w:bottom w:val="none" w:sz="0" w:space="0" w:color="auto"/>
                        <w:right w:val="none" w:sz="0" w:space="0" w:color="auto"/>
                      </w:divBdr>
                      <w:divsChild>
                        <w:div w:id="667752712">
                          <w:marLeft w:val="0"/>
                          <w:marRight w:val="0"/>
                          <w:marTop w:val="30"/>
                          <w:marBottom w:val="30"/>
                          <w:divBdr>
                            <w:top w:val="none" w:sz="0" w:space="0" w:color="auto"/>
                            <w:left w:val="none" w:sz="0" w:space="0" w:color="auto"/>
                            <w:bottom w:val="none" w:sz="0" w:space="0" w:color="auto"/>
                            <w:right w:val="none" w:sz="0" w:space="0" w:color="auto"/>
                          </w:divBdr>
                          <w:divsChild>
                            <w:div w:id="197394647">
                              <w:marLeft w:val="0"/>
                              <w:marRight w:val="0"/>
                              <w:marTop w:val="0"/>
                              <w:marBottom w:val="0"/>
                              <w:divBdr>
                                <w:top w:val="none" w:sz="0" w:space="0" w:color="auto"/>
                                <w:left w:val="none" w:sz="0" w:space="0" w:color="auto"/>
                                <w:bottom w:val="none" w:sz="0" w:space="0" w:color="auto"/>
                                <w:right w:val="none" w:sz="0" w:space="0" w:color="auto"/>
                              </w:divBdr>
                            </w:div>
                            <w:div w:id="745222122">
                              <w:marLeft w:val="0"/>
                              <w:marRight w:val="0"/>
                              <w:marTop w:val="0"/>
                              <w:marBottom w:val="0"/>
                              <w:divBdr>
                                <w:top w:val="none" w:sz="0" w:space="0" w:color="auto"/>
                                <w:left w:val="none" w:sz="0" w:space="0" w:color="auto"/>
                                <w:bottom w:val="none" w:sz="0" w:space="0" w:color="auto"/>
                                <w:right w:val="none" w:sz="0" w:space="0" w:color="auto"/>
                              </w:divBdr>
                              <w:divsChild>
                                <w:div w:id="203098227">
                                  <w:marLeft w:val="0"/>
                                  <w:marRight w:val="0"/>
                                  <w:marTop w:val="0"/>
                                  <w:marBottom w:val="0"/>
                                  <w:divBdr>
                                    <w:top w:val="none" w:sz="0" w:space="0" w:color="auto"/>
                                    <w:left w:val="none" w:sz="0" w:space="0" w:color="auto"/>
                                    <w:bottom w:val="none" w:sz="0" w:space="0" w:color="auto"/>
                                    <w:right w:val="none" w:sz="0" w:space="0" w:color="auto"/>
                                  </w:divBdr>
                                </w:div>
                              </w:divsChild>
                            </w:div>
                            <w:div w:id="1152647291">
                              <w:marLeft w:val="0"/>
                              <w:marRight w:val="0"/>
                              <w:marTop w:val="0"/>
                              <w:marBottom w:val="0"/>
                              <w:divBdr>
                                <w:top w:val="none" w:sz="0" w:space="0" w:color="auto"/>
                                <w:left w:val="none" w:sz="0" w:space="0" w:color="auto"/>
                                <w:bottom w:val="none" w:sz="0" w:space="0" w:color="auto"/>
                                <w:right w:val="none" w:sz="0" w:space="0" w:color="auto"/>
                              </w:divBdr>
                            </w:div>
                            <w:div w:id="1488128217">
                              <w:marLeft w:val="0"/>
                              <w:marRight w:val="0"/>
                              <w:marTop w:val="0"/>
                              <w:marBottom w:val="0"/>
                              <w:divBdr>
                                <w:top w:val="none" w:sz="0" w:space="0" w:color="auto"/>
                                <w:left w:val="none" w:sz="0" w:space="0" w:color="auto"/>
                                <w:bottom w:val="none" w:sz="0" w:space="0" w:color="auto"/>
                                <w:right w:val="none" w:sz="0" w:space="0" w:color="auto"/>
                              </w:divBdr>
                              <w:divsChild>
                                <w:div w:id="74214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106003">
                      <w:marLeft w:val="0"/>
                      <w:marRight w:val="0"/>
                      <w:marTop w:val="0"/>
                      <w:marBottom w:val="0"/>
                      <w:divBdr>
                        <w:top w:val="none" w:sz="0" w:space="0" w:color="auto"/>
                        <w:left w:val="none" w:sz="0" w:space="0" w:color="auto"/>
                        <w:bottom w:val="none" w:sz="0" w:space="0" w:color="auto"/>
                        <w:right w:val="none" w:sz="0" w:space="0" w:color="auto"/>
                      </w:divBdr>
                    </w:div>
                  </w:divsChild>
                </w:div>
                <w:div w:id="837501636">
                  <w:marLeft w:val="0"/>
                  <w:marRight w:val="0"/>
                  <w:marTop w:val="0"/>
                  <w:marBottom w:val="0"/>
                  <w:divBdr>
                    <w:top w:val="none" w:sz="0" w:space="0" w:color="auto"/>
                    <w:left w:val="none" w:sz="0" w:space="0" w:color="auto"/>
                    <w:bottom w:val="none" w:sz="0" w:space="0" w:color="auto"/>
                    <w:right w:val="none" w:sz="0" w:space="0" w:color="auto"/>
                  </w:divBdr>
                  <w:divsChild>
                    <w:div w:id="173960765">
                      <w:marLeft w:val="0"/>
                      <w:marRight w:val="0"/>
                      <w:marTop w:val="0"/>
                      <w:marBottom w:val="0"/>
                      <w:divBdr>
                        <w:top w:val="none" w:sz="0" w:space="0" w:color="auto"/>
                        <w:left w:val="none" w:sz="0" w:space="0" w:color="auto"/>
                        <w:bottom w:val="none" w:sz="0" w:space="0" w:color="auto"/>
                        <w:right w:val="none" w:sz="0" w:space="0" w:color="auto"/>
                      </w:divBdr>
                    </w:div>
                    <w:div w:id="296300397">
                      <w:marLeft w:val="0"/>
                      <w:marRight w:val="0"/>
                      <w:marTop w:val="0"/>
                      <w:marBottom w:val="0"/>
                      <w:divBdr>
                        <w:top w:val="none" w:sz="0" w:space="0" w:color="auto"/>
                        <w:left w:val="none" w:sz="0" w:space="0" w:color="auto"/>
                        <w:bottom w:val="none" w:sz="0" w:space="0" w:color="auto"/>
                        <w:right w:val="none" w:sz="0" w:space="0" w:color="auto"/>
                      </w:divBdr>
                    </w:div>
                    <w:div w:id="920991007">
                      <w:marLeft w:val="0"/>
                      <w:marRight w:val="0"/>
                      <w:marTop w:val="0"/>
                      <w:marBottom w:val="0"/>
                      <w:divBdr>
                        <w:top w:val="none" w:sz="0" w:space="0" w:color="auto"/>
                        <w:left w:val="none" w:sz="0" w:space="0" w:color="auto"/>
                        <w:bottom w:val="none" w:sz="0" w:space="0" w:color="auto"/>
                        <w:right w:val="none" w:sz="0" w:space="0" w:color="auto"/>
                      </w:divBdr>
                    </w:div>
                    <w:div w:id="1585532895">
                      <w:marLeft w:val="0"/>
                      <w:marRight w:val="0"/>
                      <w:marTop w:val="0"/>
                      <w:marBottom w:val="0"/>
                      <w:divBdr>
                        <w:top w:val="none" w:sz="0" w:space="0" w:color="auto"/>
                        <w:left w:val="none" w:sz="0" w:space="0" w:color="auto"/>
                        <w:bottom w:val="none" w:sz="0" w:space="0" w:color="auto"/>
                        <w:right w:val="none" w:sz="0" w:space="0" w:color="auto"/>
                      </w:divBdr>
                      <w:divsChild>
                        <w:div w:id="1381633918">
                          <w:marLeft w:val="0"/>
                          <w:marRight w:val="0"/>
                          <w:marTop w:val="30"/>
                          <w:marBottom w:val="30"/>
                          <w:divBdr>
                            <w:top w:val="none" w:sz="0" w:space="0" w:color="auto"/>
                            <w:left w:val="none" w:sz="0" w:space="0" w:color="auto"/>
                            <w:bottom w:val="none" w:sz="0" w:space="0" w:color="auto"/>
                            <w:right w:val="none" w:sz="0" w:space="0" w:color="auto"/>
                          </w:divBdr>
                          <w:divsChild>
                            <w:div w:id="249898090">
                              <w:marLeft w:val="0"/>
                              <w:marRight w:val="0"/>
                              <w:marTop w:val="0"/>
                              <w:marBottom w:val="0"/>
                              <w:divBdr>
                                <w:top w:val="none" w:sz="0" w:space="0" w:color="auto"/>
                                <w:left w:val="none" w:sz="0" w:space="0" w:color="auto"/>
                                <w:bottom w:val="none" w:sz="0" w:space="0" w:color="auto"/>
                                <w:right w:val="none" w:sz="0" w:space="0" w:color="auto"/>
                              </w:divBdr>
                            </w:div>
                            <w:div w:id="421922988">
                              <w:marLeft w:val="0"/>
                              <w:marRight w:val="0"/>
                              <w:marTop w:val="0"/>
                              <w:marBottom w:val="0"/>
                              <w:divBdr>
                                <w:top w:val="none" w:sz="0" w:space="0" w:color="auto"/>
                                <w:left w:val="none" w:sz="0" w:space="0" w:color="auto"/>
                                <w:bottom w:val="none" w:sz="0" w:space="0" w:color="auto"/>
                                <w:right w:val="none" w:sz="0" w:space="0" w:color="auto"/>
                              </w:divBdr>
                              <w:divsChild>
                                <w:div w:id="1636523205">
                                  <w:marLeft w:val="0"/>
                                  <w:marRight w:val="0"/>
                                  <w:marTop w:val="0"/>
                                  <w:marBottom w:val="0"/>
                                  <w:divBdr>
                                    <w:top w:val="none" w:sz="0" w:space="0" w:color="auto"/>
                                    <w:left w:val="none" w:sz="0" w:space="0" w:color="auto"/>
                                    <w:bottom w:val="none" w:sz="0" w:space="0" w:color="auto"/>
                                    <w:right w:val="none" w:sz="0" w:space="0" w:color="auto"/>
                                  </w:divBdr>
                                </w:div>
                              </w:divsChild>
                            </w:div>
                            <w:div w:id="818115685">
                              <w:marLeft w:val="0"/>
                              <w:marRight w:val="0"/>
                              <w:marTop w:val="0"/>
                              <w:marBottom w:val="0"/>
                              <w:divBdr>
                                <w:top w:val="none" w:sz="0" w:space="0" w:color="auto"/>
                                <w:left w:val="none" w:sz="0" w:space="0" w:color="auto"/>
                                <w:bottom w:val="none" w:sz="0" w:space="0" w:color="auto"/>
                                <w:right w:val="none" w:sz="0" w:space="0" w:color="auto"/>
                              </w:divBdr>
                              <w:divsChild>
                                <w:div w:id="830559249">
                                  <w:marLeft w:val="0"/>
                                  <w:marRight w:val="0"/>
                                  <w:marTop w:val="0"/>
                                  <w:marBottom w:val="0"/>
                                  <w:divBdr>
                                    <w:top w:val="none" w:sz="0" w:space="0" w:color="auto"/>
                                    <w:left w:val="none" w:sz="0" w:space="0" w:color="auto"/>
                                    <w:bottom w:val="none" w:sz="0" w:space="0" w:color="auto"/>
                                    <w:right w:val="none" w:sz="0" w:space="0" w:color="auto"/>
                                  </w:divBdr>
                                </w:div>
                              </w:divsChild>
                            </w:div>
                            <w:div w:id="201479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9251">
                      <w:marLeft w:val="0"/>
                      <w:marRight w:val="0"/>
                      <w:marTop w:val="0"/>
                      <w:marBottom w:val="0"/>
                      <w:divBdr>
                        <w:top w:val="none" w:sz="0" w:space="0" w:color="auto"/>
                        <w:left w:val="none" w:sz="0" w:space="0" w:color="auto"/>
                        <w:bottom w:val="none" w:sz="0" w:space="0" w:color="auto"/>
                        <w:right w:val="none" w:sz="0" w:space="0" w:color="auto"/>
                      </w:divBdr>
                    </w:div>
                  </w:divsChild>
                </w:div>
                <w:div w:id="952712950">
                  <w:marLeft w:val="0"/>
                  <w:marRight w:val="0"/>
                  <w:marTop w:val="0"/>
                  <w:marBottom w:val="0"/>
                  <w:divBdr>
                    <w:top w:val="none" w:sz="0" w:space="0" w:color="auto"/>
                    <w:left w:val="none" w:sz="0" w:space="0" w:color="auto"/>
                    <w:bottom w:val="none" w:sz="0" w:space="0" w:color="auto"/>
                    <w:right w:val="none" w:sz="0" w:space="0" w:color="auto"/>
                  </w:divBdr>
                  <w:divsChild>
                    <w:div w:id="441731285">
                      <w:marLeft w:val="0"/>
                      <w:marRight w:val="0"/>
                      <w:marTop w:val="0"/>
                      <w:marBottom w:val="0"/>
                      <w:divBdr>
                        <w:top w:val="none" w:sz="0" w:space="0" w:color="auto"/>
                        <w:left w:val="none" w:sz="0" w:space="0" w:color="auto"/>
                        <w:bottom w:val="none" w:sz="0" w:space="0" w:color="auto"/>
                        <w:right w:val="none" w:sz="0" w:space="0" w:color="auto"/>
                      </w:divBdr>
                      <w:divsChild>
                        <w:div w:id="1437946383">
                          <w:marLeft w:val="0"/>
                          <w:marRight w:val="0"/>
                          <w:marTop w:val="30"/>
                          <w:marBottom w:val="30"/>
                          <w:divBdr>
                            <w:top w:val="none" w:sz="0" w:space="0" w:color="auto"/>
                            <w:left w:val="none" w:sz="0" w:space="0" w:color="auto"/>
                            <w:bottom w:val="none" w:sz="0" w:space="0" w:color="auto"/>
                            <w:right w:val="none" w:sz="0" w:space="0" w:color="auto"/>
                          </w:divBdr>
                          <w:divsChild>
                            <w:div w:id="303655868">
                              <w:marLeft w:val="0"/>
                              <w:marRight w:val="0"/>
                              <w:marTop w:val="0"/>
                              <w:marBottom w:val="0"/>
                              <w:divBdr>
                                <w:top w:val="none" w:sz="0" w:space="0" w:color="auto"/>
                                <w:left w:val="none" w:sz="0" w:space="0" w:color="auto"/>
                                <w:bottom w:val="none" w:sz="0" w:space="0" w:color="auto"/>
                                <w:right w:val="none" w:sz="0" w:space="0" w:color="auto"/>
                              </w:divBdr>
                              <w:divsChild>
                                <w:div w:id="1523132069">
                                  <w:marLeft w:val="0"/>
                                  <w:marRight w:val="0"/>
                                  <w:marTop w:val="0"/>
                                  <w:marBottom w:val="0"/>
                                  <w:divBdr>
                                    <w:top w:val="none" w:sz="0" w:space="0" w:color="auto"/>
                                    <w:left w:val="none" w:sz="0" w:space="0" w:color="auto"/>
                                    <w:bottom w:val="none" w:sz="0" w:space="0" w:color="auto"/>
                                    <w:right w:val="none" w:sz="0" w:space="0" w:color="auto"/>
                                  </w:divBdr>
                                </w:div>
                              </w:divsChild>
                            </w:div>
                            <w:div w:id="868833038">
                              <w:marLeft w:val="0"/>
                              <w:marRight w:val="0"/>
                              <w:marTop w:val="0"/>
                              <w:marBottom w:val="0"/>
                              <w:divBdr>
                                <w:top w:val="none" w:sz="0" w:space="0" w:color="auto"/>
                                <w:left w:val="none" w:sz="0" w:space="0" w:color="auto"/>
                                <w:bottom w:val="none" w:sz="0" w:space="0" w:color="auto"/>
                                <w:right w:val="none" w:sz="0" w:space="0" w:color="auto"/>
                              </w:divBdr>
                              <w:divsChild>
                                <w:div w:id="169149024">
                                  <w:marLeft w:val="0"/>
                                  <w:marRight w:val="0"/>
                                  <w:marTop w:val="0"/>
                                  <w:marBottom w:val="0"/>
                                  <w:divBdr>
                                    <w:top w:val="none" w:sz="0" w:space="0" w:color="auto"/>
                                    <w:left w:val="none" w:sz="0" w:space="0" w:color="auto"/>
                                    <w:bottom w:val="none" w:sz="0" w:space="0" w:color="auto"/>
                                    <w:right w:val="none" w:sz="0" w:space="0" w:color="auto"/>
                                  </w:divBdr>
                                </w:div>
                              </w:divsChild>
                            </w:div>
                            <w:div w:id="892814883">
                              <w:marLeft w:val="0"/>
                              <w:marRight w:val="0"/>
                              <w:marTop w:val="0"/>
                              <w:marBottom w:val="0"/>
                              <w:divBdr>
                                <w:top w:val="none" w:sz="0" w:space="0" w:color="auto"/>
                                <w:left w:val="none" w:sz="0" w:space="0" w:color="auto"/>
                                <w:bottom w:val="none" w:sz="0" w:space="0" w:color="auto"/>
                                <w:right w:val="none" w:sz="0" w:space="0" w:color="auto"/>
                              </w:divBdr>
                            </w:div>
                            <w:div w:id="13543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2063">
                      <w:marLeft w:val="0"/>
                      <w:marRight w:val="0"/>
                      <w:marTop w:val="0"/>
                      <w:marBottom w:val="0"/>
                      <w:divBdr>
                        <w:top w:val="none" w:sz="0" w:space="0" w:color="auto"/>
                        <w:left w:val="none" w:sz="0" w:space="0" w:color="auto"/>
                        <w:bottom w:val="none" w:sz="0" w:space="0" w:color="auto"/>
                        <w:right w:val="none" w:sz="0" w:space="0" w:color="auto"/>
                      </w:divBdr>
                    </w:div>
                    <w:div w:id="973949379">
                      <w:marLeft w:val="0"/>
                      <w:marRight w:val="0"/>
                      <w:marTop w:val="0"/>
                      <w:marBottom w:val="0"/>
                      <w:divBdr>
                        <w:top w:val="none" w:sz="0" w:space="0" w:color="auto"/>
                        <w:left w:val="none" w:sz="0" w:space="0" w:color="auto"/>
                        <w:bottom w:val="none" w:sz="0" w:space="0" w:color="auto"/>
                        <w:right w:val="none" w:sz="0" w:space="0" w:color="auto"/>
                      </w:divBdr>
                    </w:div>
                    <w:div w:id="1037513993">
                      <w:marLeft w:val="0"/>
                      <w:marRight w:val="0"/>
                      <w:marTop w:val="0"/>
                      <w:marBottom w:val="0"/>
                      <w:divBdr>
                        <w:top w:val="none" w:sz="0" w:space="0" w:color="auto"/>
                        <w:left w:val="none" w:sz="0" w:space="0" w:color="auto"/>
                        <w:bottom w:val="none" w:sz="0" w:space="0" w:color="auto"/>
                        <w:right w:val="none" w:sz="0" w:space="0" w:color="auto"/>
                      </w:divBdr>
                    </w:div>
                    <w:div w:id="1821195156">
                      <w:marLeft w:val="0"/>
                      <w:marRight w:val="0"/>
                      <w:marTop w:val="0"/>
                      <w:marBottom w:val="0"/>
                      <w:divBdr>
                        <w:top w:val="none" w:sz="0" w:space="0" w:color="auto"/>
                        <w:left w:val="none" w:sz="0" w:space="0" w:color="auto"/>
                        <w:bottom w:val="none" w:sz="0" w:space="0" w:color="auto"/>
                        <w:right w:val="none" w:sz="0" w:space="0" w:color="auto"/>
                      </w:divBdr>
                    </w:div>
                  </w:divsChild>
                </w:div>
                <w:div w:id="1188982954">
                  <w:marLeft w:val="0"/>
                  <w:marRight w:val="0"/>
                  <w:marTop w:val="0"/>
                  <w:marBottom w:val="0"/>
                  <w:divBdr>
                    <w:top w:val="none" w:sz="0" w:space="0" w:color="auto"/>
                    <w:left w:val="none" w:sz="0" w:space="0" w:color="auto"/>
                    <w:bottom w:val="none" w:sz="0" w:space="0" w:color="auto"/>
                    <w:right w:val="none" w:sz="0" w:space="0" w:color="auto"/>
                  </w:divBdr>
                  <w:divsChild>
                    <w:div w:id="53507425">
                      <w:marLeft w:val="0"/>
                      <w:marRight w:val="0"/>
                      <w:marTop w:val="0"/>
                      <w:marBottom w:val="0"/>
                      <w:divBdr>
                        <w:top w:val="none" w:sz="0" w:space="0" w:color="auto"/>
                        <w:left w:val="none" w:sz="0" w:space="0" w:color="auto"/>
                        <w:bottom w:val="none" w:sz="0" w:space="0" w:color="auto"/>
                        <w:right w:val="none" w:sz="0" w:space="0" w:color="auto"/>
                      </w:divBdr>
                    </w:div>
                    <w:div w:id="125054968">
                      <w:marLeft w:val="0"/>
                      <w:marRight w:val="0"/>
                      <w:marTop w:val="0"/>
                      <w:marBottom w:val="0"/>
                      <w:divBdr>
                        <w:top w:val="none" w:sz="0" w:space="0" w:color="auto"/>
                        <w:left w:val="none" w:sz="0" w:space="0" w:color="auto"/>
                        <w:bottom w:val="none" w:sz="0" w:space="0" w:color="auto"/>
                        <w:right w:val="none" w:sz="0" w:space="0" w:color="auto"/>
                      </w:divBdr>
                    </w:div>
                    <w:div w:id="139883883">
                      <w:marLeft w:val="0"/>
                      <w:marRight w:val="0"/>
                      <w:marTop w:val="0"/>
                      <w:marBottom w:val="0"/>
                      <w:divBdr>
                        <w:top w:val="none" w:sz="0" w:space="0" w:color="auto"/>
                        <w:left w:val="none" w:sz="0" w:space="0" w:color="auto"/>
                        <w:bottom w:val="none" w:sz="0" w:space="0" w:color="auto"/>
                        <w:right w:val="none" w:sz="0" w:space="0" w:color="auto"/>
                      </w:divBdr>
                    </w:div>
                    <w:div w:id="150602308">
                      <w:marLeft w:val="0"/>
                      <w:marRight w:val="0"/>
                      <w:marTop w:val="0"/>
                      <w:marBottom w:val="0"/>
                      <w:divBdr>
                        <w:top w:val="none" w:sz="0" w:space="0" w:color="auto"/>
                        <w:left w:val="none" w:sz="0" w:space="0" w:color="auto"/>
                        <w:bottom w:val="none" w:sz="0" w:space="0" w:color="auto"/>
                        <w:right w:val="none" w:sz="0" w:space="0" w:color="auto"/>
                      </w:divBdr>
                    </w:div>
                    <w:div w:id="228082757">
                      <w:marLeft w:val="0"/>
                      <w:marRight w:val="0"/>
                      <w:marTop w:val="0"/>
                      <w:marBottom w:val="0"/>
                      <w:divBdr>
                        <w:top w:val="none" w:sz="0" w:space="0" w:color="auto"/>
                        <w:left w:val="none" w:sz="0" w:space="0" w:color="auto"/>
                        <w:bottom w:val="none" w:sz="0" w:space="0" w:color="auto"/>
                        <w:right w:val="none" w:sz="0" w:space="0" w:color="auto"/>
                      </w:divBdr>
                    </w:div>
                    <w:div w:id="334379995">
                      <w:marLeft w:val="0"/>
                      <w:marRight w:val="0"/>
                      <w:marTop w:val="0"/>
                      <w:marBottom w:val="0"/>
                      <w:divBdr>
                        <w:top w:val="none" w:sz="0" w:space="0" w:color="auto"/>
                        <w:left w:val="none" w:sz="0" w:space="0" w:color="auto"/>
                        <w:bottom w:val="none" w:sz="0" w:space="0" w:color="auto"/>
                        <w:right w:val="none" w:sz="0" w:space="0" w:color="auto"/>
                      </w:divBdr>
                      <w:divsChild>
                        <w:div w:id="792987098">
                          <w:marLeft w:val="0"/>
                          <w:marRight w:val="0"/>
                          <w:marTop w:val="30"/>
                          <w:marBottom w:val="30"/>
                          <w:divBdr>
                            <w:top w:val="none" w:sz="0" w:space="0" w:color="auto"/>
                            <w:left w:val="none" w:sz="0" w:space="0" w:color="auto"/>
                            <w:bottom w:val="none" w:sz="0" w:space="0" w:color="auto"/>
                            <w:right w:val="none" w:sz="0" w:space="0" w:color="auto"/>
                          </w:divBdr>
                          <w:divsChild>
                            <w:div w:id="221719287">
                              <w:marLeft w:val="0"/>
                              <w:marRight w:val="0"/>
                              <w:marTop w:val="0"/>
                              <w:marBottom w:val="0"/>
                              <w:divBdr>
                                <w:top w:val="none" w:sz="0" w:space="0" w:color="auto"/>
                                <w:left w:val="none" w:sz="0" w:space="0" w:color="auto"/>
                                <w:bottom w:val="none" w:sz="0" w:space="0" w:color="auto"/>
                                <w:right w:val="none" w:sz="0" w:space="0" w:color="auto"/>
                              </w:divBdr>
                            </w:div>
                            <w:div w:id="306127477">
                              <w:marLeft w:val="0"/>
                              <w:marRight w:val="0"/>
                              <w:marTop w:val="0"/>
                              <w:marBottom w:val="0"/>
                              <w:divBdr>
                                <w:top w:val="none" w:sz="0" w:space="0" w:color="auto"/>
                                <w:left w:val="none" w:sz="0" w:space="0" w:color="auto"/>
                                <w:bottom w:val="none" w:sz="0" w:space="0" w:color="auto"/>
                                <w:right w:val="none" w:sz="0" w:space="0" w:color="auto"/>
                              </w:divBdr>
                            </w:div>
                            <w:div w:id="615258652">
                              <w:marLeft w:val="0"/>
                              <w:marRight w:val="0"/>
                              <w:marTop w:val="0"/>
                              <w:marBottom w:val="0"/>
                              <w:divBdr>
                                <w:top w:val="none" w:sz="0" w:space="0" w:color="auto"/>
                                <w:left w:val="none" w:sz="0" w:space="0" w:color="auto"/>
                                <w:bottom w:val="none" w:sz="0" w:space="0" w:color="auto"/>
                                <w:right w:val="none" w:sz="0" w:space="0" w:color="auto"/>
                              </w:divBdr>
                              <w:divsChild>
                                <w:div w:id="1751734676">
                                  <w:marLeft w:val="0"/>
                                  <w:marRight w:val="0"/>
                                  <w:marTop w:val="0"/>
                                  <w:marBottom w:val="0"/>
                                  <w:divBdr>
                                    <w:top w:val="none" w:sz="0" w:space="0" w:color="auto"/>
                                    <w:left w:val="none" w:sz="0" w:space="0" w:color="auto"/>
                                    <w:bottom w:val="none" w:sz="0" w:space="0" w:color="auto"/>
                                    <w:right w:val="none" w:sz="0" w:space="0" w:color="auto"/>
                                  </w:divBdr>
                                </w:div>
                              </w:divsChild>
                            </w:div>
                            <w:div w:id="749077848">
                              <w:marLeft w:val="0"/>
                              <w:marRight w:val="0"/>
                              <w:marTop w:val="0"/>
                              <w:marBottom w:val="0"/>
                              <w:divBdr>
                                <w:top w:val="none" w:sz="0" w:space="0" w:color="auto"/>
                                <w:left w:val="none" w:sz="0" w:space="0" w:color="auto"/>
                                <w:bottom w:val="none" w:sz="0" w:space="0" w:color="auto"/>
                                <w:right w:val="none" w:sz="0" w:space="0" w:color="auto"/>
                              </w:divBdr>
                              <w:divsChild>
                                <w:div w:id="63957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951125">
                      <w:marLeft w:val="0"/>
                      <w:marRight w:val="0"/>
                      <w:marTop w:val="0"/>
                      <w:marBottom w:val="0"/>
                      <w:divBdr>
                        <w:top w:val="none" w:sz="0" w:space="0" w:color="auto"/>
                        <w:left w:val="none" w:sz="0" w:space="0" w:color="auto"/>
                        <w:bottom w:val="none" w:sz="0" w:space="0" w:color="auto"/>
                        <w:right w:val="none" w:sz="0" w:space="0" w:color="auto"/>
                      </w:divBdr>
                    </w:div>
                    <w:div w:id="400448314">
                      <w:marLeft w:val="0"/>
                      <w:marRight w:val="0"/>
                      <w:marTop w:val="0"/>
                      <w:marBottom w:val="0"/>
                      <w:divBdr>
                        <w:top w:val="none" w:sz="0" w:space="0" w:color="auto"/>
                        <w:left w:val="none" w:sz="0" w:space="0" w:color="auto"/>
                        <w:bottom w:val="none" w:sz="0" w:space="0" w:color="auto"/>
                        <w:right w:val="none" w:sz="0" w:space="0" w:color="auto"/>
                      </w:divBdr>
                    </w:div>
                    <w:div w:id="488910125">
                      <w:marLeft w:val="0"/>
                      <w:marRight w:val="0"/>
                      <w:marTop w:val="0"/>
                      <w:marBottom w:val="0"/>
                      <w:divBdr>
                        <w:top w:val="none" w:sz="0" w:space="0" w:color="auto"/>
                        <w:left w:val="none" w:sz="0" w:space="0" w:color="auto"/>
                        <w:bottom w:val="none" w:sz="0" w:space="0" w:color="auto"/>
                        <w:right w:val="none" w:sz="0" w:space="0" w:color="auto"/>
                      </w:divBdr>
                      <w:divsChild>
                        <w:div w:id="434591551">
                          <w:marLeft w:val="0"/>
                          <w:marRight w:val="0"/>
                          <w:marTop w:val="30"/>
                          <w:marBottom w:val="30"/>
                          <w:divBdr>
                            <w:top w:val="none" w:sz="0" w:space="0" w:color="auto"/>
                            <w:left w:val="none" w:sz="0" w:space="0" w:color="auto"/>
                            <w:bottom w:val="none" w:sz="0" w:space="0" w:color="auto"/>
                            <w:right w:val="none" w:sz="0" w:space="0" w:color="auto"/>
                          </w:divBdr>
                          <w:divsChild>
                            <w:div w:id="201600132">
                              <w:marLeft w:val="0"/>
                              <w:marRight w:val="0"/>
                              <w:marTop w:val="0"/>
                              <w:marBottom w:val="0"/>
                              <w:divBdr>
                                <w:top w:val="none" w:sz="0" w:space="0" w:color="auto"/>
                                <w:left w:val="none" w:sz="0" w:space="0" w:color="auto"/>
                                <w:bottom w:val="none" w:sz="0" w:space="0" w:color="auto"/>
                                <w:right w:val="none" w:sz="0" w:space="0" w:color="auto"/>
                              </w:divBdr>
                              <w:divsChild>
                                <w:div w:id="1457334969">
                                  <w:marLeft w:val="0"/>
                                  <w:marRight w:val="0"/>
                                  <w:marTop w:val="0"/>
                                  <w:marBottom w:val="0"/>
                                  <w:divBdr>
                                    <w:top w:val="none" w:sz="0" w:space="0" w:color="auto"/>
                                    <w:left w:val="none" w:sz="0" w:space="0" w:color="auto"/>
                                    <w:bottom w:val="none" w:sz="0" w:space="0" w:color="auto"/>
                                    <w:right w:val="none" w:sz="0" w:space="0" w:color="auto"/>
                                  </w:divBdr>
                                </w:div>
                              </w:divsChild>
                            </w:div>
                            <w:div w:id="859860155">
                              <w:marLeft w:val="0"/>
                              <w:marRight w:val="0"/>
                              <w:marTop w:val="0"/>
                              <w:marBottom w:val="0"/>
                              <w:divBdr>
                                <w:top w:val="none" w:sz="0" w:space="0" w:color="auto"/>
                                <w:left w:val="none" w:sz="0" w:space="0" w:color="auto"/>
                                <w:bottom w:val="none" w:sz="0" w:space="0" w:color="auto"/>
                                <w:right w:val="none" w:sz="0" w:space="0" w:color="auto"/>
                              </w:divBdr>
                              <w:divsChild>
                                <w:div w:id="1698309924">
                                  <w:marLeft w:val="0"/>
                                  <w:marRight w:val="0"/>
                                  <w:marTop w:val="0"/>
                                  <w:marBottom w:val="0"/>
                                  <w:divBdr>
                                    <w:top w:val="none" w:sz="0" w:space="0" w:color="auto"/>
                                    <w:left w:val="none" w:sz="0" w:space="0" w:color="auto"/>
                                    <w:bottom w:val="none" w:sz="0" w:space="0" w:color="auto"/>
                                    <w:right w:val="none" w:sz="0" w:space="0" w:color="auto"/>
                                  </w:divBdr>
                                </w:div>
                              </w:divsChild>
                            </w:div>
                            <w:div w:id="1214343453">
                              <w:marLeft w:val="0"/>
                              <w:marRight w:val="0"/>
                              <w:marTop w:val="0"/>
                              <w:marBottom w:val="0"/>
                              <w:divBdr>
                                <w:top w:val="none" w:sz="0" w:space="0" w:color="auto"/>
                                <w:left w:val="none" w:sz="0" w:space="0" w:color="auto"/>
                                <w:bottom w:val="none" w:sz="0" w:space="0" w:color="auto"/>
                                <w:right w:val="none" w:sz="0" w:space="0" w:color="auto"/>
                              </w:divBdr>
                            </w:div>
                            <w:div w:id="13110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6037">
                      <w:marLeft w:val="0"/>
                      <w:marRight w:val="0"/>
                      <w:marTop w:val="0"/>
                      <w:marBottom w:val="0"/>
                      <w:divBdr>
                        <w:top w:val="none" w:sz="0" w:space="0" w:color="auto"/>
                        <w:left w:val="none" w:sz="0" w:space="0" w:color="auto"/>
                        <w:bottom w:val="none" w:sz="0" w:space="0" w:color="auto"/>
                        <w:right w:val="none" w:sz="0" w:space="0" w:color="auto"/>
                      </w:divBdr>
                      <w:divsChild>
                        <w:div w:id="1695765944">
                          <w:marLeft w:val="0"/>
                          <w:marRight w:val="0"/>
                          <w:marTop w:val="30"/>
                          <w:marBottom w:val="30"/>
                          <w:divBdr>
                            <w:top w:val="none" w:sz="0" w:space="0" w:color="auto"/>
                            <w:left w:val="none" w:sz="0" w:space="0" w:color="auto"/>
                            <w:bottom w:val="none" w:sz="0" w:space="0" w:color="auto"/>
                            <w:right w:val="none" w:sz="0" w:space="0" w:color="auto"/>
                          </w:divBdr>
                          <w:divsChild>
                            <w:div w:id="2979956">
                              <w:marLeft w:val="0"/>
                              <w:marRight w:val="0"/>
                              <w:marTop w:val="0"/>
                              <w:marBottom w:val="0"/>
                              <w:divBdr>
                                <w:top w:val="none" w:sz="0" w:space="0" w:color="auto"/>
                                <w:left w:val="none" w:sz="0" w:space="0" w:color="auto"/>
                                <w:bottom w:val="none" w:sz="0" w:space="0" w:color="auto"/>
                                <w:right w:val="none" w:sz="0" w:space="0" w:color="auto"/>
                              </w:divBdr>
                              <w:divsChild>
                                <w:div w:id="1403333575">
                                  <w:marLeft w:val="0"/>
                                  <w:marRight w:val="0"/>
                                  <w:marTop w:val="0"/>
                                  <w:marBottom w:val="0"/>
                                  <w:divBdr>
                                    <w:top w:val="none" w:sz="0" w:space="0" w:color="auto"/>
                                    <w:left w:val="none" w:sz="0" w:space="0" w:color="auto"/>
                                    <w:bottom w:val="none" w:sz="0" w:space="0" w:color="auto"/>
                                    <w:right w:val="none" w:sz="0" w:space="0" w:color="auto"/>
                                  </w:divBdr>
                                </w:div>
                              </w:divsChild>
                            </w:div>
                            <w:div w:id="558907882">
                              <w:marLeft w:val="0"/>
                              <w:marRight w:val="0"/>
                              <w:marTop w:val="0"/>
                              <w:marBottom w:val="0"/>
                              <w:divBdr>
                                <w:top w:val="none" w:sz="0" w:space="0" w:color="auto"/>
                                <w:left w:val="none" w:sz="0" w:space="0" w:color="auto"/>
                                <w:bottom w:val="none" w:sz="0" w:space="0" w:color="auto"/>
                                <w:right w:val="none" w:sz="0" w:space="0" w:color="auto"/>
                              </w:divBdr>
                            </w:div>
                            <w:div w:id="719788129">
                              <w:marLeft w:val="0"/>
                              <w:marRight w:val="0"/>
                              <w:marTop w:val="0"/>
                              <w:marBottom w:val="0"/>
                              <w:divBdr>
                                <w:top w:val="none" w:sz="0" w:space="0" w:color="auto"/>
                                <w:left w:val="none" w:sz="0" w:space="0" w:color="auto"/>
                                <w:bottom w:val="none" w:sz="0" w:space="0" w:color="auto"/>
                                <w:right w:val="none" w:sz="0" w:space="0" w:color="auto"/>
                              </w:divBdr>
                            </w:div>
                            <w:div w:id="1481340622">
                              <w:marLeft w:val="0"/>
                              <w:marRight w:val="0"/>
                              <w:marTop w:val="0"/>
                              <w:marBottom w:val="0"/>
                              <w:divBdr>
                                <w:top w:val="none" w:sz="0" w:space="0" w:color="auto"/>
                                <w:left w:val="none" w:sz="0" w:space="0" w:color="auto"/>
                                <w:bottom w:val="none" w:sz="0" w:space="0" w:color="auto"/>
                                <w:right w:val="none" w:sz="0" w:space="0" w:color="auto"/>
                              </w:divBdr>
                              <w:divsChild>
                                <w:div w:id="39809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584458">
                      <w:marLeft w:val="0"/>
                      <w:marRight w:val="0"/>
                      <w:marTop w:val="0"/>
                      <w:marBottom w:val="0"/>
                      <w:divBdr>
                        <w:top w:val="none" w:sz="0" w:space="0" w:color="auto"/>
                        <w:left w:val="none" w:sz="0" w:space="0" w:color="auto"/>
                        <w:bottom w:val="none" w:sz="0" w:space="0" w:color="auto"/>
                        <w:right w:val="none" w:sz="0" w:space="0" w:color="auto"/>
                      </w:divBdr>
                      <w:divsChild>
                        <w:div w:id="122650437">
                          <w:marLeft w:val="0"/>
                          <w:marRight w:val="0"/>
                          <w:marTop w:val="30"/>
                          <w:marBottom w:val="30"/>
                          <w:divBdr>
                            <w:top w:val="none" w:sz="0" w:space="0" w:color="auto"/>
                            <w:left w:val="none" w:sz="0" w:space="0" w:color="auto"/>
                            <w:bottom w:val="none" w:sz="0" w:space="0" w:color="auto"/>
                            <w:right w:val="none" w:sz="0" w:space="0" w:color="auto"/>
                          </w:divBdr>
                          <w:divsChild>
                            <w:div w:id="362171050">
                              <w:marLeft w:val="0"/>
                              <w:marRight w:val="0"/>
                              <w:marTop w:val="0"/>
                              <w:marBottom w:val="0"/>
                              <w:divBdr>
                                <w:top w:val="none" w:sz="0" w:space="0" w:color="auto"/>
                                <w:left w:val="none" w:sz="0" w:space="0" w:color="auto"/>
                                <w:bottom w:val="none" w:sz="0" w:space="0" w:color="auto"/>
                                <w:right w:val="none" w:sz="0" w:space="0" w:color="auto"/>
                              </w:divBdr>
                              <w:divsChild>
                                <w:div w:id="946041467">
                                  <w:marLeft w:val="0"/>
                                  <w:marRight w:val="0"/>
                                  <w:marTop w:val="0"/>
                                  <w:marBottom w:val="0"/>
                                  <w:divBdr>
                                    <w:top w:val="none" w:sz="0" w:space="0" w:color="auto"/>
                                    <w:left w:val="none" w:sz="0" w:space="0" w:color="auto"/>
                                    <w:bottom w:val="none" w:sz="0" w:space="0" w:color="auto"/>
                                    <w:right w:val="none" w:sz="0" w:space="0" w:color="auto"/>
                                  </w:divBdr>
                                </w:div>
                              </w:divsChild>
                            </w:div>
                            <w:div w:id="362942579">
                              <w:marLeft w:val="0"/>
                              <w:marRight w:val="0"/>
                              <w:marTop w:val="0"/>
                              <w:marBottom w:val="0"/>
                              <w:divBdr>
                                <w:top w:val="none" w:sz="0" w:space="0" w:color="auto"/>
                                <w:left w:val="none" w:sz="0" w:space="0" w:color="auto"/>
                                <w:bottom w:val="none" w:sz="0" w:space="0" w:color="auto"/>
                                <w:right w:val="none" w:sz="0" w:space="0" w:color="auto"/>
                              </w:divBdr>
                            </w:div>
                            <w:div w:id="1152210444">
                              <w:marLeft w:val="0"/>
                              <w:marRight w:val="0"/>
                              <w:marTop w:val="0"/>
                              <w:marBottom w:val="0"/>
                              <w:divBdr>
                                <w:top w:val="none" w:sz="0" w:space="0" w:color="auto"/>
                                <w:left w:val="none" w:sz="0" w:space="0" w:color="auto"/>
                                <w:bottom w:val="none" w:sz="0" w:space="0" w:color="auto"/>
                                <w:right w:val="none" w:sz="0" w:space="0" w:color="auto"/>
                              </w:divBdr>
                            </w:div>
                            <w:div w:id="1992707215">
                              <w:marLeft w:val="0"/>
                              <w:marRight w:val="0"/>
                              <w:marTop w:val="0"/>
                              <w:marBottom w:val="0"/>
                              <w:divBdr>
                                <w:top w:val="none" w:sz="0" w:space="0" w:color="auto"/>
                                <w:left w:val="none" w:sz="0" w:space="0" w:color="auto"/>
                                <w:bottom w:val="none" w:sz="0" w:space="0" w:color="auto"/>
                                <w:right w:val="none" w:sz="0" w:space="0" w:color="auto"/>
                              </w:divBdr>
                              <w:divsChild>
                                <w:div w:id="13152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07080">
                      <w:marLeft w:val="0"/>
                      <w:marRight w:val="0"/>
                      <w:marTop w:val="0"/>
                      <w:marBottom w:val="0"/>
                      <w:divBdr>
                        <w:top w:val="none" w:sz="0" w:space="0" w:color="auto"/>
                        <w:left w:val="none" w:sz="0" w:space="0" w:color="auto"/>
                        <w:bottom w:val="none" w:sz="0" w:space="0" w:color="auto"/>
                        <w:right w:val="none" w:sz="0" w:space="0" w:color="auto"/>
                      </w:divBdr>
                    </w:div>
                    <w:div w:id="686441603">
                      <w:marLeft w:val="0"/>
                      <w:marRight w:val="0"/>
                      <w:marTop w:val="0"/>
                      <w:marBottom w:val="0"/>
                      <w:divBdr>
                        <w:top w:val="none" w:sz="0" w:space="0" w:color="auto"/>
                        <w:left w:val="none" w:sz="0" w:space="0" w:color="auto"/>
                        <w:bottom w:val="none" w:sz="0" w:space="0" w:color="auto"/>
                        <w:right w:val="none" w:sz="0" w:space="0" w:color="auto"/>
                      </w:divBdr>
                    </w:div>
                    <w:div w:id="695041554">
                      <w:marLeft w:val="0"/>
                      <w:marRight w:val="0"/>
                      <w:marTop w:val="0"/>
                      <w:marBottom w:val="0"/>
                      <w:divBdr>
                        <w:top w:val="none" w:sz="0" w:space="0" w:color="auto"/>
                        <w:left w:val="none" w:sz="0" w:space="0" w:color="auto"/>
                        <w:bottom w:val="none" w:sz="0" w:space="0" w:color="auto"/>
                        <w:right w:val="none" w:sz="0" w:space="0" w:color="auto"/>
                      </w:divBdr>
                      <w:divsChild>
                        <w:div w:id="1345670387">
                          <w:marLeft w:val="0"/>
                          <w:marRight w:val="0"/>
                          <w:marTop w:val="30"/>
                          <w:marBottom w:val="30"/>
                          <w:divBdr>
                            <w:top w:val="none" w:sz="0" w:space="0" w:color="auto"/>
                            <w:left w:val="none" w:sz="0" w:space="0" w:color="auto"/>
                            <w:bottom w:val="none" w:sz="0" w:space="0" w:color="auto"/>
                            <w:right w:val="none" w:sz="0" w:space="0" w:color="auto"/>
                          </w:divBdr>
                          <w:divsChild>
                            <w:div w:id="5837235">
                              <w:marLeft w:val="0"/>
                              <w:marRight w:val="0"/>
                              <w:marTop w:val="0"/>
                              <w:marBottom w:val="0"/>
                              <w:divBdr>
                                <w:top w:val="none" w:sz="0" w:space="0" w:color="auto"/>
                                <w:left w:val="none" w:sz="0" w:space="0" w:color="auto"/>
                                <w:bottom w:val="none" w:sz="0" w:space="0" w:color="auto"/>
                                <w:right w:val="none" w:sz="0" w:space="0" w:color="auto"/>
                              </w:divBdr>
                              <w:divsChild>
                                <w:div w:id="153499442">
                                  <w:marLeft w:val="0"/>
                                  <w:marRight w:val="0"/>
                                  <w:marTop w:val="0"/>
                                  <w:marBottom w:val="0"/>
                                  <w:divBdr>
                                    <w:top w:val="none" w:sz="0" w:space="0" w:color="auto"/>
                                    <w:left w:val="none" w:sz="0" w:space="0" w:color="auto"/>
                                    <w:bottom w:val="none" w:sz="0" w:space="0" w:color="auto"/>
                                    <w:right w:val="none" w:sz="0" w:space="0" w:color="auto"/>
                                  </w:divBdr>
                                </w:div>
                              </w:divsChild>
                            </w:div>
                            <w:div w:id="667951403">
                              <w:marLeft w:val="0"/>
                              <w:marRight w:val="0"/>
                              <w:marTop w:val="0"/>
                              <w:marBottom w:val="0"/>
                              <w:divBdr>
                                <w:top w:val="none" w:sz="0" w:space="0" w:color="auto"/>
                                <w:left w:val="none" w:sz="0" w:space="0" w:color="auto"/>
                                <w:bottom w:val="none" w:sz="0" w:space="0" w:color="auto"/>
                                <w:right w:val="none" w:sz="0" w:space="0" w:color="auto"/>
                              </w:divBdr>
                            </w:div>
                            <w:div w:id="1280575505">
                              <w:marLeft w:val="0"/>
                              <w:marRight w:val="0"/>
                              <w:marTop w:val="0"/>
                              <w:marBottom w:val="0"/>
                              <w:divBdr>
                                <w:top w:val="none" w:sz="0" w:space="0" w:color="auto"/>
                                <w:left w:val="none" w:sz="0" w:space="0" w:color="auto"/>
                                <w:bottom w:val="none" w:sz="0" w:space="0" w:color="auto"/>
                                <w:right w:val="none" w:sz="0" w:space="0" w:color="auto"/>
                              </w:divBdr>
                            </w:div>
                            <w:div w:id="1834756055">
                              <w:marLeft w:val="0"/>
                              <w:marRight w:val="0"/>
                              <w:marTop w:val="0"/>
                              <w:marBottom w:val="0"/>
                              <w:divBdr>
                                <w:top w:val="none" w:sz="0" w:space="0" w:color="auto"/>
                                <w:left w:val="none" w:sz="0" w:space="0" w:color="auto"/>
                                <w:bottom w:val="none" w:sz="0" w:space="0" w:color="auto"/>
                                <w:right w:val="none" w:sz="0" w:space="0" w:color="auto"/>
                              </w:divBdr>
                              <w:divsChild>
                                <w:div w:id="66921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80468">
                      <w:marLeft w:val="0"/>
                      <w:marRight w:val="0"/>
                      <w:marTop w:val="0"/>
                      <w:marBottom w:val="0"/>
                      <w:divBdr>
                        <w:top w:val="none" w:sz="0" w:space="0" w:color="auto"/>
                        <w:left w:val="none" w:sz="0" w:space="0" w:color="auto"/>
                        <w:bottom w:val="none" w:sz="0" w:space="0" w:color="auto"/>
                        <w:right w:val="none" w:sz="0" w:space="0" w:color="auto"/>
                      </w:divBdr>
                    </w:div>
                    <w:div w:id="738135090">
                      <w:marLeft w:val="0"/>
                      <w:marRight w:val="0"/>
                      <w:marTop w:val="0"/>
                      <w:marBottom w:val="0"/>
                      <w:divBdr>
                        <w:top w:val="none" w:sz="0" w:space="0" w:color="auto"/>
                        <w:left w:val="none" w:sz="0" w:space="0" w:color="auto"/>
                        <w:bottom w:val="none" w:sz="0" w:space="0" w:color="auto"/>
                        <w:right w:val="none" w:sz="0" w:space="0" w:color="auto"/>
                      </w:divBdr>
                    </w:div>
                    <w:div w:id="869534484">
                      <w:marLeft w:val="0"/>
                      <w:marRight w:val="0"/>
                      <w:marTop w:val="0"/>
                      <w:marBottom w:val="0"/>
                      <w:divBdr>
                        <w:top w:val="none" w:sz="0" w:space="0" w:color="auto"/>
                        <w:left w:val="none" w:sz="0" w:space="0" w:color="auto"/>
                        <w:bottom w:val="none" w:sz="0" w:space="0" w:color="auto"/>
                        <w:right w:val="none" w:sz="0" w:space="0" w:color="auto"/>
                      </w:divBdr>
                    </w:div>
                    <w:div w:id="869949951">
                      <w:marLeft w:val="0"/>
                      <w:marRight w:val="0"/>
                      <w:marTop w:val="0"/>
                      <w:marBottom w:val="0"/>
                      <w:divBdr>
                        <w:top w:val="none" w:sz="0" w:space="0" w:color="auto"/>
                        <w:left w:val="none" w:sz="0" w:space="0" w:color="auto"/>
                        <w:bottom w:val="none" w:sz="0" w:space="0" w:color="auto"/>
                        <w:right w:val="none" w:sz="0" w:space="0" w:color="auto"/>
                      </w:divBdr>
                    </w:div>
                    <w:div w:id="1007558480">
                      <w:marLeft w:val="0"/>
                      <w:marRight w:val="0"/>
                      <w:marTop w:val="0"/>
                      <w:marBottom w:val="0"/>
                      <w:divBdr>
                        <w:top w:val="none" w:sz="0" w:space="0" w:color="auto"/>
                        <w:left w:val="none" w:sz="0" w:space="0" w:color="auto"/>
                        <w:bottom w:val="none" w:sz="0" w:space="0" w:color="auto"/>
                        <w:right w:val="none" w:sz="0" w:space="0" w:color="auto"/>
                      </w:divBdr>
                    </w:div>
                    <w:div w:id="1051542710">
                      <w:marLeft w:val="0"/>
                      <w:marRight w:val="0"/>
                      <w:marTop w:val="0"/>
                      <w:marBottom w:val="0"/>
                      <w:divBdr>
                        <w:top w:val="none" w:sz="0" w:space="0" w:color="auto"/>
                        <w:left w:val="none" w:sz="0" w:space="0" w:color="auto"/>
                        <w:bottom w:val="none" w:sz="0" w:space="0" w:color="auto"/>
                        <w:right w:val="none" w:sz="0" w:space="0" w:color="auto"/>
                      </w:divBdr>
                      <w:divsChild>
                        <w:div w:id="1206068171">
                          <w:marLeft w:val="0"/>
                          <w:marRight w:val="0"/>
                          <w:marTop w:val="30"/>
                          <w:marBottom w:val="30"/>
                          <w:divBdr>
                            <w:top w:val="none" w:sz="0" w:space="0" w:color="auto"/>
                            <w:left w:val="none" w:sz="0" w:space="0" w:color="auto"/>
                            <w:bottom w:val="none" w:sz="0" w:space="0" w:color="auto"/>
                            <w:right w:val="none" w:sz="0" w:space="0" w:color="auto"/>
                          </w:divBdr>
                          <w:divsChild>
                            <w:div w:id="1198349275">
                              <w:marLeft w:val="0"/>
                              <w:marRight w:val="0"/>
                              <w:marTop w:val="0"/>
                              <w:marBottom w:val="0"/>
                              <w:divBdr>
                                <w:top w:val="none" w:sz="0" w:space="0" w:color="auto"/>
                                <w:left w:val="none" w:sz="0" w:space="0" w:color="auto"/>
                                <w:bottom w:val="none" w:sz="0" w:space="0" w:color="auto"/>
                                <w:right w:val="none" w:sz="0" w:space="0" w:color="auto"/>
                              </w:divBdr>
                              <w:divsChild>
                                <w:div w:id="1141535494">
                                  <w:marLeft w:val="0"/>
                                  <w:marRight w:val="0"/>
                                  <w:marTop w:val="0"/>
                                  <w:marBottom w:val="0"/>
                                  <w:divBdr>
                                    <w:top w:val="none" w:sz="0" w:space="0" w:color="auto"/>
                                    <w:left w:val="none" w:sz="0" w:space="0" w:color="auto"/>
                                    <w:bottom w:val="none" w:sz="0" w:space="0" w:color="auto"/>
                                    <w:right w:val="none" w:sz="0" w:space="0" w:color="auto"/>
                                  </w:divBdr>
                                </w:div>
                              </w:divsChild>
                            </w:div>
                            <w:div w:id="1288005658">
                              <w:marLeft w:val="0"/>
                              <w:marRight w:val="0"/>
                              <w:marTop w:val="0"/>
                              <w:marBottom w:val="0"/>
                              <w:divBdr>
                                <w:top w:val="none" w:sz="0" w:space="0" w:color="auto"/>
                                <w:left w:val="none" w:sz="0" w:space="0" w:color="auto"/>
                                <w:bottom w:val="none" w:sz="0" w:space="0" w:color="auto"/>
                                <w:right w:val="none" w:sz="0" w:space="0" w:color="auto"/>
                              </w:divBdr>
                            </w:div>
                            <w:div w:id="1687906574">
                              <w:marLeft w:val="0"/>
                              <w:marRight w:val="0"/>
                              <w:marTop w:val="0"/>
                              <w:marBottom w:val="0"/>
                              <w:divBdr>
                                <w:top w:val="none" w:sz="0" w:space="0" w:color="auto"/>
                                <w:left w:val="none" w:sz="0" w:space="0" w:color="auto"/>
                                <w:bottom w:val="none" w:sz="0" w:space="0" w:color="auto"/>
                                <w:right w:val="none" w:sz="0" w:space="0" w:color="auto"/>
                              </w:divBdr>
                            </w:div>
                            <w:div w:id="1838767140">
                              <w:marLeft w:val="0"/>
                              <w:marRight w:val="0"/>
                              <w:marTop w:val="0"/>
                              <w:marBottom w:val="0"/>
                              <w:divBdr>
                                <w:top w:val="none" w:sz="0" w:space="0" w:color="auto"/>
                                <w:left w:val="none" w:sz="0" w:space="0" w:color="auto"/>
                                <w:bottom w:val="none" w:sz="0" w:space="0" w:color="auto"/>
                                <w:right w:val="none" w:sz="0" w:space="0" w:color="auto"/>
                              </w:divBdr>
                              <w:divsChild>
                                <w:div w:id="20539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931238">
                      <w:marLeft w:val="0"/>
                      <w:marRight w:val="0"/>
                      <w:marTop w:val="0"/>
                      <w:marBottom w:val="0"/>
                      <w:divBdr>
                        <w:top w:val="none" w:sz="0" w:space="0" w:color="auto"/>
                        <w:left w:val="none" w:sz="0" w:space="0" w:color="auto"/>
                        <w:bottom w:val="none" w:sz="0" w:space="0" w:color="auto"/>
                        <w:right w:val="none" w:sz="0" w:space="0" w:color="auto"/>
                      </w:divBdr>
                    </w:div>
                    <w:div w:id="1114324484">
                      <w:marLeft w:val="0"/>
                      <w:marRight w:val="0"/>
                      <w:marTop w:val="0"/>
                      <w:marBottom w:val="0"/>
                      <w:divBdr>
                        <w:top w:val="none" w:sz="0" w:space="0" w:color="auto"/>
                        <w:left w:val="none" w:sz="0" w:space="0" w:color="auto"/>
                        <w:bottom w:val="none" w:sz="0" w:space="0" w:color="auto"/>
                        <w:right w:val="none" w:sz="0" w:space="0" w:color="auto"/>
                      </w:divBdr>
                    </w:div>
                    <w:div w:id="1135029518">
                      <w:marLeft w:val="0"/>
                      <w:marRight w:val="0"/>
                      <w:marTop w:val="0"/>
                      <w:marBottom w:val="0"/>
                      <w:divBdr>
                        <w:top w:val="none" w:sz="0" w:space="0" w:color="auto"/>
                        <w:left w:val="none" w:sz="0" w:space="0" w:color="auto"/>
                        <w:bottom w:val="none" w:sz="0" w:space="0" w:color="auto"/>
                        <w:right w:val="none" w:sz="0" w:space="0" w:color="auto"/>
                      </w:divBdr>
                    </w:div>
                    <w:div w:id="1165516804">
                      <w:marLeft w:val="0"/>
                      <w:marRight w:val="0"/>
                      <w:marTop w:val="0"/>
                      <w:marBottom w:val="0"/>
                      <w:divBdr>
                        <w:top w:val="none" w:sz="0" w:space="0" w:color="auto"/>
                        <w:left w:val="none" w:sz="0" w:space="0" w:color="auto"/>
                        <w:bottom w:val="none" w:sz="0" w:space="0" w:color="auto"/>
                        <w:right w:val="none" w:sz="0" w:space="0" w:color="auto"/>
                      </w:divBdr>
                    </w:div>
                    <w:div w:id="1204633267">
                      <w:marLeft w:val="0"/>
                      <w:marRight w:val="0"/>
                      <w:marTop w:val="0"/>
                      <w:marBottom w:val="0"/>
                      <w:divBdr>
                        <w:top w:val="none" w:sz="0" w:space="0" w:color="auto"/>
                        <w:left w:val="none" w:sz="0" w:space="0" w:color="auto"/>
                        <w:bottom w:val="none" w:sz="0" w:space="0" w:color="auto"/>
                        <w:right w:val="none" w:sz="0" w:space="0" w:color="auto"/>
                      </w:divBdr>
                    </w:div>
                    <w:div w:id="1230193740">
                      <w:marLeft w:val="0"/>
                      <w:marRight w:val="0"/>
                      <w:marTop w:val="0"/>
                      <w:marBottom w:val="0"/>
                      <w:divBdr>
                        <w:top w:val="none" w:sz="0" w:space="0" w:color="auto"/>
                        <w:left w:val="none" w:sz="0" w:space="0" w:color="auto"/>
                        <w:bottom w:val="none" w:sz="0" w:space="0" w:color="auto"/>
                        <w:right w:val="none" w:sz="0" w:space="0" w:color="auto"/>
                      </w:divBdr>
                    </w:div>
                    <w:div w:id="1242527907">
                      <w:marLeft w:val="0"/>
                      <w:marRight w:val="0"/>
                      <w:marTop w:val="0"/>
                      <w:marBottom w:val="0"/>
                      <w:divBdr>
                        <w:top w:val="none" w:sz="0" w:space="0" w:color="auto"/>
                        <w:left w:val="none" w:sz="0" w:space="0" w:color="auto"/>
                        <w:bottom w:val="none" w:sz="0" w:space="0" w:color="auto"/>
                        <w:right w:val="none" w:sz="0" w:space="0" w:color="auto"/>
                      </w:divBdr>
                    </w:div>
                    <w:div w:id="1283999420">
                      <w:marLeft w:val="0"/>
                      <w:marRight w:val="0"/>
                      <w:marTop w:val="0"/>
                      <w:marBottom w:val="0"/>
                      <w:divBdr>
                        <w:top w:val="none" w:sz="0" w:space="0" w:color="auto"/>
                        <w:left w:val="none" w:sz="0" w:space="0" w:color="auto"/>
                        <w:bottom w:val="none" w:sz="0" w:space="0" w:color="auto"/>
                        <w:right w:val="none" w:sz="0" w:space="0" w:color="auto"/>
                      </w:divBdr>
                    </w:div>
                    <w:div w:id="1432551866">
                      <w:marLeft w:val="0"/>
                      <w:marRight w:val="0"/>
                      <w:marTop w:val="0"/>
                      <w:marBottom w:val="0"/>
                      <w:divBdr>
                        <w:top w:val="none" w:sz="0" w:space="0" w:color="auto"/>
                        <w:left w:val="none" w:sz="0" w:space="0" w:color="auto"/>
                        <w:bottom w:val="none" w:sz="0" w:space="0" w:color="auto"/>
                        <w:right w:val="none" w:sz="0" w:space="0" w:color="auto"/>
                      </w:divBdr>
                    </w:div>
                    <w:div w:id="1495030108">
                      <w:marLeft w:val="0"/>
                      <w:marRight w:val="0"/>
                      <w:marTop w:val="0"/>
                      <w:marBottom w:val="0"/>
                      <w:divBdr>
                        <w:top w:val="none" w:sz="0" w:space="0" w:color="auto"/>
                        <w:left w:val="none" w:sz="0" w:space="0" w:color="auto"/>
                        <w:bottom w:val="none" w:sz="0" w:space="0" w:color="auto"/>
                        <w:right w:val="none" w:sz="0" w:space="0" w:color="auto"/>
                      </w:divBdr>
                    </w:div>
                    <w:div w:id="1499154375">
                      <w:marLeft w:val="0"/>
                      <w:marRight w:val="0"/>
                      <w:marTop w:val="0"/>
                      <w:marBottom w:val="0"/>
                      <w:divBdr>
                        <w:top w:val="none" w:sz="0" w:space="0" w:color="auto"/>
                        <w:left w:val="none" w:sz="0" w:space="0" w:color="auto"/>
                        <w:bottom w:val="none" w:sz="0" w:space="0" w:color="auto"/>
                        <w:right w:val="none" w:sz="0" w:space="0" w:color="auto"/>
                      </w:divBdr>
                    </w:div>
                    <w:div w:id="1530073154">
                      <w:marLeft w:val="0"/>
                      <w:marRight w:val="0"/>
                      <w:marTop w:val="0"/>
                      <w:marBottom w:val="0"/>
                      <w:divBdr>
                        <w:top w:val="none" w:sz="0" w:space="0" w:color="auto"/>
                        <w:left w:val="none" w:sz="0" w:space="0" w:color="auto"/>
                        <w:bottom w:val="none" w:sz="0" w:space="0" w:color="auto"/>
                        <w:right w:val="none" w:sz="0" w:space="0" w:color="auto"/>
                      </w:divBdr>
                      <w:divsChild>
                        <w:div w:id="1636057425">
                          <w:marLeft w:val="0"/>
                          <w:marRight w:val="0"/>
                          <w:marTop w:val="30"/>
                          <w:marBottom w:val="30"/>
                          <w:divBdr>
                            <w:top w:val="none" w:sz="0" w:space="0" w:color="auto"/>
                            <w:left w:val="none" w:sz="0" w:space="0" w:color="auto"/>
                            <w:bottom w:val="none" w:sz="0" w:space="0" w:color="auto"/>
                            <w:right w:val="none" w:sz="0" w:space="0" w:color="auto"/>
                          </w:divBdr>
                          <w:divsChild>
                            <w:div w:id="405999945">
                              <w:marLeft w:val="0"/>
                              <w:marRight w:val="0"/>
                              <w:marTop w:val="0"/>
                              <w:marBottom w:val="0"/>
                              <w:divBdr>
                                <w:top w:val="none" w:sz="0" w:space="0" w:color="auto"/>
                                <w:left w:val="none" w:sz="0" w:space="0" w:color="auto"/>
                                <w:bottom w:val="none" w:sz="0" w:space="0" w:color="auto"/>
                                <w:right w:val="none" w:sz="0" w:space="0" w:color="auto"/>
                              </w:divBdr>
                              <w:divsChild>
                                <w:div w:id="322244042">
                                  <w:marLeft w:val="0"/>
                                  <w:marRight w:val="0"/>
                                  <w:marTop w:val="0"/>
                                  <w:marBottom w:val="0"/>
                                  <w:divBdr>
                                    <w:top w:val="none" w:sz="0" w:space="0" w:color="auto"/>
                                    <w:left w:val="none" w:sz="0" w:space="0" w:color="auto"/>
                                    <w:bottom w:val="none" w:sz="0" w:space="0" w:color="auto"/>
                                    <w:right w:val="none" w:sz="0" w:space="0" w:color="auto"/>
                                  </w:divBdr>
                                </w:div>
                              </w:divsChild>
                            </w:div>
                            <w:div w:id="942414957">
                              <w:marLeft w:val="0"/>
                              <w:marRight w:val="0"/>
                              <w:marTop w:val="0"/>
                              <w:marBottom w:val="0"/>
                              <w:divBdr>
                                <w:top w:val="none" w:sz="0" w:space="0" w:color="auto"/>
                                <w:left w:val="none" w:sz="0" w:space="0" w:color="auto"/>
                                <w:bottom w:val="none" w:sz="0" w:space="0" w:color="auto"/>
                                <w:right w:val="none" w:sz="0" w:space="0" w:color="auto"/>
                              </w:divBdr>
                            </w:div>
                            <w:div w:id="1462845676">
                              <w:marLeft w:val="0"/>
                              <w:marRight w:val="0"/>
                              <w:marTop w:val="0"/>
                              <w:marBottom w:val="0"/>
                              <w:divBdr>
                                <w:top w:val="none" w:sz="0" w:space="0" w:color="auto"/>
                                <w:left w:val="none" w:sz="0" w:space="0" w:color="auto"/>
                                <w:bottom w:val="none" w:sz="0" w:space="0" w:color="auto"/>
                                <w:right w:val="none" w:sz="0" w:space="0" w:color="auto"/>
                              </w:divBdr>
                            </w:div>
                            <w:div w:id="1504277632">
                              <w:marLeft w:val="0"/>
                              <w:marRight w:val="0"/>
                              <w:marTop w:val="0"/>
                              <w:marBottom w:val="0"/>
                              <w:divBdr>
                                <w:top w:val="none" w:sz="0" w:space="0" w:color="auto"/>
                                <w:left w:val="none" w:sz="0" w:space="0" w:color="auto"/>
                                <w:bottom w:val="none" w:sz="0" w:space="0" w:color="auto"/>
                                <w:right w:val="none" w:sz="0" w:space="0" w:color="auto"/>
                              </w:divBdr>
                              <w:divsChild>
                                <w:div w:id="7854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708686">
                      <w:marLeft w:val="0"/>
                      <w:marRight w:val="0"/>
                      <w:marTop w:val="0"/>
                      <w:marBottom w:val="0"/>
                      <w:divBdr>
                        <w:top w:val="none" w:sz="0" w:space="0" w:color="auto"/>
                        <w:left w:val="none" w:sz="0" w:space="0" w:color="auto"/>
                        <w:bottom w:val="none" w:sz="0" w:space="0" w:color="auto"/>
                        <w:right w:val="none" w:sz="0" w:space="0" w:color="auto"/>
                      </w:divBdr>
                    </w:div>
                    <w:div w:id="1576545442">
                      <w:marLeft w:val="0"/>
                      <w:marRight w:val="0"/>
                      <w:marTop w:val="0"/>
                      <w:marBottom w:val="0"/>
                      <w:divBdr>
                        <w:top w:val="none" w:sz="0" w:space="0" w:color="auto"/>
                        <w:left w:val="none" w:sz="0" w:space="0" w:color="auto"/>
                        <w:bottom w:val="none" w:sz="0" w:space="0" w:color="auto"/>
                        <w:right w:val="none" w:sz="0" w:space="0" w:color="auto"/>
                      </w:divBdr>
                    </w:div>
                    <w:div w:id="1639914405">
                      <w:marLeft w:val="0"/>
                      <w:marRight w:val="0"/>
                      <w:marTop w:val="0"/>
                      <w:marBottom w:val="0"/>
                      <w:divBdr>
                        <w:top w:val="none" w:sz="0" w:space="0" w:color="auto"/>
                        <w:left w:val="none" w:sz="0" w:space="0" w:color="auto"/>
                        <w:bottom w:val="none" w:sz="0" w:space="0" w:color="auto"/>
                        <w:right w:val="none" w:sz="0" w:space="0" w:color="auto"/>
                      </w:divBdr>
                    </w:div>
                    <w:div w:id="1648780633">
                      <w:marLeft w:val="0"/>
                      <w:marRight w:val="0"/>
                      <w:marTop w:val="0"/>
                      <w:marBottom w:val="0"/>
                      <w:divBdr>
                        <w:top w:val="none" w:sz="0" w:space="0" w:color="auto"/>
                        <w:left w:val="none" w:sz="0" w:space="0" w:color="auto"/>
                        <w:bottom w:val="none" w:sz="0" w:space="0" w:color="auto"/>
                        <w:right w:val="none" w:sz="0" w:space="0" w:color="auto"/>
                      </w:divBdr>
                      <w:divsChild>
                        <w:div w:id="268513356">
                          <w:marLeft w:val="0"/>
                          <w:marRight w:val="0"/>
                          <w:marTop w:val="30"/>
                          <w:marBottom w:val="30"/>
                          <w:divBdr>
                            <w:top w:val="none" w:sz="0" w:space="0" w:color="auto"/>
                            <w:left w:val="none" w:sz="0" w:space="0" w:color="auto"/>
                            <w:bottom w:val="none" w:sz="0" w:space="0" w:color="auto"/>
                            <w:right w:val="none" w:sz="0" w:space="0" w:color="auto"/>
                          </w:divBdr>
                          <w:divsChild>
                            <w:div w:id="28143187">
                              <w:marLeft w:val="0"/>
                              <w:marRight w:val="0"/>
                              <w:marTop w:val="0"/>
                              <w:marBottom w:val="0"/>
                              <w:divBdr>
                                <w:top w:val="none" w:sz="0" w:space="0" w:color="auto"/>
                                <w:left w:val="none" w:sz="0" w:space="0" w:color="auto"/>
                                <w:bottom w:val="none" w:sz="0" w:space="0" w:color="auto"/>
                                <w:right w:val="none" w:sz="0" w:space="0" w:color="auto"/>
                              </w:divBdr>
                            </w:div>
                            <w:div w:id="1308050132">
                              <w:marLeft w:val="0"/>
                              <w:marRight w:val="0"/>
                              <w:marTop w:val="0"/>
                              <w:marBottom w:val="0"/>
                              <w:divBdr>
                                <w:top w:val="none" w:sz="0" w:space="0" w:color="auto"/>
                                <w:left w:val="none" w:sz="0" w:space="0" w:color="auto"/>
                                <w:bottom w:val="none" w:sz="0" w:space="0" w:color="auto"/>
                                <w:right w:val="none" w:sz="0" w:space="0" w:color="auto"/>
                              </w:divBdr>
                              <w:divsChild>
                                <w:div w:id="1322395269">
                                  <w:marLeft w:val="0"/>
                                  <w:marRight w:val="0"/>
                                  <w:marTop w:val="0"/>
                                  <w:marBottom w:val="0"/>
                                  <w:divBdr>
                                    <w:top w:val="none" w:sz="0" w:space="0" w:color="auto"/>
                                    <w:left w:val="none" w:sz="0" w:space="0" w:color="auto"/>
                                    <w:bottom w:val="none" w:sz="0" w:space="0" w:color="auto"/>
                                    <w:right w:val="none" w:sz="0" w:space="0" w:color="auto"/>
                                  </w:divBdr>
                                </w:div>
                              </w:divsChild>
                            </w:div>
                            <w:div w:id="1667439290">
                              <w:marLeft w:val="0"/>
                              <w:marRight w:val="0"/>
                              <w:marTop w:val="0"/>
                              <w:marBottom w:val="0"/>
                              <w:divBdr>
                                <w:top w:val="none" w:sz="0" w:space="0" w:color="auto"/>
                                <w:left w:val="none" w:sz="0" w:space="0" w:color="auto"/>
                                <w:bottom w:val="none" w:sz="0" w:space="0" w:color="auto"/>
                                <w:right w:val="none" w:sz="0" w:space="0" w:color="auto"/>
                              </w:divBdr>
                            </w:div>
                            <w:div w:id="2105564068">
                              <w:marLeft w:val="0"/>
                              <w:marRight w:val="0"/>
                              <w:marTop w:val="0"/>
                              <w:marBottom w:val="0"/>
                              <w:divBdr>
                                <w:top w:val="none" w:sz="0" w:space="0" w:color="auto"/>
                                <w:left w:val="none" w:sz="0" w:space="0" w:color="auto"/>
                                <w:bottom w:val="none" w:sz="0" w:space="0" w:color="auto"/>
                                <w:right w:val="none" w:sz="0" w:space="0" w:color="auto"/>
                              </w:divBdr>
                              <w:divsChild>
                                <w:div w:id="173411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140109">
                      <w:marLeft w:val="0"/>
                      <w:marRight w:val="0"/>
                      <w:marTop w:val="0"/>
                      <w:marBottom w:val="0"/>
                      <w:divBdr>
                        <w:top w:val="none" w:sz="0" w:space="0" w:color="auto"/>
                        <w:left w:val="none" w:sz="0" w:space="0" w:color="auto"/>
                        <w:bottom w:val="none" w:sz="0" w:space="0" w:color="auto"/>
                        <w:right w:val="none" w:sz="0" w:space="0" w:color="auto"/>
                      </w:divBdr>
                    </w:div>
                    <w:div w:id="1878664398">
                      <w:marLeft w:val="0"/>
                      <w:marRight w:val="0"/>
                      <w:marTop w:val="0"/>
                      <w:marBottom w:val="0"/>
                      <w:divBdr>
                        <w:top w:val="none" w:sz="0" w:space="0" w:color="auto"/>
                        <w:left w:val="none" w:sz="0" w:space="0" w:color="auto"/>
                        <w:bottom w:val="none" w:sz="0" w:space="0" w:color="auto"/>
                        <w:right w:val="none" w:sz="0" w:space="0" w:color="auto"/>
                      </w:divBdr>
                    </w:div>
                    <w:div w:id="1916890175">
                      <w:marLeft w:val="0"/>
                      <w:marRight w:val="0"/>
                      <w:marTop w:val="0"/>
                      <w:marBottom w:val="0"/>
                      <w:divBdr>
                        <w:top w:val="none" w:sz="0" w:space="0" w:color="auto"/>
                        <w:left w:val="none" w:sz="0" w:space="0" w:color="auto"/>
                        <w:bottom w:val="none" w:sz="0" w:space="0" w:color="auto"/>
                        <w:right w:val="none" w:sz="0" w:space="0" w:color="auto"/>
                      </w:divBdr>
                    </w:div>
                    <w:div w:id="1950430463">
                      <w:marLeft w:val="0"/>
                      <w:marRight w:val="0"/>
                      <w:marTop w:val="0"/>
                      <w:marBottom w:val="0"/>
                      <w:divBdr>
                        <w:top w:val="none" w:sz="0" w:space="0" w:color="auto"/>
                        <w:left w:val="none" w:sz="0" w:space="0" w:color="auto"/>
                        <w:bottom w:val="none" w:sz="0" w:space="0" w:color="auto"/>
                        <w:right w:val="none" w:sz="0" w:space="0" w:color="auto"/>
                      </w:divBdr>
                      <w:divsChild>
                        <w:div w:id="210116706">
                          <w:marLeft w:val="0"/>
                          <w:marRight w:val="0"/>
                          <w:marTop w:val="30"/>
                          <w:marBottom w:val="30"/>
                          <w:divBdr>
                            <w:top w:val="none" w:sz="0" w:space="0" w:color="auto"/>
                            <w:left w:val="none" w:sz="0" w:space="0" w:color="auto"/>
                            <w:bottom w:val="none" w:sz="0" w:space="0" w:color="auto"/>
                            <w:right w:val="none" w:sz="0" w:space="0" w:color="auto"/>
                          </w:divBdr>
                          <w:divsChild>
                            <w:div w:id="741562347">
                              <w:marLeft w:val="0"/>
                              <w:marRight w:val="0"/>
                              <w:marTop w:val="0"/>
                              <w:marBottom w:val="0"/>
                              <w:divBdr>
                                <w:top w:val="none" w:sz="0" w:space="0" w:color="auto"/>
                                <w:left w:val="none" w:sz="0" w:space="0" w:color="auto"/>
                                <w:bottom w:val="none" w:sz="0" w:space="0" w:color="auto"/>
                                <w:right w:val="none" w:sz="0" w:space="0" w:color="auto"/>
                              </w:divBdr>
                              <w:divsChild>
                                <w:div w:id="102919800">
                                  <w:marLeft w:val="0"/>
                                  <w:marRight w:val="0"/>
                                  <w:marTop w:val="0"/>
                                  <w:marBottom w:val="0"/>
                                  <w:divBdr>
                                    <w:top w:val="none" w:sz="0" w:space="0" w:color="auto"/>
                                    <w:left w:val="none" w:sz="0" w:space="0" w:color="auto"/>
                                    <w:bottom w:val="none" w:sz="0" w:space="0" w:color="auto"/>
                                    <w:right w:val="none" w:sz="0" w:space="0" w:color="auto"/>
                                  </w:divBdr>
                                </w:div>
                              </w:divsChild>
                            </w:div>
                            <w:div w:id="903292814">
                              <w:marLeft w:val="0"/>
                              <w:marRight w:val="0"/>
                              <w:marTop w:val="0"/>
                              <w:marBottom w:val="0"/>
                              <w:divBdr>
                                <w:top w:val="none" w:sz="0" w:space="0" w:color="auto"/>
                                <w:left w:val="none" w:sz="0" w:space="0" w:color="auto"/>
                                <w:bottom w:val="none" w:sz="0" w:space="0" w:color="auto"/>
                                <w:right w:val="none" w:sz="0" w:space="0" w:color="auto"/>
                              </w:divBdr>
                            </w:div>
                            <w:div w:id="937099543">
                              <w:marLeft w:val="0"/>
                              <w:marRight w:val="0"/>
                              <w:marTop w:val="0"/>
                              <w:marBottom w:val="0"/>
                              <w:divBdr>
                                <w:top w:val="none" w:sz="0" w:space="0" w:color="auto"/>
                                <w:left w:val="none" w:sz="0" w:space="0" w:color="auto"/>
                                <w:bottom w:val="none" w:sz="0" w:space="0" w:color="auto"/>
                                <w:right w:val="none" w:sz="0" w:space="0" w:color="auto"/>
                              </w:divBdr>
                            </w:div>
                            <w:div w:id="1649086592">
                              <w:marLeft w:val="0"/>
                              <w:marRight w:val="0"/>
                              <w:marTop w:val="0"/>
                              <w:marBottom w:val="0"/>
                              <w:divBdr>
                                <w:top w:val="none" w:sz="0" w:space="0" w:color="auto"/>
                                <w:left w:val="none" w:sz="0" w:space="0" w:color="auto"/>
                                <w:bottom w:val="none" w:sz="0" w:space="0" w:color="auto"/>
                                <w:right w:val="none" w:sz="0" w:space="0" w:color="auto"/>
                              </w:divBdr>
                              <w:divsChild>
                                <w:div w:id="175119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600917">
                      <w:marLeft w:val="0"/>
                      <w:marRight w:val="0"/>
                      <w:marTop w:val="0"/>
                      <w:marBottom w:val="0"/>
                      <w:divBdr>
                        <w:top w:val="none" w:sz="0" w:space="0" w:color="auto"/>
                        <w:left w:val="none" w:sz="0" w:space="0" w:color="auto"/>
                        <w:bottom w:val="none" w:sz="0" w:space="0" w:color="auto"/>
                        <w:right w:val="none" w:sz="0" w:space="0" w:color="auto"/>
                      </w:divBdr>
                    </w:div>
                    <w:div w:id="2108496535">
                      <w:marLeft w:val="0"/>
                      <w:marRight w:val="0"/>
                      <w:marTop w:val="0"/>
                      <w:marBottom w:val="0"/>
                      <w:divBdr>
                        <w:top w:val="none" w:sz="0" w:space="0" w:color="auto"/>
                        <w:left w:val="none" w:sz="0" w:space="0" w:color="auto"/>
                        <w:bottom w:val="none" w:sz="0" w:space="0" w:color="auto"/>
                        <w:right w:val="none" w:sz="0" w:space="0" w:color="auto"/>
                      </w:divBdr>
                      <w:divsChild>
                        <w:div w:id="469597820">
                          <w:marLeft w:val="0"/>
                          <w:marRight w:val="0"/>
                          <w:marTop w:val="30"/>
                          <w:marBottom w:val="30"/>
                          <w:divBdr>
                            <w:top w:val="none" w:sz="0" w:space="0" w:color="auto"/>
                            <w:left w:val="none" w:sz="0" w:space="0" w:color="auto"/>
                            <w:bottom w:val="none" w:sz="0" w:space="0" w:color="auto"/>
                            <w:right w:val="none" w:sz="0" w:space="0" w:color="auto"/>
                          </w:divBdr>
                          <w:divsChild>
                            <w:div w:id="59914695">
                              <w:marLeft w:val="0"/>
                              <w:marRight w:val="0"/>
                              <w:marTop w:val="0"/>
                              <w:marBottom w:val="0"/>
                              <w:divBdr>
                                <w:top w:val="none" w:sz="0" w:space="0" w:color="auto"/>
                                <w:left w:val="none" w:sz="0" w:space="0" w:color="auto"/>
                                <w:bottom w:val="none" w:sz="0" w:space="0" w:color="auto"/>
                                <w:right w:val="none" w:sz="0" w:space="0" w:color="auto"/>
                              </w:divBdr>
                              <w:divsChild>
                                <w:div w:id="1171526047">
                                  <w:marLeft w:val="0"/>
                                  <w:marRight w:val="0"/>
                                  <w:marTop w:val="0"/>
                                  <w:marBottom w:val="0"/>
                                  <w:divBdr>
                                    <w:top w:val="none" w:sz="0" w:space="0" w:color="auto"/>
                                    <w:left w:val="none" w:sz="0" w:space="0" w:color="auto"/>
                                    <w:bottom w:val="none" w:sz="0" w:space="0" w:color="auto"/>
                                    <w:right w:val="none" w:sz="0" w:space="0" w:color="auto"/>
                                  </w:divBdr>
                                </w:div>
                              </w:divsChild>
                            </w:div>
                            <w:div w:id="116529456">
                              <w:marLeft w:val="0"/>
                              <w:marRight w:val="0"/>
                              <w:marTop w:val="0"/>
                              <w:marBottom w:val="0"/>
                              <w:divBdr>
                                <w:top w:val="none" w:sz="0" w:space="0" w:color="auto"/>
                                <w:left w:val="none" w:sz="0" w:space="0" w:color="auto"/>
                                <w:bottom w:val="none" w:sz="0" w:space="0" w:color="auto"/>
                                <w:right w:val="none" w:sz="0" w:space="0" w:color="auto"/>
                              </w:divBdr>
                            </w:div>
                            <w:div w:id="425925412">
                              <w:marLeft w:val="0"/>
                              <w:marRight w:val="0"/>
                              <w:marTop w:val="0"/>
                              <w:marBottom w:val="0"/>
                              <w:divBdr>
                                <w:top w:val="none" w:sz="0" w:space="0" w:color="auto"/>
                                <w:left w:val="none" w:sz="0" w:space="0" w:color="auto"/>
                                <w:bottom w:val="none" w:sz="0" w:space="0" w:color="auto"/>
                                <w:right w:val="none" w:sz="0" w:space="0" w:color="auto"/>
                              </w:divBdr>
                              <w:divsChild>
                                <w:div w:id="366373873">
                                  <w:marLeft w:val="0"/>
                                  <w:marRight w:val="0"/>
                                  <w:marTop w:val="0"/>
                                  <w:marBottom w:val="0"/>
                                  <w:divBdr>
                                    <w:top w:val="none" w:sz="0" w:space="0" w:color="auto"/>
                                    <w:left w:val="none" w:sz="0" w:space="0" w:color="auto"/>
                                    <w:bottom w:val="none" w:sz="0" w:space="0" w:color="auto"/>
                                    <w:right w:val="none" w:sz="0" w:space="0" w:color="auto"/>
                                  </w:divBdr>
                                </w:div>
                              </w:divsChild>
                            </w:div>
                            <w:div w:id="58153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58105">
                      <w:marLeft w:val="0"/>
                      <w:marRight w:val="0"/>
                      <w:marTop w:val="0"/>
                      <w:marBottom w:val="0"/>
                      <w:divBdr>
                        <w:top w:val="none" w:sz="0" w:space="0" w:color="auto"/>
                        <w:left w:val="none" w:sz="0" w:space="0" w:color="auto"/>
                        <w:bottom w:val="none" w:sz="0" w:space="0" w:color="auto"/>
                        <w:right w:val="none" w:sz="0" w:space="0" w:color="auto"/>
                      </w:divBdr>
                    </w:div>
                    <w:div w:id="2138066239">
                      <w:marLeft w:val="0"/>
                      <w:marRight w:val="0"/>
                      <w:marTop w:val="0"/>
                      <w:marBottom w:val="0"/>
                      <w:divBdr>
                        <w:top w:val="none" w:sz="0" w:space="0" w:color="auto"/>
                        <w:left w:val="none" w:sz="0" w:space="0" w:color="auto"/>
                        <w:bottom w:val="none" w:sz="0" w:space="0" w:color="auto"/>
                        <w:right w:val="none" w:sz="0" w:space="0" w:color="auto"/>
                      </w:divBdr>
                    </w:div>
                    <w:div w:id="2143187369">
                      <w:marLeft w:val="0"/>
                      <w:marRight w:val="0"/>
                      <w:marTop w:val="0"/>
                      <w:marBottom w:val="0"/>
                      <w:divBdr>
                        <w:top w:val="none" w:sz="0" w:space="0" w:color="auto"/>
                        <w:left w:val="none" w:sz="0" w:space="0" w:color="auto"/>
                        <w:bottom w:val="none" w:sz="0" w:space="0" w:color="auto"/>
                        <w:right w:val="none" w:sz="0" w:space="0" w:color="auto"/>
                      </w:divBdr>
                    </w:div>
                  </w:divsChild>
                </w:div>
                <w:div w:id="1662199840">
                  <w:marLeft w:val="0"/>
                  <w:marRight w:val="0"/>
                  <w:marTop w:val="0"/>
                  <w:marBottom w:val="0"/>
                  <w:divBdr>
                    <w:top w:val="none" w:sz="0" w:space="0" w:color="auto"/>
                    <w:left w:val="none" w:sz="0" w:space="0" w:color="auto"/>
                    <w:bottom w:val="none" w:sz="0" w:space="0" w:color="auto"/>
                    <w:right w:val="none" w:sz="0" w:space="0" w:color="auto"/>
                  </w:divBdr>
                  <w:divsChild>
                    <w:div w:id="38475340">
                      <w:marLeft w:val="0"/>
                      <w:marRight w:val="0"/>
                      <w:marTop w:val="0"/>
                      <w:marBottom w:val="0"/>
                      <w:divBdr>
                        <w:top w:val="none" w:sz="0" w:space="0" w:color="auto"/>
                        <w:left w:val="none" w:sz="0" w:space="0" w:color="auto"/>
                        <w:bottom w:val="none" w:sz="0" w:space="0" w:color="auto"/>
                        <w:right w:val="none" w:sz="0" w:space="0" w:color="auto"/>
                      </w:divBdr>
                    </w:div>
                    <w:div w:id="89394879">
                      <w:marLeft w:val="0"/>
                      <w:marRight w:val="0"/>
                      <w:marTop w:val="0"/>
                      <w:marBottom w:val="0"/>
                      <w:divBdr>
                        <w:top w:val="none" w:sz="0" w:space="0" w:color="auto"/>
                        <w:left w:val="none" w:sz="0" w:space="0" w:color="auto"/>
                        <w:bottom w:val="none" w:sz="0" w:space="0" w:color="auto"/>
                        <w:right w:val="none" w:sz="0" w:space="0" w:color="auto"/>
                      </w:divBdr>
                      <w:divsChild>
                        <w:div w:id="1164777337">
                          <w:marLeft w:val="0"/>
                          <w:marRight w:val="0"/>
                          <w:marTop w:val="30"/>
                          <w:marBottom w:val="30"/>
                          <w:divBdr>
                            <w:top w:val="none" w:sz="0" w:space="0" w:color="auto"/>
                            <w:left w:val="none" w:sz="0" w:space="0" w:color="auto"/>
                            <w:bottom w:val="none" w:sz="0" w:space="0" w:color="auto"/>
                            <w:right w:val="none" w:sz="0" w:space="0" w:color="auto"/>
                          </w:divBdr>
                          <w:divsChild>
                            <w:div w:id="395082871">
                              <w:marLeft w:val="0"/>
                              <w:marRight w:val="0"/>
                              <w:marTop w:val="0"/>
                              <w:marBottom w:val="0"/>
                              <w:divBdr>
                                <w:top w:val="none" w:sz="0" w:space="0" w:color="auto"/>
                                <w:left w:val="none" w:sz="0" w:space="0" w:color="auto"/>
                                <w:bottom w:val="none" w:sz="0" w:space="0" w:color="auto"/>
                                <w:right w:val="none" w:sz="0" w:space="0" w:color="auto"/>
                              </w:divBdr>
                            </w:div>
                            <w:div w:id="1186402444">
                              <w:marLeft w:val="0"/>
                              <w:marRight w:val="0"/>
                              <w:marTop w:val="0"/>
                              <w:marBottom w:val="0"/>
                              <w:divBdr>
                                <w:top w:val="none" w:sz="0" w:space="0" w:color="auto"/>
                                <w:left w:val="none" w:sz="0" w:space="0" w:color="auto"/>
                                <w:bottom w:val="none" w:sz="0" w:space="0" w:color="auto"/>
                                <w:right w:val="none" w:sz="0" w:space="0" w:color="auto"/>
                              </w:divBdr>
                              <w:divsChild>
                                <w:div w:id="1691447275">
                                  <w:marLeft w:val="0"/>
                                  <w:marRight w:val="0"/>
                                  <w:marTop w:val="0"/>
                                  <w:marBottom w:val="0"/>
                                  <w:divBdr>
                                    <w:top w:val="none" w:sz="0" w:space="0" w:color="auto"/>
                                    <w:left w:val="none" w:sz="0" w:space="0" w:color="auto"/>
                                    <w:bottom w:val="none" w:sz="0" w:space="0" w:color="auto"/>
                                    <w:right w:val="none" w:sz="0" w:space="0" w:color="auto"/>
                                  </w:divBdr>
                                </w:div>
                              </w:divsChild>
                            </w:div>
                            <w:div w:id="1624261856">
                              <w:marLeft w:val="0"/>
                              <w:marRight w:val="0"/>
                              <w:marTop w:val="0"/>
                              <w:marBottom w:val="0"/>
                              <w:divBdr>
                                <w:top w:val="none" w:sz="0" w:space="0" w:color="auto"/>
                                <w:left w:val="none" w:sz="0" w:space="0" w:color="auto"/>
                                <w:bottom w:val="none" w:sz="0" w:space="0" w:color="auto"/>
                                <w:right w:val="none" w:sz="0" w:space="0" w:color="auto"/>
                              </w:divBdr>
                            </w:div>
                            <w:div w:id="1783454192">
                              <w:marLeft w:val="0"/>
                              <w:marRight w:val="0"/>
                              <w:marTop w:val="0"/>
                              <w:marBottom w:val="0"/>
                              <w:divBdr>
                                <w:top w:val="none" w:sz="0" w:space="0" w:color="auto"/>
                                <w:left w:val="none" w:sz="0" w:space="0" w:color="auto"/>
                                <w:bottom w:val="none" w:sz="0" w:space="0" w:color="auto"/>
                                <w:right w:val="none" w:sz="0" w:space="0" w:color="auto"/>
                              </w:divBdr>
                              <w:divsChild>
                                <w:div w:id="1038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266388">
                      <w:marLeft w:val="0"/>
                      <w:marRight w:val="0"/>
                      <w:marTop w:val="0"/>
                      <w:marBottom w:val="0"/>
                      <w:divBdr>
                        <w:top w:val="none" w:sz="0" w:space="0" w:color="auto"/>
                        <w:left w:val="none" w:sz="0" w:space="0" w:color="auto"/>
                        <w:bottom w:val="none" w:sz="0" w:space="0" w:color="auto"/>
                        <w:right w:val="none" w:sz="0" w:space="0" w:color="auto"/>
                      </w:divBdr>
                    </w:div>
                    <w:div w:id="963075092">
                      <w:marLeft w:val="0"/>
                      <w:marRight w:val="0"/>
                      <w:marTop w:val="0"/>
                      <w:marBottom w:val="0"/>
                      <w:divBdr>
                        <w:top w:val="none" w:sz="0" w:space="0" w:color="auto"/>
                        <w:left w:val="none" w:sz="0" w:space="0" w:color="auto"/>
                        <w:bottom w:val="none" w:sz="0" w:space="0" w:color="auto"/>
                        <w:right w:val="none" w:sz="0" w:space="0" w:color="auto"/>
                      </w:divBdr>
                    </w:div>
                    <w:div w:id="1177844275">
                      <w:marLeft w:val="0"/>
                      <w:marRight w:val="0"/>
                      <w:marTop w:val="0"/>
                      <w:marBottom w:val="0"/>
                      <w:divBdr>
                        <w:top w:val="none" w:sz="0" w:space="0" w:color="auto"/>
                        <w:left w:val="none" w:sz="0" w:space="0" w:color="auto"/>
                        <w:bottom w:val="none" w:sz="0" w:space="0" w:color="auto"/>
                        <w:right w:val="none" w:sz="0" w:space="0" w:color="auto"/>
                      </w:divBdr>
                    </w:div>
                  </w:divsChild>
                </w:div>
                <w:div w:id="1744330197">
                  <w:marLeft w:val="0"/>
                  <w:marRight w:val="0"/>
                  <w:marTop w:val="0"/>
                  <w:marBottom w:val="0"/>
                  <w:divBdr>
                    <w:top w:val="none" w:sz="0" w:space="0" w:color="auto"/>
                    <w:left w:val="none" w:sz="0" w:space="0" w:color="auto"/>
                    <w:bottom w:val="none" w:sz="0" w:space="0" w:color="auto"/>
                    <w:right w:val="none" w:sz="0" w:space="0" w:color="auto"/>
                  </w:divBdr>
                  <w:divsChild>
                    <w:div w:id="30499158">
                      <w:marLeft w:val="0"/>
                      <w:marRight w:val="0"/>
                      <w:marTop w:val="0"/>
                      <w:marBottom w:val="0"/>
                      <w:divBdr>
                        <w:top w:val="none" w:sz="0" w:space="0" w:color="auto"/>
                        <w:left w:val="none" w:sz="0" w:space="0" w:color="auto"/>
                        <w:bottom w:val="none" w:sz="0" w:space="0" w:color="auto"/>
                        <w:right w:val="none" w:sz="0" w:space="0" w:color="auto"/>
                      </w:divBdr>
                    </w:div>
                    <w:div w:id="464811711">
                      <w:marLeft w:val="0"/>
                      <w:marRight w:val="0"/>
                      <w:marTop w:val="0"/>
                      <w:marBottom w:val="0"/>
                      <w:divBdr>
                        <w:top w:val="none" w:sz="0" w:space="0" w:color="auto"/>
                        <w:left w:val="none" w:sz="0" w:space="0" w:color="auto"/>
                        <w:bottom w:val="none" w:sz="0" w:space="0" w:color="auto"/>
                        <w:right w:val="none" w:sz="0" w:space="0" w:color="auto"/>
                      </w:divBdr>
                      <w:divsChild>
                        <w:div w:id="132333750">
                          <w:marLeft w:val="0"/>
                          <w:marRight w:val="0"/>
                          <w:marTop w:val="30"/>
                          <w:marBottom w:val="30"/>
                          <w:divBdr>
                            <w:top w:val="none" w:sz="0" w:space="0" w:color="auto"/>
                            <w:left w:val="none" w:sz="0" w:space="0" w:color="auto"/>
                            <w:bottom w:val="none" w:sz="0" w:space="0" w:color="auto"/>
                            <w:right w:val="none" w:sz="0" w:space="0" w:color="auto"/>
                          </w:divBdr>
                          <w:divsChild>
                            <w:div w:id="162278343">
                              <w:marLeft w:val="0"/>
                              <w:marRight w:val="0"/>
                              <w:marTop w:val="0"/>
                              <w:marBottom w:val="0"/>
                              <w:divBdr>
                                <w:top w:val="none" w:sz="0" w:space="0" w:color="auto"/>
                                <w:left w:val="none" w:sz="0" w:space="0" w:color="auto"/>
                                <w:bottom w:val="none" w:sz="0" w:space="0" w:color="auto"/>
                                <w:right w:val="none" w:sz="0" w:space="0" w:color="auto"/>
                              </w:divBdr>
                            </w:div>
                            <w:div w:id="248076266">
                              <w:marLeft w:val="0"/>
                              <w:marRight w:val="0"/>
                              <w:marTop w:val="0"/>
                              <w:marBottom w:val="0"/>
                              <w:divBdr>
                                <w:top w:val="none" w:sz="0" w:space="0" w:color="auto"/>
                                <w:left w:val="none" w:sz="0" w:space="0" w:color="auto"/>
                                <w:bottom w:val="none" w:sz="0" w:space="0" w:color="auto"/>
                                <w:right w:val="none" w:sz="0" w:space="0" w:color="auto"/>
                              </w:divBdr>
                              <w:divsChild>
                                <w:div w:id="874658730">
                                  <w:marLeft w:val="0"/>
                                  <w:marRight w:val="0"/>
                                  <w:marTop w:val="0"/>
                                  <w:marBottom w:val="0"/>
                                  <w:divBdr>
                                    <w:top w:val="none" w:sz="0" w:space="0" w:color="auto"/>
                                    <w:left w:val="none" w:sz="0" w:space="0" w:color="auto"/>
                                    <w:bottom w:val="none" w:sz="0" w:space="0" w:color="auto"/>
                                    <w:right w:val="none" w:sz="0" w:space="0" w:color="auto"/>
                                  </w:divBdr>
                                </w:div>
                              </w:divsChild>
                            </w:div>
                            <w:div w:id="1704549597">
                              <w:marLeft w:val="0"/>
                              <w:marRight w:val="0"/>
                              <w:marTop w:val="0"/>
                              <w:marBottom w:val="0"/>
                              <w:divBdr>
                                <w:top w:val="none" w:sz="0" w:space="0" w:color="auto"/>
                                <w:left w:val="none" w:sz="0" w:space="0" w:color="auto"/>
                                <w:bottom w:val="none" w:sz="0" w:space="0" w:color="auto"/>
                                <w:right w:val="none" w:sz="0" w:space="0" w:color="auto"/>
                              </w:divBdr>
                              <w:divsChild>
                                <w:div w:id="1723796070">
                                  <w:marLeft w:val="0"/>
                                  <w:marRight w:val="0"/>
                                  <w:marTop w:val="0"/>
                                  <w:marBottom w:val="0"/>
                                  <w:divBdr>
                                    <w:top w:val="none" w:sz="0" w:space="0" w:color="auto"/>
                                    <w:left w:val="none" w:sz="0" w:space="0" w:color="auto"/>
                                    <w:bottom w:val="none" w:sz="0" w:space="0" w:color="auto"/>
                                    <w:right w:val="none" w:sz="0" w:space="0" w:color="auto"/>
                                  </w:divBdr>
                                </w:div>
                              </w:divsChild>
                            </w:div>
                            <w:div w:id="17905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83926">
                      <w:marLeft w:val="0"/>
                      <w:marRight w:val="0"/>
                      <w:marTop w:val="0"/>
                      <w:marBottom w:val="0"/>
                      <w:divBdr>
                        <w:top w:val="none" w:sz="0" w:space="0" w:color="auto"/>
                        <w:left w:val="none" w:sz="0" w:space="0" w:color="auto"/>
                        <w:bottom w:val="none" w:sz="0" w:space="0" w:color="auto"/>
                        <w:right w:val="none" w:sz="0" w:space="0" w:color="auto"/>
                      </w:divBdr>
                    </w:div>
                    <w:div w:id="1268926773">
                      <w:marLeft w:val="0"/>
                      <w:marRight w:val="0"/>
                      <w:marTop w:val="0"/>
                      <w:marBottom w:val="0"/>
                      <w:divBdr>
                        <w:top w:val="none" w:sz="0" w:space="0" w:color="auto"/>
                        <w:left w:val="none" w:sz="0" w:space="0" w:color="auto"/>
                        <w:bottom w:val="none" w:sz="0" w:space="0" w:color="auto"/>
                        <w:right w:val="none" w:sz="0" w:space="0" w:color="auto"/>
                      </w:divBdr>
                    </w:div>
                    <w:div w:id="2096969377">
                      <w:marLeft w:val="0"/>
                      <w:marRight w:val="0"/>
                      <w:marTop w:val="0"/>
                      <w:marBottom w:val="0"/>
                      <w:divBdr>
                        <w:top w:val="none" w:sz="0" w:space="0" w:color="auto"/>
                        <w:left w:val="none" w:sz="0" w:space="0" w:color="auto"/>
                        <w:bottom w:val="none" w:sz="0" w:space="0" w:color="auto"/>
                        <w:right w:val="none" w:sz="0" w:space="0" w:color="auto"/>
                      </w:divBdr>
                    </w:div>
                  </w:divsChild>
                </w:div>
                <w:div w:id="1833834412">
                  <w:marLeft w:val="0"/>
                  <w:marRight w:val="0"/>
                  <w:marTop w:val="0"/>
                  <w:marBottom w:val="0"/>
                  <w:divBdr>
                    <w:top w:val="none" w:sz="0" w:space="0" w:color="auto"/>
                    <w:left w:val="none" w:sz="0" w:space="0" w:color="auto"/>
                    <w:bottom w:val="none" w:sz="0" w:space="0" w:color="auto"/>
                    <w:right w:val="none" w:sz="0" w:space="0" w:color="auto"/>
                  </w:divBdr>
                  <w:divsChild>
                    <w:div w:id="469247615">
                      <w:marLeft w:val="0"/>
                      <w:marRight w:val="0"/>
                      <w:marTop w:val="0"/>
                      <w:marBottom w:val="0"/>
                      <w:divBdr>
                        <w:top w:val="none" w:sz="0" w:space="0" w:color="auto"/>
                        <w:left w:val="none" w:sz="0" w:space="0" w:color="auto"/>
                        <w:bottom w:val="none" w:sz="0" w:space="0" w:color="auto"/>
                        <w:right w:val="none" w:sz="0" w:space="0" w:color="auto"/>
                      </w:divBdr>
                    </w:div>
                    <w:div w:id="651300340">
                      <w:marLeft w:val="0"/>
                      <w:marRight w:val="0"/>
                      <w:marTop w:val="0"/>
                      <w:marBottom w:val="0"/>
                      <w:divBdr>
                        <w:top w:val="none" w:sz="0" w:space="0" w:color="auto"/>
                        <w:left w:val="none" w:sz="0" w:space="0" w:color="auto"/>
                        <w:bottom w:val="none" w:sz="0" w:space="0" w:color="auto"/>
                        <w:right w:val="none" w:sz="0" w:space="0" w:color="auto"/>
                      </w:divBdr>
                      <w:divsChild>
                        <w:div w:id="2004309446">
                          <w:marLeft w:val="0"/>
                          <w:marRight w:val="0"/>
                          <w:marTop w:val="30"/>
                          <w:marBottom w:val="30"/>
                          <w:divBdr>
                            <w:top w:val="none" w:sz="0" w:space="0" w:color="auto"/>
                            <w:left w:val="none" w:sz="0" w:space="0" w:color="auto"/>
                            <w:bottom w:val="none" w:sz="0" w:space="0" w:color="auto"/>
                            <w:right w:val="none" w:sz="0" w:space="0" w:color="auto"/>
                          </w:divBdr>
                          <w:divsChild>
                            <w:div w:id="751774444">
                              <w:marLeft w:val="0"/>
                              <w:marRight w:val="0"/>
                              <w:marTop w:val="0"/>
                              <w:marBottom w:val="0"/>
                              <w:divBdr>
                                <w:top w:val="none" w:sz="0" w:space="0" w:color="auto"/>
                                <w:left w:val="none" w:sz="0" w:space="0" w:color="auto"/>
                                <w:bottom w:val="none" w:sz="0" w:space="0" w:color="auto"/>
                                <w:right w:val="none" w:sz="0" w:space="0" w:color="auto"/>
                              </w:divBdr>
                              <w:divsChild>
                                <w:div w:id="1903901167">
                                  <w:marLeft w:val="0"/>
                                  <w:marRight w:val="0"/>
                                  <w:marTop w:val="0"/>
                                  <w:marBottom w:val="0"/>
                                  <w:divBdr>
                                    <w:top w:val="none" w:sz="0" w:space="0" w:color="auto"/>
                                    <w:left w:val="none" w:sz="0" w:space="0" w:color="auto"/>
                                    <w:bottom w:val="none" w:sz="0" w:space="0" w:color="auto"/>
                                    <w:right w:val="none" w:sz="0" w:space="0" w:color="auto"/>
                                  </w:divBdr>
                                </w:div>
                              </w:divsChild>
                            </w:div>
                            <w:div w:id="1582449620">
                              <w:marLeft w:val="0"/>
                              <w:marRight w:val="0"/>
                              <w:marTop w:val="0"/>
                              <w:marBottom w:val="0"/>
                              <w:divBdr>
                                <w:top w:val="none" w:sz="0" w:space="0" w:color="auto"/>
                                <w:left w:val="none" w:sz="0" w:space="0" w:color="auto"/>
                                <w:bottom w:val="none" w:sz="0" w:space="0" w:color="auto"/>
                                <w:right w:val="none" w:sz="0" w:space="0" w:color="auto"/>
                              </w:divBdr>
                            </w:div>
                            <w:div w:id="2077584565">
                              <w:marLeft w:val="0"/>
                              <w:marRight w:val="0"/>
                              <w:marTop w:val="0"/>
                              <w:marBottom w:val="0"/>
                              <w:divBdr>
                                <w:top w:val="none" w:sz="0" w:space="0" w:color="auto"/>
                                <w:left w:val="none" w:sz="0" w:space="0" w:color="auto"/>
                                <w:bottom w:val="none" w:sz="0" w:space="0" w:color="auto"/>
                                <w:right w:val="none" w:sz="0" w:space="0" w:color="auto"/>
                              </w:divBdr>
                              <w:divsChild>
                                <w:div w:id="1675449076">
                                  <w:marLeft w:val="0"/>
                                  <w:marRight w:val="0"/>
                                  <w:marTop w:val="0"/>
                                  <w:marBottom w:val="0"/>
                                  <w:divBdr>
                                    <w:top w:val="none" w:sz="0" w:space="0" w:color="auto"/>
                                    <w:left w:val="none" w:sz="0" w:space="0" w:color="auto"/>
                                    <w:bottom w:val="none" w:sz="0" w:space="0" w:color="auto"/>
                                    <w:right w:val="none" w:sz="0" w:space="0" w:color="auto"/>
                                  </w:divBdr>
                                </w:div>
                              </w:divsChild>
                            </w:div>
                            <w:div w:id="21016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92254">
                      <w:marLeft w:val="0"/>
                      <w:marRight w:val="0"/>
                      <w:marTop w:val="0"/>
                      <w:marBottom w:val="0"/>
                      <w:divBdr>
                        <w:top w:val="none" w:sz="0" w:space="0" w:color="auto"/>
                        <w:left w:val="none" w:sz="0" w:space="0" w:color="auto"/>
                        <w:bottom w:val="none" w:sz="0" w:space="0" w:color="auto"/>
                        <w:right w:val="none" w:sz="0" w:space="0" w:color="auto"/>
                      </w:divBdr>
                    </w:div>
                    <w:div w:id="1191411393">
                      <w:marLeft w:val="0"/>
                      <w:marRight w:val="0"/>
                      <w:marTop w:val="0"/>
                      <w:marBottom w:val="0"/>
                      <w:divBdr>
                        <w:top w:val="none" w:sz="0" w:space="0" w:color="auto"/>
                        <w:left w:val="none" w:sz="0" w:space="0" w:color="auto"/>
                        <w:bottom w:val="none" w:sz="0" w:space="0" w:color="auto"/>
                        <w:right w:val="none" w:sz="0" w:space="0" w:color="auto"/>
                      </w:divBdr>
                    </w:div>
                    <w:div w:id="179844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115306">
          <w:marLeft w:val="0"/>
          <w:marRight w:val="0"/>
          <w:marTop w:val="0"/>
          <w:marBottom w:val="0"/>
          <w:divBdr>
            <w:top w:val="none" w:sz="0" w:space="0" w:color="auto"/>
            <w:left w:val="none" w:sz="0" w:space="0" w:color="auto"/>
            <w:bottom w:val="none" w:sz="0" w:space="0" w:color="auto"/>
            <w:right w:val="none" w:sz="0" w:space="0" w:color="auto"/>
          </w:divBdr>
          <w:divsChild>
            <w:div w:id="1208877228">
              <w:marLeft w:val="0"/>
              <w:marRight w:val="0"/>
              <w:marTop w:val="0"/>
              <w:marBottom w:val="0"/>
              <w:divBdr>
                <w:top w:val="none" w:sz="0" w:space="0" w:color="auto"/>
                <w:left w:val="none" w:sz="0" w:space="0" w:color="auto"/>
                <w:bottom w:val="none" w:sz="0" w:space="0" w:color="auto"/>
                <w:right w:val="none" w:sz="0" w:space="0" w:color="auto"/>
              </w:divBdr>
            </w:div>
            <w:div w:id="1831754111">
              <w:marLeft w:val="0"/>
              <w:marRight w:val="0"/>
              <w:marTop w:val="0"/>
              <w:marBottom w:val="0"/>
              <w:divBdr>
                <w:top w:val="none" w:sz="0" w:space="0" w:color="auto"/>
                <w:left w:val="none" w:sz="0" w:space="0" w:color="auto"/>
                <w:bottom w:val="none" w:sz="0" w:space="0" w:color="auto"/>
                <w:right w:val="none" w:sz="0" w:space="0" w:color="auto"/>
              </w:divBdr>
            </w:div>
            <w:div w:id="2029480924">
              <w:marLeft w:val="0"/>
              <w:marRight w:val="0"/>
              <w:marTop w:val="0"/>
              <w:marBottom w:val="0"/>
              <w:divBdr>
                <w:top w:val="none" w:sz="0" w:space="0" w:color="auto"/>
                <w:left w:val="none" w:sz="0" w:space="0" w:color="auto"/>
                <w:bottom w:val="none" w:sz="0" w:space="0" w:color="auto"/>
                <w:right w:val="none" w:sz="0" w:space="0" w:color="auto"/>
              </w:divBdr>
            </w:div>
          </w:divsChild>
        </w:div>
        <w:div w:id="2077703665">
          <w:marLeft w:val="0"/>
          <w:marRight w:val="0"/>
          <w:marTop w:val="0"/>
          <w:marBottom w:val="0"/>
          <w:divBdr>
            <w:top w:val="none" w:sz="0" w:space="0" w:color="auto"/>
            <w:left w:val="none" w:sz="0" w:space="0" w:color="auto"/>
            <w:bottom w:val="none" w:sz="0" w:space="0" w:color="auto"/>
            <w:right w:val="none" w:sz="0" w:space="0" w:color="auto"/>
          </w:divBdr>
          <w:divsChild>
            <w:div w:id="354967032">
              <w:marLeft w:val="0"/>
              <w:marRight w:val="0"/>
              <w:marTop w:val="0"/>
              <w:marBottom w:val="0"/>
              <w:divBdr>
                <w:top w:val="none" w:sz="0" w:space="0" w:color="auto"/>
                <w:left w:val="none" w:sz="0" w:space="0" w:color="auto"/>
                <w:bottom w:val="none" w:sz="0" w:space="0" w:color="auto"/>
                <w:right w:val="none" w:sz="0" w:space="0" w:color="auto"/>
              </w:divBdr>
            </w:div>
            <w:div w:id="630282900">
              <w:marLeft w:val="0"/>
              <w:marRight w:val="0"/>
              <w:marTop w:val="0"/>
              <w:marBottom w:val="0"/>
              <w:divBdr>
                <w:top w:val="none" w:sz="0" w:space="0" w:color="auto"/>
                <w:left w:val="none" w:sz="0" w:space="0" w:color="auto"/>
                <w:bottom w:val="none" w:sz="0" w:space="0" w:color="auto"/>
                <w:right w:val="none" w:sz="0" w:space="0" w:color="auto"/>
              </w:divBdr>
            </w:div>
            <w:div w:id="690649715">
              <w:marLeft w:val="0"/>
              <w:marRight w:val="0"/>
              <w:marTop w:val="0"/>
              <w:marBottom w:val="0"/>
              <w:divBdr>
                <w:top w:val="none" w:sz="0" w:space="0" w:color="auto"/>
                <w:left w:val="none" w:sz="0" w:space="0" w:color="auto"/>
                <w:bottom w:val="none" w:sz="0" w:space="0" w:color="auto"/>
                <w:right w:val="none" w:sz="0" w:space="0" w:color="auto"/>
              </w:divBdr>
            </w:div>
          </w:divsChild>
        </w:div>
        <w:div w:id="2096124451">
          <w:marLeft w:val="0"/>
          <w:marRight w:val="0"/>
          <w:marTop w:val="0"/>
          <w:marBottom w:val="0"/>
          <w:divBdr>
            <w:top w:val="none" w:sz="0" w:space="0" w:color="auto"/>
            <w:left w:val="none" w:sz="0" w:space="0" w:color="auto"/>
            <w:bottom w:val="none" w:sz="0" w:space="0" w:color="auto"/>
            <w:right w:val="none" w:sz="0" w:space="0" w:color="auto"/>
          </w:divBdr>
          <w:divsChild>
            <w:div w:id="736783497">
              <w:marLeft w:val="0"/>
              <w:marRight w:val="0"/>
              <w:marTop w:val="0"/>
              <w:marBottom w:val="0"/>
              <w:divBdr>
                <w:top w:val="none" w:sz="0" w:space="0" w:color="auto"/>
                <w:left w:val="none" w:sz="0" w:space="0" w:color="auto"/>
                <w:bottom w:val="none" w:sz="0" w:space="0" w:color="auto"/>
                <w:right w:val="none" w:sz="0" w:space="0" w:color="auto"/>
              </w:divBdr>
            </w:div>
            <w:div w:id="1471249063">
              <w:marLeft w:val="0"/>
              <w:marRight w:val="0"/>
              <w:marTop w:val="0"/>
              <w:marBottom w:val="0"/>
              <w:divBdr>
                <w:top w:val="none" w:sz="0" w:space="0" w:color="auto"/>
                <w:left w:val="none" w:sz="0" w:space="0" w:color="auto"/>
                <w:bottom w:val="none" w:sz="0" w:space="0" w:color="auto"/>
                <w:right w:val="none" w:sz="0" w:space="0" w:color="auto"/>
              </w:divBdr>
            </w:div>
            <w:div w:id="2065174397">
              <w:marLeft w:val="0"/>
              <w:marRight w:val="0"/>
              <w:marTop w:val="0"/>
              <w:marBottom w:val="0"/>
              <w:divBdr>
                <w:top w:val="none" w:sz="0" w:space="0" w:color="auto"/>
                <w:left w:val="none" w:sz="0" w:space="0" w:color="auto"/>
                <w:bottom w:val="none" w:sz="0" w:space="0" w:color="auto"/>
                <w:right w:val="none" w:sz="0" w:space="0" w:color="auto"/>
              </w:divBdr>
            </w:div>
          </w:divsChild>
        </w:div>
        <w:div w:id="2141259736">
          <w:marLeft w:val="0"/>
          <w:marRight w:val="0"/>
          <w:marTop w:val="0"/>
          <w:marBottom w:val="0"/>
          <w:divBdr>
            <w:top w:val="none" w:sz="0" w:space="0" w:color="auto"/>
            <w:left w:val="none" w:sz="0" w:space="0" w:color="auto"/>
            <w:bottom w:val="none" w:sz="0" w:space="0" w:color="auto"/>
            <w:right w:val="none" w:sz="0" w:space="0" w:color="auto"/>
          </w:divBdr>
          <w:divsChild>
            <w:div w:id="355664813">
              <w:marLeft w:val="0"/>
              <w:marRight w:val="0"/>
              <w:marTop w:val="0"/>
              <w:marBottom w:val="0"/>
              <w:divBdr>
                <w:top w:val="none" w:sz="0" w:space="0" w:color="auto"/>
                <w:left w:val="none" w:sz="0" w:space="0" w:color="auto"/>
                <w:bottom w:val="none" w:sz="0" w:space="0" w:color="auto"/>
                <w:right w:val="none" w:sz="0" w:space="0" w:color="auto"/>
              </w:divBdr>
            </w:div>
            <w:div w:id="399791339">
              <w:marLeft w:val="0"/>
              <w:marRight w:val="0"/>
              <w:marTop w:val="0"/>
              <w:marBottom w:val="0"/>
              <w:divBdr>
                <w:top w:val="none" w:sz="0" w:space="0" w:color="auto"/>
                <w:left w:val="none" w:sz="0" w:space="0" w:color="auto"/>
                <w:bottom w:val="none" w:sz="0" w:space="0" w:color="auto"/>
                <w:right w:val="none" w:sz="0" w:space="0" w:color="auto"/>
              </w:divBdr>
            </w:div>
            <w:div w:id="6280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44274">
      <w:bodyDiv w:val="1"/>
      <w:marLeft w:val="0"/>
      <w:marRight w:val="0"/>
      <w:marTop w:val="0"/>
      <w:marBottom w:val="0"/>
      <w:divBdr>
        <w:top w:val="none" w:sz="0" w:space="0" w:color="auto"/>
        <w:left w:val="none" w:sz="0" w:space="0" w:color="auto"/>
        <w:bottom w:val="none" w:sz="0" w:space="0" w:color="auto"/>
        <w:right w:val="none" w:sz="0" w:space="0" w:color="auto"/>
      </w:divBdr>
    </w:div>
    <w:div w:id="1255284317">
      <w:bodyDiv w:val="1"/>
      <w:marLeft w:val="0"/>
      <w:marRight w:val="0"/>
      <w:marTop w:val="0"/>
      <w:marBottom w:val="0"/>
      <w:divBdr>
        <w:top w:val="none" w:sz="0" w:space="0" w:color="auto"/>
        <w:left w:val="none" w:sz="0" w:space="0" w:color="auto"/>
        <w:bottom w:val="none" w:sz="0" w:space="0" w:color="auto"/>
        <w:right w:val="none" w:sz="0" w:space="0" w:color="auto"/>
      </w:divBdr>
    </w:div>
    <w:div w:id="1256012575">
      <w:bodyDiv w:val="1"/>
      <w:marLeft w:val="0"/>
      <w:marRight w:val="0"/>
      <w:marTop w:val="0"/>
      <w:marBottom w:val="0"/>
      <w:divBdr>
        <w:top w:val="none" w:sz="0" w:space="0" w:color="auto"/>
        <w:left w:val="none" w:sz="0" w:space="0" w:color="auto"/>
        <w:bottom w:val="none" w:sz="0" w:space="0" w:color="auto"/>
        <w:right w:val="none" w:sz="0" w:space="0" w:color="auto"/>
      </w:divBdr>
    </w:div>
    <w:div w:id="1370767279">
      <w:bodyDiv w:val="1"/>
      <w:marLeft w:val="0"/>
      <w:marRight w:val="0"/>
      <w:marTop w:val="0"/>
      <w:marBottom w:val="0"/>
      <w:divBdr>
        <w:top w:val="none" w:sz="0" w:space="0" w:color="auto"/>
        <w:left w:val="none" w:sz="0" w:space="0" w:color="auto"/>
        <w:bottom w:val="none" w:sz="0" w:space="0" w:color="auto"/>
        <w:right w:val="none" w:sz="0" w:space="0" w:color="auto"/>
      </w:divBdr>
    </w:div>
    <w:div w:id="1374573247">
      <w:bodyDiv w:val="1"/>
      <w:marLeft w:val="0"/>
      <w:marRight w:val="0"/>
      <w:marTop w:val="0"/>
      <w:marBottom w:val="0"/>
      <w:divBdr>
        <w:top w:val="none" w:sz="0" w:space="0" w:color="auto"/>
        <w:left w:val="none" w:sz="0" w:space="0" w:color="auto"/>
        <w:bottom w:val="none" w:sz="0" w:space="0" w:color="auto"/>
        <w:right w:val="none" w:sz="0" w:space="0" w:color="auto"/>
      </w:divBdr>
    </w:div>
    <w:div w:id="1451510009">
      <w:bodyDiv w:val="1"/>
      <w:marLeft w:val="0"/>
      <w:marRight w:val="0"/>
      <w:marTop w:val="0"/>
      <w:marBottom w:val="0"/>
      <w:divBdr>
        <w:top w:val="none" w:sz="0" w:space="0" w:color="auto"/>
        <w:left w:val="none" w:sz="0" w:space="0" w:color="auto"/>
        <w:bottom w:val="none" w:sz="0" w:space="0" w:color="auto"/>
        <w:right w:val="none" w:sz="0" w:space="0" w:color="auto"/>
      </w:divBdr>
    </w:div>
    <w:div w:id="1579094351">
      <w:bodyDiv w:val="1"/>
      <w:marLeft w:val="0"/>
      <w:marRight w:val="0"/>
      <w:marTop w:val="0"/>
      <w:marBottom w:val="0"/>
      <w:divBdr>
        <w:top w:val="none" w:sz="0" w:space="0" w:color="auto"/>
        <w:left w:val="none" w:sz="0" w:space="0" w:color="auto"/>
        <w:bottom w:val="none" w:sz="0" w:space="0" w:color="auto"/>
        <w:right w:val="none" w:sz="0" w:space="0" w:color="auto"/>
      </w:divBdr>
    </w:div>
    <w:div w:id="1581404505">
      <w:bodyDiv w:val="1"/>
      <w:marLeft w:val="0"/>
      <w:marRight w:val="0"/>
      <w:marTop w:val="0"/>
      <w:marBottom w:val="0"/>
      <w:divBdr>
        <w:top w:val="none" w:sz="0" w:space="0" w:color="auto"/>
        <w:left w:val="none" w:sz="0" w:space="0" w:color="auto"/>
        <w:bottom w:val="none" w:sz="0" w:space="0" w:color="auto"/>
        <w:right w:val="none" w:sz="0" w:space="0" w:color="auto"/>
      </w:divBdr>
    </w:div>
    <w:div w:id="1692995090">
      <w:bodyDiv w:val="1"/>
      <w:marLeft w:val="0"/>
      <w:marRight w:val="0"/>
      <w:marTop w:val="0"/>
      <w:marBottom w:val="0"/>
      <w:divBdr>
        <w:top w:val="none" w:sz="0" w:space="0" w:color="auto"/>
        <w:left w:val="none" w:sz="0" w:space="0" w:color="auto"/>
        <w:bottom w:val="none" w:sz="0" w:space="0" w:color="auto"/>
        <w:right w:val="none" w:sz="0" w:space="0" w:color="auto"/>
      </w:divBdr>
    </w:div>
    <w:div w:id="1718821723">
      <w:bodyDiv w:val="1"/>
      <w:marLeft w:val="0"/>
      <w:marRight w:val="0"/>
      <w:marTop w:val="0"/>
      <w:marBottom w:val="0"/>
      <w:divBdr>
        <w:top w:val="none" w:sz="0" w:space="0" w:color="auto"/>
        <w:left w:val="none" w:sz="0" w:space="0" w:color="auto"/>
        <w:bottom w:val="none" w:sz="0" w:space="0" w:color="auto"/>
        <w:right w:val="none" w:sz="0" w:space="0" w:color="auto"/>
      </w:divBdr>
    </w:div>
    <w:div w:id="1727799431">
      <w:bodyDiv w:val="1"/>
      <w:marLeft w:val="0"/>
      <w:marRight w:val="0"/>
      <w:marTop w:val="0"/>
      <w:marBottom w:val="0"/>
      <w:divBdr>
        <w:top w:val="none" w:sz="0" w:space="0" w:color="auto"/>
        <w:left w:val="none" w:sz="0" w:space="0" w:color="auto"/>
        <w:bottom w:val="none" w:sz="0" w:space="0" w:color="auto"/>
        <w:right w:val="none" w:sz="0" w:space="0" w:color="auto"/>
      </w:divBdr>
    </w:div>
    <w:div w:id="1747608870">
      <w:bodyDiv w:val="1"/>
      <w:marLeft w:val="0"/>
      <w:marRight w:val="0"/>
      <w:marTop w:val="0"/>
      <w:marBottom w:val="0"/>
      <w:divBdr>
        <w:top w:val="none" w:sz="0" w:space="0" w:color="auto"/>
        <w:left w:val="none" w:sz="0" w:space="0" w:color="auto"/>
        <w:bottom w:val="none" w:sz="0" w:space="0" w:color="auto"/>
        <w:right w:val="none" w:sz="0" w:space="0" w:color="auto"/>
      </w:divBdr>
    </w:div>
    <w:div w:id="1751609831">
      <w:bodyDiv w:val="1"/>
      <w:marLeft w:val="0"/>
      <w:marRight w:val="0"/>
      <w:marTop w:val="0"/>
      <w:marBottom w:val="0"/>
      <w:divBdr>
        <w:top w:val="none" w:sz="0" w:space="0" w:color="auto"/>
        <w:left w:val="none" w:sz="0" w:space="0" w:color="auto"/>
        <w:bottom w:val="none" w:sz="0" w:space="0" w:color="auto"/>
        <w:right w:val="none" w:sz="0" w:space="0" w:color="auto"/>
      </w:divBdr>
    </w:div>
    <w:div w:id="1762532101">
      <w:bodyDiv w:val="1"/>
      <w:marLeft w:val="0"/>
      <w:marRight w:val="0"/>
      <w:marTop w:val="0"/>
      <w:marBottom w:val="0"/>
      <w:divBdr>
        <w:top w:val="none" w:sz="0" w:space="0" w:color="auto"/>
        <w:left w:val="none" w:sz="0" w:space="0" w:color="auto"/>
        <w:bottom w:val="none" w:sz="0" w:space="0" w:color="auto"/>
        <w:right w:val="none" w:sz="0" w:space="0" w:color="auto"/>
      </w:divBdr>
    </w:div>
    <w:div w:id="1830823709">
      <w:bodyDiv w:val="1"/>
      <w:marLeft w:val="0"/>
      <w:marRight w:val="0"/>
      <w:marTop w:val="0"/>
      <w:marBottom w:val="0"/>
      <w:divBdr>
        <w:top w:val="none" w:sz="0" w:space="0" w:color="auto"/>
        <w:left w:val="none" w:sz="0" w:space="0" w:color="auto"/>
        <w:bottom w:val="none" w:sz="0" w:space="0" w:color="auto"/>
        <w:right w:val="none" w:sz="0" w:space="0" w:color="auto"/>
      </w:divBdr>
    </w:div>
    <w:div w:id="1846817985">
      <w:bodyDiv w:val="1"/>
      <w:marLeft w:val="0"/>
      <w:marRight w:val="0"/>
      <w:marTop w:val="0"/>
      <w:marBottom w:val="0"/>
      <w:divBdr>
        <w:top w:val="none" w:sz="0" w:space="0" w:color="auto"/>
        <w:left w:val="none" w:sz="0" w:space="0" w:color="auto"/>
        <w:bottom w:val="none" w:sz="0" w:space="0" w:color="auto"/>
        <w:right w:val="none" w:sz="0" w:space="0" w:color="auto"/>
      </w:divBdr>
    </w:div>
    <w:div w:id="1953513179">
      <w:bodyDiv w:val="1"/>
      <w:marLeft w:val="0"/>
      <w:marRight w:val="0"/>
      <w:marTop w:val="0"/>
      <w:marBottom w:val="0"/>
      <w:divBdr>
        <w:top w:val="none" w:sz="0" w:space="0" w:color="auto"/>
        <w:left w:val="none" w:sz="0" w:space="0" w:color="auto"/>
        <w:bottom w:val="none" w:sz="0" w:space="0" w:color="auto"/>
        <w:right w:val="none" w:sz="0" w:space="0" w:color="auto"/>
      </w:divBdr>
    </w:div>
    <w:div w:id="1982424438">
      <w:bodyDiv w:val="1"/>
      <w:marLeft w:val="0"/>
      <w:marRight w:val="0"/>
      <w:marTop w:val="0"/>
      <w:marBottom w:val="0"/>
      <w:divBdr>
        <w:top w:val="none" w:sz="0" w:space="0" w:color="auto"/>
        <w:left w:val="none" w:sz="0" w:space="0" w:color="auto"/>
        <w:bottom w:val="none" w:sz="0" w:space="0" w:color="auto"/>
        <w:right w:val="none" w:sz="0" w:space="0" w:color="auto"/>
      </w:divBdr>
    </w:div>
    <w:div w:id="2021854973">
      <w:bodyDiv w:val="1"/>
      <w:marLeft w:val="0"/>
      <w:marRight w:val="0"/>
      <w:marTop w:val="0"/>
      <w:marBottom w:val="0"/>
      <w:divBdr>
        <w:top w:val="none" w:sz="0" w:space="0" w:color="auto"/>
        <w:left w:val="none" w:sz="0" w:space="0" w:color="auto"/>
        <w:bottom w:val="none" w:sz="0" w:space="0" w:color="auto"/>
        <w:right w:val="none" w:sz="0" w:space="0" w:color="auto"/>
      </w:divBdr>
    </w:div>
    <w:div w:id="2023583674">
      <w:bodyDiv w:val="1"/>
      <w:marLeft w:val="0"/>
      <w:marRight w:val="0"/>
      <w:marTop w:val="0"/>
      <w:marBottom w:val="0"/>
      <w:divBdr>
        <w:top w:val="none" w:sz="0" w:space="0" w:color="auto"/>
        <w:left w:val="none" w:sz="0" w:space="0" w:color="auto"/>
        <w:bottom w:val="none" w:sz="0" w:space="0" w:color="auto"/>
        <w:right w:val="none" w:sz="0" w:space="0" w:color="auto"/>
      </w:divBdr>
    </w:div>
    <w:div w:id="2064984717">
      <w:bodyDiv w:val="1"/>
      <w:marLeft w:val="0"/>
      <w:marRight w:val="0"/>
      <w:marTop w:val="0"/>
      <w:marBottom w:val="0"/>
      <w:divBdr>
        <w:top w:val="none" w:sz="0" w:space="0" w:color="auto"/>
        <w:left w:val="none" w:sz="0" w:space="0" w:color="auto"/>
        <w:bottom w:val="none" w:sz="0" w:space="0" w:color="auto"/>
        <w:right w:val="none" w:sz="0" w:space="0" w:color="auto"/>
      </w:divBdr>
    </w:div>
    <w:div w:id="2097743096">
      <w:bodyDiv w:val="1"/>
      <w:marLeft w:val="0"/>
      <w:marRight w:val="0"/>
      <w:marTop w:val="0"/>
      <w:marBottom w:val="0"/>
      <w:divBdr>
        <w:top w:val="none" w:sz="0" w:space="0" w:color="auto"/>
        <w:left w:val="none" w:sz="0" w:space="0" w:color="auto"/>
        <w:bottom w:val="none" w:sz="0" w:space="0" w:color="auto"/>
        <w:right w:val="none" w:sz="0" w:space="0" w:color="auto"/>
      </w:divBdr>
    </w:div>
    <w:div w:id="211871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lcf76f155ced4ddcb4097134ff3c332f xmlns="9b2aba4e-50a1-4e02-88f3-255bf441ffbf">
      <Terms xmlns="http://schemas.microsoft.com/office/infopath/2007/PartnerControls"/>
    </lcf76f155ced4ddcb4097134ff3c332f>
    <Person xmlns="9b2aba4e-50a1-4e02-88f3-255bf441ffbf">
      <UserInfo>
        <DisplayName/>
        <AccountId xsi:nil="true"/>
        <AccountType/>
      </UserInfo>
    </Person>
    <Solution xmlns="9b2aba4e-50a1-4e02-88f3-255bf441ffbf">Privacy</Solution>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C15D2DC256E5949A30C2BB994F84D6A" ma:contentTypeVersion="27" ma:contentTypeDescription="Create a new document." ma:contentTypeScope="" ma:versionID="1b9f9f483c69b771f46b9b0f8a6d5d94">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746d8a2f645e2bda7c51ef69cf1f733b"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Enterprise Keywords"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575381-D090-4BB3-AC0D-2BB45FA7D7A0}">
  <ds:schemaRefs>
    <ds:schemaRef ds:uri="http://schemas.microsoft.com/sharepoint/v3/contenttype/forms"/>
  </ds:schemaRefs>
</ds:datastoreItem>
</file>

<file path=customXml/itemProps2.xml><?xml version="1.0" encoding="utf-8"?>
<ds:datastoreItem xmlns:ds="http://schemas.openxmlformats.org/officeDocument/2006/customXml" ds:itemID="{967B7D8F-D4F2-4D96-B367-26AE293211BE}">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3.xml><?xml version="1.0" encoding="utf-8"?>
<ds:datastoreItem xmlns:ds="http://schemas.openxmlformats.org/officeDocument/2006/customXml" ds:itemID="{29647E1B-6814-485F-8B04-8B2ABD1ECCDD}"/>
</file>

<file path=docProps/app.xml><?xml version="1.0" encoding="utf-8"?>
<Properties xmlns="http://schemas.openxmlformats.org/officeDocument/2006/extended-properties" xmlns:vt="http://schemas.openxmlformats.org/officeDocument/2006/docPropsVTypes">
  <Template>Normal</Template>
  <TotalTime>0</TotalTime>
  <Pages>46</Pages>
  <Words>8621</Words>
  <Characters>49286</Characters>
  <Application>Microsoft Office Word</Application>
  <DocSecurity>0</DocSecurity>
  <Lines>2416</Lines>
  <Paragraphs>1257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Keshawna Campbell</dc:creator>
  <cp:keywords/>
  <dc:description/>
  <cp:lastModifiedBy>Bahar Toto</cp:lastModifiedBy>
  <cp:revision>74</cp:revision>
  <dcterms:created xsi:type="dcterms:W3CDTF">2025-09-22T11:35:00Z</dcterms:created>
  <dcterms:modified xsi:type="dcterms:W3CDTF">2025-11-04T21:45:00Z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a3b3d1-43a1-4cb9-bcfb-f51bbaaf59e2_Enabled">
    <vt:lpwstr>true</vt:lpwstr>
  </property>
  <property fmtid="{D5CDD505-2E9C-101B-9397-08002B2CF9AE}" pid="3" name="MSIP_Label_d5a3b3d1-43a1-4cb9-bcfb-f51bbaaf59e2_SetDate">
    <vt:lpwstr>2024-12-03T15:28:16Z</vt:lpwstr>
  </property>
  <property fmtid="{D5CDD505-2E9C-101B-9397-08002B2CF9AE}" pid="4" name="MSIP_Label_d5a3b3d1-43a1-4cb9-bcfb-f51bbaaf59e2_Method">
    <vt:lpwstr>Standard</vt:lpwstr>
  </property>
  <property fmtid="{D5CDD505-2E9C-101B-9397-08002B2CF9AE}" pid="5" name="MSIP_Label_d5a3b3d1-43a1-4cb9-bcfb-f51bbaaf59e2_Name">
    <vt:lpwstr>Proprietary</vt:lpwstr>
  </property>
  <property fmtid="{D5CDD505-2E9C-101B-9397-08002B2CF9AE}" pid="6" name="MSIP_Label_d5a3b3d1-43a1-4cb9-bcfb-f51bbaaf59e2_SiteId">
    <vt:lpwstr>9d1d17d8-372b-4b23-a9fc-1e5d895c89a1</vt:lpwstr>
  </property>
  <property fmtid="{D5CDD505-2E9C-101B-9397-08002B2CF9AE}" pid="7" name="MSIP_Label_d5a3b3d1-43a1-4cb9-bcfb-f51bbaaf59e2_ActionId">
    <vt:lpwstr>b4a8326a-5ebb-4e7f-9440-d845bce0c86c</vt:lpwstr>
  </property>
  <property fmtid="{D5CDD505-2E9C-101B-9397-08002B2CF9AE}" pid="8" name="MSIP_Label_d5a3b3d1-43a1-4cb9-bcfb-f51bbaaf59e2_ContentBits">
    <vt:lpwstr>0</vt:lpwstr>
  </property>
  <property fmtid="{D5CDD505-2E9C-101B-9397-08002B2CF9AE}" pid="9" name="ContentTypeId">
    <vt:lpwstr>0x0101003C15D2DC256E5949A30C2BB994F84D6A</vt:lpwstr>
  </property>
  <property fmtid="{D5CDD505-2E9C-101B-9397-08002B2CF9AE}" pid="10" name="TaxKeyword">
    <vt:lpwstr/>
  </property>
  <property fmtid="{D5CDD505-2E9C-101B-9397-08002B2CF9AE}" pid="11" name="MediaServiceImageTags">
    <vt:lpwstr/>
  </property>
  <property fmtid="{D5CDD505-2E9C-101B-9397-08002B2CF9AE}" pid="12" name="GrammarlyDocumentId">
    <vt:lpwstr>e875acba-ba55-4a32-902f-73332748bc1e</vt:lpwstr>
  </property>
</Properties>
</file>